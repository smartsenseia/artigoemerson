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47FB2" w14:textId="4CC5E522" w:rsidR="00356DF8" w:rsidRDefault="004B1196" w:rsidP="00165B87">
      <w:pPr>
        <w:spacing w:after="0"/>
        <w:jc w:val="center"/>
        <w:rPr>
          <w:rFonts w:eastAsia="Arial"/>
          <w:b/>
          <w:sz w:val="32"/>
          <w:szCs w:val="32"/>
          <w:lang w:val="en-US"/>
        </w:rPr>
      </w:pPr>
      <w:ins w:id="0" w:author="Kleber Marques Lisboa" w:date="2023-10-24T09:17:00Z">
        <w:r>
          <w:rPr>
            <w:rFonts w:eastAsia="Arial"/>
            <w:b/>
            <w:sz w:val="32"/>
            <w:szCs w:val="32"/>
            <w:lang w:val="en-US"/>
          </w:rPr>
          <w:t>Evaluating the efficiency an</w:t>
        </w:r>
      </w:ins>
      <w:ins w:id="1" w:author="Kleber Marques Lisboa" w:date="2023-10-24T09:18:00Z">
        <w:r>
          <w:rPr>
            <w:rFonts w:eastAsia="Arial"/>
            <w:b/>
            <w:sz w:val="32"/>
            <w:szCs w:val="32"/>
            <w:lang w:val="en-US"/>
          </w:rPr>
          <w:t>d water recovery of direct contact membrane distillation (DCMD) systems with dual heat recovery and r</w:t>
        </w:r>
      </w:ins>
      <w:ins w:id="2" w:author="Kleber Marques Lisboa" w:date="2023-10-24T09:19:00Z">
        <w:r>
          <w:rPr>
            <w:rFonts w:eastAsia="Arial"/>
            <w:b/>
            <w:sz w:val="32"/>
            <w:szCs w:val="32"/>
            <w:lang w:val="en-US"/>
          </w:rPr>
          <w:t>ecirculation of retentate and permeate</w:t>
        </w:r>
      </w:ins>
      <w:del w:id="3" w:author="Kleber Marques Lisboa" w:date="2023-10-24T09:19:00Z">
        <w:r w:rsidR="00E156F9" w:rsidDel="004B1196">
          <w:rPr>
            <w:rFonts w:eastAsia="Arial"/>
            <w:b/>
            <w:sz w:val="32"/>
            <w:szCs w:val="32"/>
            <w:lang w:val="en-US"/>
          </w:rPr>
          <w:delText>E</w:delText>
        </w:r>
        <w:r w:rsidR="00356DF8" w:rsidRPr="008949A2" w:rsidDel="004B1196">
          <w:rPr>
            <w:rFonts w:eastAsia="Arial"/>
            <w:b/>
            <w:sz w:val="32"/>
            <w:szCs w:val="32"/>
            <w:lang w:val="en-US"/>
          </w:rPr>
          <w:delText xml:space="preserve">fficiency </w:delText>
        </w:r>
        <w:r w:rsidR="00C2555F" w:rsidDel="004B1196">
          <w:rPr>
            <w:rFonts w:eastAsia="Arial"/>
            <w:b/>
            <w:sz w:val="32"/>
            <w:szCs w:val="32"/>
            <w:lang w:val="en-US"/>
          </w:rPr>
          <w:delText xml:space="preserve">and Water Recovery </w:delText>
        </w:r>
        <w:r w:rsidR="00E156F9" w:rsidDel="004B1196">
          <w:rPr>
            <w:rFonts w:eastAsia="Arial"/>
            <w:b/>
            <w:sz w:val="32"/>
            <w:szCs w:val="32"/>
            <w:lang w:val="en-US"/>
          </w:rPr>
          <w:delText>A</w:delText>
        </w:r>
        <w:r w:rsidR="00356DF8" w:rsidRPr="008949A2" w:rsidDel="004B1196">
          <w:rPr>
            <w:rFonts w:eastAsia="Arial"/>
            <w:b/>
            <w:sz w:val="32"/>
            <w:szCs w:val="32"/>
            <w:lang w:val="en-US"/>
          </w:rPr>
          <w:delText xml:space="preserve">nalysis </w:delText>
        </w:r>
        <w:r w:rsidR="008D006A" w:rsidDel="004B1196">
          <w:rPr>
            <w:rFonts w:eastAsia="Arial"/>
            <w:b/>
            <w:sz w:val="32"/>
            <w:szCs w:val="32"/>
            <w:lang w:val="en-US"/>
          </w:rPr>
          <w:delText>in</w:delText>
        </w:r>
        <w:r w:rsidR="00356DF8" w:rsidRPr="008949A2" w:rsidDel="004B1196">
          <w:rPr>
            <w:rFonts w:eastAsia="Arial"/>
            <w:b/>
            <w:sz w:val="32"/>
            <w:szCs w:val="32"/>
            <w:lang w:val="en-US"/>
          </w:rPr>
          <w:delText xml:space="preserve"> DCMD </w:delText>
        </w:r>
        <w:r w:rsidR="008D006A" w:rsidDel="004B1196">
          <w:rPr>
            <w:rFonts w:eastAsia="Arial"/>
            <w:b/>
            <w:sz w:val="32"/>
            <w:szCs w:val="32"/>
            <w:lang w:val="en-US"/>
          </w:rPr>
          <w:delText>D</w:delText>
        </w:r>
        <w:r w:rsidR="008D006A" w:rsidRPr="008949A2" w:rsidDel="004B1196">
          <w:rPr>
            <w:rFonts w:eastAsia="Arial"/>
            <w:b/>
            <w:sz w:val="32"/>
            <w:szCs w:val="32"/>
            <w:lang w:val="en-US"/>
          </w:rPr>
          <w:delText>esalination</w:delText>
        </w:r>
        <w:r w:rsidR="008D006A" w:rsidDel="004B1196">
          <w:rPr>
            <w:rFonts w:eastAsia="Arial"/>
            <w:b/>
            <w:sz w:val="32"/>
            <w:szCs w:val="32"/>
            <w:lang w:val="en-US"/>
          </w:rPr>
          <w:delText xml:space="preserve"> </w:delText>
        </w:r>
        <w:r w:rsidR="00E156F9" w:rsidDel="004B1196">
          <w:rPr>
            <w:rFonts w:eastAsia="Arial"/>
            <w:b/>
            <w:sz w:val="32"/>
            <w:szCs w:val="32"/>
            <w:lang w:val="en-US"/>
          </w:rPr>
          <w:delText>S</w:delText>
        </w:r>
        <w:r w:rsidR="00356DF8" w:rsidRPr="008949A2" w:rsidDel="004B1196">
          <w:rPr>
            <w:rFonts w:eastAsia="Arial"/>
            <w:b/>
            <w:sz w:val="32"/>
            <w:szCs w:val="32"/>
            <w:lang w:val="en-US"/>
          </w:rPr>
          <w:delText>ystem</w:delText>
        </w:r>
        <w:r w:rsidR="00957492" w:rsidDel="004B1196">
          <w:rPr>
            <w:rFonts w:eastAsia="Arial"/>
            <w:b/>
            <w:sz w:val="32"/>
            <w:szCs w:val="32"/>
            <w:lang w:val="en-US"/>
          </w:rPr>
          <w:delText>s</w:delText>
        </w:r>
        <w:r w:rsidR="00356DF8" w:rsidRPr="008949A2" w:rsidDel="004B1196">
          <w:rPr>
            <w:rFonts w:eastAsia="Arial"/>
            <w:b/>
            <w:sz w:val="32"/>
            <w:szCs w:val="32"/>
            <w:lang w:val="en-US"/>
          </w:rPr>
          <w:delText xml:space="preserve"> with </w:delText>
        </w:r>
        <w:r w:rsidR="00957492" w:rsidDel="004B1196">
          <w:rPr>
            <w:rFonts w:eastAsia="Arial"/>
            <w:b/>
            <w:sz w:val="32"/>
            <w:szCs w:val="32"/>
            <w:lang w:val="en-US"/>
          </w:rPr>
          <w:delText>D</w:delText>
        </w:r>
        <w:r w:rsidR="00187464" w:rsidDel="004B1196">
          <w:rPr>
            <w:rFonts w:eastAsia="Arial"/>
            <w:b/>
            <w:sz w:val="32"/>
            <w:szCs w:val="32"/>
            <w:lang w:val="en-US"/>
          </w:rPr>
          <w:delText>ual</w:delText>
        </w:r>
        <w:r w:rsidR="00957492" w:rsidDel="004B1196">
          <w:rPr>
            <w:rFonts w:eastAsia="Arial"/>
            <w:b/>
            <w:sz w:val="32"/>
            <w:szCs w:val="32"/>
            <w:lang w:val="en-US"/>
          </w:rPr>
          <w:delText xml:space="preserve"> </w:delText>
        </w:r>
        <w:r w:rsidR="00E156F9" w:rsidDel="004B1196">
          <w:rPr>
            <w:rFonts w:eastAsia="Arial"/>
            <w:b/>
            <w:sz w:val="32"/>
            <w:szCs w:val="32"/>
            <w:lang w:val="en-US"/>
          </w:rPr>
          <w:delText>H</w:delText>
        </w:r>
        <w:r w:rsidR="00356DF8" w:rsidRPr="008949A2" w:rsidDel="004B1196">
          <w:rPr>
            <w:rFonts w:eastAsia="Arial"/>
            <w:b/>
            <w:sz w:val="32"/>
            <w:szCs w:val="32"/>
            <w:lang w:val="en-US"/>
          </w:rPr>
          <w:delText xml:space="preserve">eat </w:delText>
        </w:r>
        <w:r w:rsidR="00E156F9" w:rsidDel="004B1196">
          <w:rPr>
            <w:rFonts w:eastAsia="Arial"/>
            <w:b/>
            <w:sz w:val="32"/>
            <w:szCs w:val="32"/>
            <w:lang w:val="en-US"/>
          </w:rPr>
          <w:delText>R</w:delText>
        </w:r>
        <w:r w:rsidR="00356DF8" w:rsidRPr="008949A2" w:rsidDel="004B1196">
          <w:rPr>
            <w:rFonts w:eastAsia="Arial"/>
            <w:b/>
            <w:sz w:val="32"/>
            <w:szCs w:val="32"/>
            <w:lang w:val="en-US"/>
          </w:rPr>
          <w:delText xml:space="preserve">ecovery and </w:delText>
        </w:r>
        <w:r w:rsidR="00E156F9" w:rsidDel="004B1196">
          <w:rPr>
            <w:rFonts w:eastAsia="Arial"/>
            <w:b/>
            <w:sz w:val="32"/>
            <w:szCs w:val="32"/>
            <w:lang w:val="en-US"/>
          </w:rPr>
          <w:delText>R</w:delText>
        </w:r>
        <w:r w:rsidR="00356DF8" w:rsidRPr="008949A2" w:rsidDel="004B1196">
          <w:rPr>
            <w:rFonts w:eastAsia="Arial"/>
            <w:b/>
            <w:sz w:val="32"/>
            <w:szCs w:val="32"/>
            <w:lang w:val="en-US"/>
          </w:rPr>
          <w:delText>etent</w:delText>
        </w:r>
        <w:r w:rsidR="007202D2" w:rsidRPr="008949A2" w:rsidDel="004B1196">
          <w:rPr>
            <w:rFonts w:eastAsia="Arial"/>
            <w:b/>
            <w:sz w:val="32"/>
            <w:szCs w:val="32"/>
            <w:lang w:val="en-US"/>
          </w:rPr>
          <w:delText>ate</w:delText>
        </w:r>
        <w:r w:rsidR="00356DF8" w:rsidRPr="008949A2" w:rsidDel="004B1196">
          <w:rPr>
            <w:rFonts w:eastAsia="Arial"/>
            <w:b/>
            <w:sz w:val="32"/>
            <w:szCs w:val="32"/>
            <w:lang w:val="en-US"/>
          </w:rPr>
          <w:delText xml:space="preserve"> </w:delText>
        </w:r>
        <w:r w:rsidR="00D75DF9" w:rsidDel="004B1196">
          <w:rPr>
            <w:rFonts w:eastAsia="Arial"/>
            <w:b/>
            <w:sz w:val="32"/>
            <w:szCs w:val="32"/>
            <w:lang w:val="en-US"/>
          </w:rPr>
          <w:delText>and Distillate Recirculation</w:delText>
        </w:r>
        <w:r w:rsidR="00B8138A" w:rsidDel="004B1196">
          <w:rPr>
            <w:rFonts w:eastAsia="Arial"/>
            <w:b/>
            <w:sz w:val="32"/>
            <w:szCs w:val="32"/>
            <w:lang w:val="en-US"/>
          </w:rPr>
          <w:delText xml:space="preserve"> </w:delText>
        </w:r>
        <w:r w:rsidR="008D006A" w:rsidDel="004B1196">
          <w:rPr>
            <w:rFonts w:eastAsia="Arial"/>
            <w:b/>
            <w:sz w:val="32"/>
            <w:szCs w:val="32"/>
            <w:lang w:val="en-US"/>
          </w:rPr>
          <w:delText>in</w:delText>
        </w:r>
        <w:r w:rsidR="00B8138A" w:rsidDel="004B1196">
          <w:rPr>
            <w:rFonts w:eastAsia="Arial"/>
            <w:b/>
            <w:sz w:val="32"/>
            <w:szCs w:val="32"/>
            <w:lang w:val="en-US"/>
          </w:rPr>
          <w:delText xml:space="preserve"> Different Modes of Operation</w:delText>
        </w:r>
      </w:del>
    </w:p>
    <w:p w14:paraId="74A377BF" w14:textId="77777777" w:rsidR="008305A2" w:rsidRPr="008949A2" w:rsidRDefault="008305A2" w:rsidP="00165B87">
      <w:pPr>
        <w:spacing w:after="0"/>
        <w:jc w:val="center"/>
        <w:rPr>
          <w:rFonts w:eastAsia="Arial"/>
          <w:b/>
          <w:lang w:val="en-US"/>
        </w:rPr>
      </w:pPr>
    </w:p>
    <w:p w14:paraId="3E35E168" w14:textId="77777777" w:rsidR="00ED7482" w:rsidRPr="008A681C" w:rsidRDefault="00ED7482" w:rsidP="00165B87">
      <w:pPr>
        <w:jc w:val="center"/>
        <w:rPr>
          <w:rFonts w:eastAsia="Arial"/>
        </w:rPr>
      </w:pPr>
      <w:r w:rsidRPr="008A681C">
        <w:rPr>
          <w:rFonts w:eastAsia="Arial"/>
        </w:rPr>
        <w:t>Emerson B. dos Anjos</w:t>
      </w:r>
      <w:r w:rsidRPr="008A681C">
        <w:rPr>
          <w:rFonts w:eastAsia="Arial"/>
          <w:vertAlign w:val="superscript"/>
        </w:rPr>
        <w:t>1,*</w:t>
      </w:r>
      <w:r w:rsidRPr="008A681C">
        <w:rPr>
          <w:rFonts w:eastAsia="Arial"/>
        </w:rPr>
        <w:t>, Abdul O. Cárdenas Gómez</w:t>
      </w:r>
      <w:r w:rsidRPr="008A681C">
        <w:rPr>
          <w:rFonts w:eastAsia="Arial"/>
          <w:vertAlign w:val="superscript"/>
        </w:rPr>
        <w:t>1</w:t>
      </w:r>
      <w:r w:rsidRPr="008A681C">
        <w:rPr>
          <w:rFonts w:eastAsia="Arial"/>
        </w:rPr>
        <w:t>, Luz Elena P. Chenche</w:t>
      </w:r>
      <w:r w:rsidRPr="008A681C">
        <w:rPr>
          <w:rFonts w:eastAsia="Arial"/>
          <w:vertAlign w:val="superscript"/>
        </w:rPr>
        <w:t>1</w:t>
      </w:r>
      <w:r w:rsidRPr="008A681C">
        <w:rPr>
          <w:rFonts w:eastAsia="Arial"/>
        </w:rPr>
        <w:t>, João A. Lima</w:t>
      </w:r>
      <w:r w:rsidRPr="008A681C">
        <w:rPr>
          <w:rFonts w:eastAsia="Arial"/>
          <w:vertAlign w:val="superscript"/>
        </w:rPr>
        <w:t>1,2</w:t>
      </w:r>
      <w:r w:rsidRPr="008A681C">
        <w:rPr>
          <w:rFonts w:eastAsia="Arial"/>
        </w:rPr>
        <w:t>, Carolina P. Naveira-Cotta</w:t>
      </w:r>
      <w:r w:rsidRPr="008A681C">
        <w:rPr>
          <w:rFonts w:eastAsia="Arial"/>
          <w:vertAlign w:val="superscript"/>
        </w:rPr>
        <w:t>1</w:t>
      </w:r>
      <w:r w:rsidRPr="008A681C">
        <w:rPr>
          <w:rFonts w:eastAsia="Arial"/>
        </w:rPr>
        <w:t>, Renato M. Cotta</w:t>
      </w:r>
      <w:r w:rsidRPr="008A681C">
        <w:rPr>
          <w:rFonts w:eastAsia="Arial"/>
          <w:vertAlign w:val="superscript"/>
        </w:rPr>
        <w:t>1,3</w:t>
      </w:r>
      <w:r w:rsidRPr="008A681C">
        <w:rPr>
          <w:rFonts w:eastAsia="Arial"/>
        </w:rPr>
        <w:t>, Kleber M. Lisboa</w:t>
      </w:r>
      <w:r w:rsidRPr="008A681C">
        <w:rPr>
          <w:rFonts w:eastAsia="Arial"/>
          <w:vertAlign w:val="superscript"/>
        </w:rPr>
        <w:t>4</w:t>
      </w:r>
    </w:p>
    <w:p w14:paraId="40B6DC25" w14:textId="77777777" w:rsidR="00B7657A" w:rsidRPr="00775B43" w:rsidRDefault="00B7657A">
      <w:pPr>
        <w:tabs>
          <w:tab w:val="left" w:pos="2977"/>
        </w:tabs>
        <w:spacing w:after="0"/>
        <w:ind w:firstLine="0"/>
        <w:jc w:val="center"/>
        <w:rPr>
          <w:rFonts w:eastAsia="Arial"/>
          <w:i/>
          <w:sz w:val="22"/>
          <w:szCs w:val="22"/>
          <w:vertAlign w:val="superscript"/>
        </w:rPr>
        <w:pPrChange w:id="4" w:author="Kleber Marques Lisboa" w:date="2023-10-24T09:41:00Z">
          <w:pPr>
            <w:tabs>
              <w:tab w:val="left" w:pos="2977"/>
            </w:tabs>
            <w:spacing w:after="0" w:line="240" w:lineRule="auto"/>
            <w:ind w:firstLine="0"/>
            <w:jc w:val="center"/>
          </w:pPr>
        </w:pPrChange>
      </w:pPr>
    </w:p>
    <w:p w14:paraId="341538E9" w14:textId="7A483F71" w:rsidR="00ED7482" w:rsidRPr="00C2555F" w:rsidRDefault="00ED7482">
      <w:pPr>
        <w:tabs>
          <w:tab w:val="left" w:pos="2977"/>
        </w:tabs>
        <w:spacing w:after="240"/>
        <w:ind w:firstLine="0"/>
        <w:jc w:val="center"/>
        <w:rPr>
          <w:rFonts w:eastAsia="Arial"/>
          <w:i/>
          <w:color w:val="000000"/>
          <w:sz w:val="22"/>
          <w:szCs w:val="22"/>
        </w:rPr>
        <w:pPrChange w:id="5" w:author="Kleber Marques Lisboa" w:date="2023-10-24T09:41:00Z">
          <w:pPr>
            <w:tabs>
              <w:tab w:val="left" w:pos="2977"/>
            </w:tabs>
            <w:spacing w:after="240" w:line="240" w:lineRule="auto"/>
            <w:ind w:firstLine="0"/>
            <w:jc w:val="center"/>
          </w:pPr>
        </w:pPrChange>
      </w:pPr>
      <w:r w:rsidRPr="00C2555F">
        <w:rPr>
          <w:rFonts w:eastAsia="Arial"/>
          <w:i/>
          <w:sz w:val="22"/>
          <w:szCs w:val="22"/>
          <w:vertAlign w:val="superscript"/>
          <w:lang w:val="en-US"/>
        </w:rPr>
        <w:t>1</w:t>
      </w:r>
      <w:r w:rsidRPr="00C2555F">
        <w:rPr>
          <w:rFonts w:eastAsia="Arial"/>
          <w:i/>
          <w:sz w:val="22"/>
          <w:szCs w:val="22"/>
          <w:lang w:val="en-US"/>
        </w:rPr>
        <w:t xml:space="preserve">Laboratory of Nano &amp; Microfluidics and Microsystems - LabMEMS, Mechanical Eng. </w:t>
      </w:r>
      <w:r w:rsidRPr="00C2555F">
        <w:rPr>
          <w:rFonts w:eastAsia="Arial"/>
          <w:i/>
          <w:sz w:val="22"/>
          <w:szCs w:val="22"/>
        </w:rPr>
        <w:t>Dept., POLI &amp; COPPE/UFRJ, Federal University of Rio de Janeiro</w:t>
      </w:r>
      <w:r w:rsidR="00C2555F">
        <w:rPr>
          <w:rFonts w:eastAsia="Arial"/>
          <w:i/>
          <w:sz w:val="22"/>
          <w:szCs w:val="22"/>
        </w:rPr>
        <w:t xml:space="preserve">/RJ, </w:t>
      </w:r>
      <w:r w:rsidRPr="00C2555F">
        <w:rPr>
          <w:rFonts w:eastAsia="Arial"/>
          <w:i/>
          <w:sz w:val="22"/>
          <w:szCs w:val="22"/>
        </w:rPr>
        <w:t>Brazil</w:t>
      </w:r>
    </w:p>
    <w:p w14:paraId="2D350C3A" w14:textId="39D76BA2" w:rsidR="00ED7482" w:rsidRPr="00C2555F" w:rsidRDefault="00ED7482">
      <w:pPr>
        <w:tabs>
          <w:tab w:val="left" w:pos="2977"/>
        </w:tabs>
        <w:spacing w:after="240"/>
        <w:ind w:firstLine="0"/>
        <w:jc w:val="center"/>
        <w:rPr>
          <w:rFonts w:eastAsia="Arial"/>
          <w:i/>
          <w:color w:val="000000"/>
          <w:sz w:val="22"/>
          <w:szCs w:val="22"/>
          <w:lang w:val="en-US"/>
        </w:rPr>
        <w:pPrChange w:id="6" w:author="Kleber Marques Lisboa" w:date="2023-10-24T09:41:00Z">
          <w:pPr>
            <w:tabs>
              <w:tab w:val="left" w:pos="2977"/>
            </w:tabs>
            <w:spacing w:after="240" w:line="240" w:lineRule="auto"/>
            <w:ind w:firstLine="0"/>
            <w:jc w:val="center"/>
          </w:pPr>
        </w:pPrChange>
      </w:pPr>
      <w:r w:rsidRPr="00C2555F">
        <w:rPr>
          <w:rFonts w:eastAsia="Arial"/>
          <w:i/>
          <w:sz w:val="22"/>
          <w:szCs w:val="22"/>
          <w:vertAlign w:val="superscript"/>
          <w:lang w:val="en-US"/>
        </w:rPr>
        <w:t>2</w:t>
      </w:r>
      <w:r w:rsidRPr="00C2555F">
        <w:rPr>
          <w:rFonts w:eastAsia="Arial"/>
          <w:i/>
          <w:sz w:val="22"/>
          <w:szCs w:val="22"/>
          <w:lang w:val="en-US"/>
        </w:rPr>
        <w:t>Renewable Energy Eng. Dept., DEER/CEAR, Federal University of Paraíba, João Pessoa</w:t>
      </w:r>
      <w:r w:rsidR="00C2555F">
        <w:rPr>
          <w:rFonts w:eastAsia="Arial"/>
          <w:i/>
          <w:sz w:val="22"/>
          <w:szCs w:val="22"/>
          <w:lang w:val="en-US"/>
        </w:rPr>
        <w:t>/</w:t>
      </w:r>
      <w:r w:rsidRPr="00C2555F">
        <w:rPr>
          <w:rFonts w:eastAsia="Arial"/>
          <w:i/>
          <w:sz w:val="22"/>
          <w:szCs w:val="22"/>
          <w:lang w:val="en-US"/>
        </w:rPr>
        <w:t>PB, Brazil</w:t>
      </w:r>
    </w:p>
    <w:p w14:paraId="6722CEC8" w14:textId="0E120088" w:rsidR="00ED7482" w:rsidRPr="00C2555F" w:rsidRDefault="00ED7482">
      <w:pPr>
        <w:tabs>
          <w:tab w:val="left" w:pos="2977"/>
        </w:tabs>
        <w:spacing w:after="240"/>
        <w:ind w:firstLine="0"/>
        <w:jc w:val="center"/>
        <w:rPr>
          <w:rStyle w:val="Hyperlink"/>
          <w:rFonts w:eastAsia="Arial"/>
          <w:iCs/>
          <w:color w:val="000000"/>
          <w:sz w:val="22"/>
          <w:szCs w:val="22"/>
          <w:lang w:val="en-US"/>
        </w:rPr>
        <w:pPrChange w:id="7" w:author="Kleber Marques Lisboa" w:date="2023-10-24T09:41:00Z">
          <w:pPr>
            <w:tabs>
              <w:tab w:val="left" w:pos="2977"/>
            </w:tabs>
            <w:spacing w:after="240" w:line="240" w:lineRule="auto"/>
            <w:ind w:firstLine="0"/>
            <w:jc w:val="center"/>
          </w:pPr>
        </w:pPrChange>
      </w:pPr>
      <w:r w:rsidRPr="00C2555F">
        <w:rPr>
          <w:rFonts w:eastAsia="Arial"/>
          <w:i/>
          <w:sz w:val="22"/>
          <w:szCs w:val="22"/>
          <w:vertAlign w:val="superscript"/>
          <w:lang w:val="en-US"/>
        </w:rPr>
        <w:t xml:space="preserve">3 </w:t>
      </w:r>
      <w:r w:rsidRPr="00C2555F">
        <w:rPr>
          <w:rFonts w:eastAsia="Arial"/>
          <w:i/>
          <w:sz w:val="22"/>
          <w:szCs w:val="22"/>
          <w:lang w:val="en-US"/>
        </w:rPr>
        <w:t>General Directorate of Nuclear and Technological Development, DGDNTM, Brazilian Navy, Rio de Janeiro</w:t>
      </w:r>
      <w:r w:rsidR="00C2555F">
        <w:rPr>
          <w:rFonts w:eastAsia="Arial"/>
          <w:i/>
          <w:sz w:val="22"/>
          <w:szCs w:val="22"/>
          <w:lang w:val="en-US"/>
        </w:rPr>
        <w:t>/</w:t>
      </w:r>
      <w:r w:rsidRPr="00C2555F">
        <w:rPr>
          <w:rFonts w:eastAsia="Arial"/>
          <w:i/>
          <w:sz w:val="22"/>
          <w:szCs w:val="22"/>
          <w:lang w:val="en-US"/>
        </w:rPr>
        <w:t>RJ, Brazil</w:t>
      </w:r>
    </w:p>
    <w:p w14:paraId="3D63B3F6" w14:textId="5C6F823C" w:rsidR="00ED7482" w:rsidRDefault="00ED7482">
      <w:pPr>
        <w:tabs>
          <w:tab w:val="left" w:pos="2977"/>
        </w:tabs>
        <w:spacing w:after="0"/>
        <w:ind w:firstLine="0"/>
        <w:jc w:val="center"/>
        <w:rPr>
          <w:rFonts w:eastAsia="Arial"/>
          <w:i/>
          <w:sz w:val="22"/>
          <w:szCs w:val="22"/>
          <w:lang w:val="en-US"/>
        </w:rPr>
        <w:pPrChange w:id="8" w:author="Kleber Marques Lisboa" w:date="2023-10-24T09:41:00Z">
          <w:pPr>
            <w:tabs>
              <w:tab w:val="left" w:pos="2977"/>
            </w:tabs>
            <w:spacing w:after="0" w:line="240" w:lineRule="auto"/>
            <w:ind w:firstLine="0"/>
            <w:jc w:val="center"/>
          </w:pPr>
        </w:pPrChange>
      </w:pPr>
      <w:r w:rsidRPr="00C2555F">
        <w:rPr>
          <w:rFonts w:eastAsia="Arial"/>
          <w:i/>
          <w:sz w:val="22"/>
          <w:szCs w:val="22"/>
          <w:vertAlign w:val="superscript"/>
          <w:lang w:val="en-US"/>
        </w:rPr>
        <w:t>4</w:t>
      </w:r>
      <w:r w:rsidRPr="00C2555F">
        <w:rPr>
          <w:rFonts w:eastAsia="Arial"/>
          <w:i/>
          <w:sz w:val="22"/>
          <w:szCs w:val="22"/>
          <w:lang w:val="en-US"/>
        </w:rPr>
        <w:t xml:space="preserve">Laboratory of Thermal Sciences (LATERMO), Department of Mechanical Engineering - </w:t>
      </w:r>
      <w:ins w:id="9" w:author="Kleber Marques Lisboa" w:date="2023-10-24T09:20:00Z">
        <w:r w:rsidR="004B1196">
          <w:rPr>
            <w:rFonts w:eastAsia="Arial"/>
            <w:i/>
            <w:sz w:val="22"/>
            <w:szCs w:val="22"/>
            <w:lang w:val="en-US"/>
          </w:rPr>
          <w:t>T</w:t>
        </w:r>
      </w:ins>
      <w:del w:id="10" w:author="Kleber Marques Lisboa" w:date="2023-10-24T09:20:00Z">
        <w:r w:rsidRPr="00C2555F" w:rsidDel="004B1196">
          <w:rPr>
            <w:rFonts w:eastAsia="Arial"/>
            <w:i/>
            <w:sz w:val="22"/>
            <w:szCs w:val="22"/>
            <w:lang w:val="en-US"/>
          </w:rPr>
          <w:delText>D</w:delText>
        </w:r>
      </w:del>
      <w:r w:rsidRPr="00C2555F">
        <w:rPr>
          <w:rFonts w:eastAsia="Arial"/>
          <w:i/>
          <w:sz w:val="22"/>
          <w:szCs w:val="22"/>
          <w:lang w:val="en-US"/>
        </w:rPr>
        <w:t>EM/UFF, Universidade Federal Fluminense, Niterói</w:t>
      </w:r>
      <w:r w:rsidR="00C2555F">
        <w:rPr>
          <w:rFonts w:eastAsia="Arial"/>
          <w:i/>
          <w:sz w:val="22"/>
          <w:szCs w:val="22"/>
          <w:lang w:val="en-US"/>
        </w:rPr>
        <w:t>/R</w:t>
      </w:r>
      <w:r w:rsidRPr="00C2555F">
        <w:rPr>
          <w:rFonts w:eastAsia="Arial"/>
          <w:i/>
          <w:sz w:val="22"/>
          <w:szCs w:val="22"/>
          <w:lang w:val="en-US"/>
        </w:rPr>
        <w:t>J, Brazil</w:t>
      </w:r>
    </w:p>
    <w:p w14:paraId="6DF8AEA1" w14:textId="77777777" w:rsidR="00412884" w:rsidRPr="00C2555F" w:rsidRDefault="00412884">
      <w:pPr>
        <w:tabs>
          <w:tab w:val="left" w:pos="2977"/>
        </w:tabs>
        <w:spacing w:after="0"/>
        <w:ind w:firstLine="0"/>
        <w:jc w:val="center"/>
        <w:rPr>
          <w:sz w:val="22"/>
          <w:szCs w:val="22"/>
          <w:lang w:val="en-US"/>
        </w:rPr>
        <w:pPrChange w:id="11" w:author="Kleber Marques Lisboa" w:date="2023-10-24T09:41:00Z">
          <w:pPr>
            <w:tabs>
              <w:tab w:val="left" w:pos="2977"/>
            </w:tabs>
            <w:spacing w:after="0" w:line="240" w:lineRule="auto"/>
            <w:ind w:firstLine="0"/>
            <w:jc w:val="center"/>
          </w:pPr>
        </w:pPrChange>
      </w:pPr>
    </w:p>
    <w:p w14:paraId="34FBAE06" w14:textId="77777777" w:rsidR="00ED7482" w:rsidRDefault="00ED7482" w:rsidP="00165B87">
      <w:pPr>
        <w:tabs>
          <w:tab w:val="left" w:pos="2977"/>
        </w:tabs>
        <w:spacing w:before="40"/>
        <w:ind w:firstLine="0"/>
        <w:jc w:val="center"/>
        <w:rPr>
          <w:ins w:id="12" w:author="Kleber Marques Lisboa" w:date="2023-10-24T09:41:00Z"/>
          <w:rStyle w:val="Hyperlink"/>
          <w:lang w:val="en-US"/>
        </w:rPr>
      </w:pPr>
      <w:r w:rsidRPr="008B6A89">
        <w:rPr>
          <w:lang w:val="en-US"/>
        </w:rPr>
        <w:t>*</w:t>
      </w:r>
      <w:r w:rsidRPr="008B6A89">
        <w:rPr>
          <w:sz w:val="22"/>
          <w:szCs w:val="22"/>
          <w:lang w:val="en-US"/>
        </w:rPr>
        <w:t xml:space="preserve">Corresponding author: </w:t>
      </w:r>
      <w:commentRangeStart w:id="13"/>
      <w:r>
        <w:fldChar w:fldCharType="begin"/>
      </w:r>
      <w:r w:rsidRPr="004B1196">
        <w:rPr>
          <w:lang w:val="en-US"/>
          <w:rPrChange w:id="14" w:author="Kleber Marques Lisboa" w:date="2023-10-24T09:17:00Z">
            <w:rPr/>
          </w:rPrChange>
        </w:rPr>
        <w:instrText>HYPERLINK "mailto:emersonbanjos@coppe.ufrj.br"</w:instrText>
      </w:r>
      <w:r>
        <w:fldChar w:fldCharType="separate"/>
      </w:r>
      <w:r w:rsidR="00601FEE" w:rsidRPr="004927FA">
        <w:rPr>
          <w:rStyle w:val="Hyperlink"/>
          <w:lang w:val="en-US"/>
        </w:rPr>
        <w:t>emersonbanjos@coppe.ufrj.br</w:t>
      </w:r>
      <w:r>
        <w:rPr>
          <w:rStyle w:val="Hyperlink"/>
          <w:lang w:val="en-US"/>
        </w:rPr>
        <w:fldChar w:fldCharType="end"/>
      </w:r>
      <w:commentRangeEnd w:id="13"/>
      <w:r w:rsidR="003E5970">
        <w:rPr>
          <w:rStyle w:val="Refdecomentrio"/>
          <w:color w:val="0563C1"/>
          <w:sz w:val="24"/>
          <w:szCs w:val="24"/>
          <w:u w:val="single"/>
          <w:lang w:val="en-US"/>
        </w:rPr>
        <w:commentReference w:id="13"/>
      </w:r>
    </w:p>
    <w:p w14:paraId="60FD84C1" w14:textId="3ACBE567" w:rsidR="00165B87" w:rsidRDefault="00165B87">
      <w:pPr>
        <w:spacing w:after="0" w:line="240" w:lineRule="auto"/>
        <w:ind w:firstLine="0"/>
        <w:jc w:val="left"/>
        <w:rPr>
          <w:ins w:id="15" w:author="Kleber Marques Lisboa" w:date="2023-10-24T09:41:00Z"/>
          <w:rStyle w:val="Hyperlink"/>
          <w:lang w:val="en-US"/>
        </w:rPr>
      </w:pPr>
      <w:ins w:id="16" w:author="Kleber Marques Lisboa" w:date="2023-10-24T09:41:00Z">
        <w:r>
          <w:rPr>
            <w:rStyle w:val="Hyperlink"/>
            <w:lang w:val="en-US"/>
          </w:rPr>
          <w:br w:type="page"/>
        </w:r>
      </w:ins>
    </w:p>
    <w:p w14:paraId="3B2C7683" w14:textId="229E69B9" w:rsidR="00165B87" w:rsidRPr="008B6A89" w:rsidDel="00165B87" w:rsidRDefault="00165B87">
      <w:pPr>
        <w:tabs>
          <w:tab w:val="left" w:pos="2977"/>
        </w:tabs>
        <w:spacing w:before="40"/>
        <w:ind w:firstLine="0"/>
        <w:rPr>
          <w:del w:id="17" w:author="Kleber Marques Lisboa" w:date="2023-10-24T09:41:00Z"/>
          <w:lang w:val="en-US"/>
        </w:rPr>
        <w:pPrChange w:id="18" w:author="Kleber Marques Lisboa" w:date="2023-10-24T09:41:00Z">
          <w:pPr>
            <w:tabs>
              <w:tab w:val="left" w:pos="2977"/>
            </w:tabs>
            <w:spacing w:before="40"/>
            <w:ind w:firstLine="0"/>
            <w:jc w:val="center"/>
          </w:pPr>
        </w:pPrChange>
      </w:pPr>
    </w:p>
    <w:p w14:paraId="364FE4DC" w14:textId="77777777" w:rsidR="00ED7482" w:rsidRPr="00E156F9" w:rsidRDefault="00ED7482" w:rsidP="00165B87">
      <w:pPr>
        <w:pStyle w:val="Ttulo2"/>
        <w:spacing w:line="360" w:lineRule="auto"/>
        <w:rPr>
          <w:rFonts w:eastAsia="Arial"/>
          <w:i/>
          <w:iCs/>
          <w:u w:val="none"/>
          <w:lang w:val="en-US"/>
        </w:rPr>
      </w:pPr>
      <w:r w:rsidRPr="00E156F9">
        <w:rPr>
          <w:rFonts w:eastAsia="Arial"/>
          <w:i/>
          <w:iCs/>
          <w:u w:val="none"/>
          <w:lang w:val="en-US"/>
        </w:rPr>
        <w:t>ABSTRACT</w:t>
      </w:r>
    </w:p>
    <w:p w14:paraId="320BAD1B" w14:textId="0DECBF34" w:rsidR="00ED7482" w:rsidRPr="00165B87" w:rsidRDefault="00E47DEC">
      <w:pPr>
        <w:rPr>
          <w:lang w:val="en-US"/>
        </w:rPr>
        <w:pPrChange w:id="19" w:author="Kleber Marques Lisboa" w:date="2023-10-24T09:41:00Z">
          <w:pPr>
            <w:spacing w:line="240" w:lineRule="auto"/>
          </w:pPr>
        </w:pPrChange>
      </w:pPr>
      <w:commentRangeStart w:id="20"/>
      <w:del w:id="21" w:author="Kleber Marques Lisboa" w:date="2023-10-24T09:34:00Z">
        <w:r w:rsidRPr="00165B87" w:rsidDel="00165B87">
          <w:rPr>
            <w:lang w:val="en-US"/>
          </w:rPr>
          <w:delText xml:space="preserve">Direct Contact Membrane Distillation (DCMD) is a promising technology for water desalination using low-grade heat, such as from process waste heat or solar systems. The literature demonstrated that coupling a heat exchanger to recover energy from the distillate stream of a DCMD desalination system, to preheat the feed stream, can substantially improve the energy efficiency of </w:delText>
        </w:r>
        <w:r w:rsidR="00412884" w:rsidRPr="00165B87" w:rsidDel="00165B87">
          <w:rPr>
            <w:lang w:val="en-US"/>
          </w:rPr>
          <w:delText>this technology</w:delText>
        </w:r>
        <w:r w:rsidRPr="00165B87" w:rsidDel="00165B87">
          <w:rPr>
            <w:lang w:val="en-US"/>
          </w:rPr>
          <w:delText>.</w:delText>
        </w:r>
      </w:del>
      <w:commentRangeEnd w:id="20"/>
      <w:r w:rsidR="00C953C9" w:rsidRPr="00165B87">
        <w:rPr>
          <w:rStyle w:val="Refdecomentrio"/>
          <w:sz w:val="24"/>
          <w:szCs w:val="24"/>
          <w:lang w:val="en-US"/>
        </w:rPr>
        <w:commentReference w:id="20"/>
      </w:r>
      <w:del w:id="22" w:author="Kleber Marques Lisboa" w:date="2023-10-24T09:34:00Z">
        <w:r w:rsidRPr="00165B87" w:rsidDel="00165B87">
          <w:rPr>
            <w:lang w:val="en-US"/>
          </w:rPr>
          <w:delText xml:space="preserve"> </w:delText>
        </w:r>
      </w:del>
      <w:ins w:id="23" w:author="Kleber Marques Lisboa" w:date="2023-10-24T09:32:00Z">
        <w:r w:rsidR="00C953C9" w:rsidRPr="00165B87">
          <w:rPr>
            <w:lang w:val="en-US"/>
          </w:rPr>
          <w:t xml:space="preserve">A transient model for </w:t>
        </w:r>
      </w:ins>
      <w:ins w:id="24" w:author="Kleber Marques Lisboa" w:date="2023-10-24T09:33:00Z">
        <w:r w:rsidR="00C953C9" w:rsidRPr="00165B87">
          <w:rPr>
            <w:lang w:val="en-US"/>
          </w:rPr>
          <w:t xml:space="preserve">hollow-fiber direct contact membrane distillation </w:t>
        </w:r>
      </w:ins>
      <w:ins w:id="25" w:author="Kleber Marques Lisboa" w:date="2023-10-24T09:34:00Z">
        <w:r w:rsidR="00165B87" w:rsidRPr="00165B87">
          <w:rPr>
            <w:lang w:val="en-US"/>
          </w:rPr>
          <w:t xml:space="preserve">(DCMD) </w:t>
        </w:r>
      </w:ins>
      <w:ins w:id="26" w:author="Kleber Marques Lisboa" w:date="2023-10-24T09:33:00Z">
        <w:r w:rsidR="00C953C9" w:rsidRPr="00165B87">
          <w:rPr>
            <w:lang w:val="en-US"/>
          </w:rPr>
          <w:t xml:space="preserve">modules is employed to </w:t>
        </w:r>
      </w:ins>
      <w:ins w:id="27" w:author="Kleber Marques Lisboa" w:date="2023-10-24T09:34:00Z">
        <w:r w:rsidR="00165B87" w:rsidRPr="00165B87">
          <w:rPr>
            <w:lang w:val="en-US"/>
          </w:rPr>
          <w:t>evaluat</w:t>
        </w:r>
      </w:ins>
      <w:ins w:id="28" w:author="Kleber Marques Lisboa" w:date="2023-10-24T09:33:00Z">
        <w:r w:rsidR="00C953C9" w:rsidRPr="00165B87">
          <w:rPr>
            <w:lang w:val="en-US"/>
          </w:rPr>
          <w:t xml:space="preserve">e </w:t>
        </w:r>
      </w:ins>
      <w:ins w:id="29" w:author="Kleber Marques Lisboa" w:date="2023-10-24T09:34:00Z">
        <w:r w:rsidR="00165B87" w:rsidRPr="00165B87">
          <w:rPr>
            <w:lang w:val="en-US"/>
          </w:rPr>
          <w:t>a desalination plant in six modes of operation, namely b</w:t>
        </w:r>
      </w:ins>
      <w:ins w:id="30" w:author="Kleber Marques Lisboa" w:date="2023-10-24T09:35:00Z">
        <w:r w:rsidR="00165B87" w:rsidRPr="00165B87">
          <w:rPr>
            <w:lang w:val="en-US"/>
          </w:rPr>
          <w:t xml:space="preserve">atch, semi-batch, volume-control, salinity-control, continuous, and steady state. </w:t>
        </w:r>
      </w:ins>
      <w:del w:id="31" w:author="Kleber Marques Lisboa" w:date="2023-10-24T09:39:00Z">
        <w:r w:rsidR="004B0906" w:rsidRPr="00165B87" w:rsidDel="00165B87">
          <w:rPr>
            <w:lang w:val="en-US"/>
          </w:rPr>
          <w:delText xml:space="preserve">Therefore, </w:delText>
        </w:r>
        <w:r w:rsidR="008A681C" w:rsidRPr="00165B87" w:rsidDel="00165B87">
          <w:rPr>
            <w:lang w:val="en-US"/>
          </w:rPr>
          <w:delText>t</w:delText>
        </w:r>
        <w:r w:rsidR="004B0906" w:rsidRPr="00165B87" w:rsidDel="00165B87">
          <w:rPr>
            <w:lang w:val="en-US"/>
          </w:rPr>
          <w:delText xml:space="preserve">hrough modeling and analysis </w:delText>
        </w:r>
        <w:r w:rsidR="008A681C" w:rsidRPr="00165B87" w:rsidDel="00165B87">
          <w:rPr>
            <w:lang w:val="en-US"/>
          </w:rPr>
          <w:delText xml:space="preserve">of a typical hollow-fiber DCMD desalination plant </w:delText>
        </w:r>
        <w:r w:rsidR="004B0906" w:rsidRPr="00165B87" w:rsidDel="00165B87">
          <w:rPr>
            <w:lang w:val="en-US"/>
          </w:rPr>
          <w:delText xml:space="preserve">in the transient state, </w:delText>
        </w:r>
        <w:commentRangeStart w:id="32"/>
        <w:r w:rsidR="004B0906" w:rsidRPr="00165B87" w:rsidDel="00165B87">
          <w:rPr>
            <w:lang w:val="en-US"/>
          </w:rPr>
          <w:delText>we</w:delText>
        </w:r>
        <w:commentRangeEnd w:id="32"/>
        <w:r w:rsidR="00C953C9" w:rsidRPr="00165B87" w:rsidDel="00165B87">
          <w:rPr>
            <w:rStyle w:val="Refdecomentrio"/>
            <w:sz w:val="24"/>
            <w:szCs w:val="24"/>
            <w:lang w:val="en-US"/>
          </w:rPr>
          <w:commentReference w:id="32"/>
        </w:r>
        <w:r w:rsidR="004B0906" w:rsidRPr="00165B87" w:rsidDel="00165B87">
          <w:rPr>
            <w:lang w:val="en-US"/>
          </w:rPr>
          <w:delText xml:space="preserve"> </w:delText>
        </w:r>
        <w:r w:rsidR="008A681C" w:rsidRPr="00165B87" w:rsidDel="00165B87">
          <w:rPr>
            <w:lang w:val="en-US"/>
          </w:rPr>
          <w:delText>propose</w:delText>
        </w:r>
        <w:r w:rsidR="00F43855" w:rsidRPr="00165B87" w:rsidDel="00165B87">
          <w:rPr>
            <w:lang w:val="en-US"/>
          </w:rPr>
          <w:delText>d</w:delText>
        </w:r>
        <w:r w:rsidR="008A681C" w:rsidRPr="00165B87" w:rsidDel="00165B87">
          <w:rPr>
            <w:lang w:val="en-US"/>
          </w:rPr>
          <w:delText xml:space="preserve"> the inclusion of an additional heat exchanger, in the retentate stream and, then we evaluated </w:delText>
        </w:r>
        <w:r w:rsidR="004B0906" w:rsidRPr="00165B87" w:rsidDel="00165B87">
          <w:rPr>
            <w:lang w:val="en-US"/>
          </w:rPr>
          <w:delText xml:space="preserve">six modes of operation of the </w:delText>
        </w:r>
        <w:r w:rsidR="00B7657A" w:rsidRPr="00165B87" w:rsidDel="00165B87">
          <w:rPr>
            <w:lang w:val="en-US"/>
          </w:rPr>
          <w:delText xml:space="preserve">simulated </w:delText>
        </w:r>
        <w:r w:rsidR="004B0906" w:rsidRPr="00165B87" w:rsidDel="00165B87">
          <w:rPr>
            <w:lang w:val="en-US"/>
          </w:rPr>
          <w:delText>desalination unit (batch, semi-batch, volume-control, salinity-control, continuous and steady-state)</w:delText>
        </w:r>
        <w:r w:rsidR="008A681C" w:rsidRPr="00165B87" w:rsidDel="00165B87">
          <w:rPr>
            <w:lang w:val="en-US"/>
          </w:rPr>
          <w:delText xml:space="preserve">. </w:delText>
        </w:r>
      </w:del>
      <w:r w:rsidR="00B377DB" w:rsidRPr="00165B87">
        <w:rPr>
          <w:lang w:val="en-US"/>
        </w:rPr>
        <w:t xml:space="preserve">The main </w:t>
      </w:r>
      <w:r w:rsidR="008A681C" w:rsidRPr="00165B87">
        <w:rPr>
          <w:lang w:val="en-US"/>
        </w:rPr>
        <w:t xml:space="preserve">goal </w:t>
      </w:r>
      <w:r w:rsidR="00B377DB" w:rsidRPr="00165B87">
        <w:rPr>
          <w:lang w:val="en-US"/>
        </w:rPr>
        <w:t xml:space="preserve">is to reveal </w:t>
      </w:r>
      <w:r w:rsidR="008A681C" w:rsidRPr="00165B87">
        <w:rPr>
          <w:lang w:val="en-US"/>
        </w:rPr>
        <w:t xml:space="preserve">DCMD desalination configurations </w:t>
      </w:r>
      <w:r w:rsidR="00B377DB" w:rsidRPr="00165B87">
        <w:rPr>
          <w:lang w:val="en-US"/>
        </w:rPr>
        <w:t xml:space="preserve">that present the best </w:t>
      </w:r>
      <w:r w:rsidR="008A681C" w:rsidRPr="00165B87">
        <w:rPr>
          <w:lang w:val="en-US"/>
        </w:rPr>
        <w:t xml:space="preserve">compromise between maximum </w:t>
      </w:r>
      <w:r w:rsidR="00B377DB" w:rsidRPr="00165B87">
        <w:rPr>
          <w:lang w:val="en-US"/>
        </w:rPr>
        <w:t xml:space="preserve">energy efficiency </w:t>
      </w:r>
      <w:r w:rsidR="008A681C" w:rsidRPr="00165B87">
        <w:rPr>
          <w:lang w:val="en-US"/>
        </w:rPr>
        <w:t xml:space="preserve">and minimum </w:t>
      </w:r>
      <w:r w:rsidR="00B377DB" w:rsidRPr="00165B87">
        <w:rPr>
          <w:lang w:val="en-US"/>
        </w:rPr>
        <w:t>use of brackish water from well</w:t>
      </w:r>
      <w:r w:rsidR="00F36024" w:rsidRPr="00165B87">
        <w:rPr>
          <w:lang w:val="en-US"/>
        </w:rPr>
        <w:t>s</w:t>
      </w:r>
      <w:r w:rsidR="00B377DB" w:rsidRPr="00165B87">
        <w:rPr>
          <w:lang w:val="en-US"/>
        </w:rPr>
        <w:t>, mainly fo</w:t>
      </w:r>
      <w:ins w:id="33" w:author="Kleber Marques Lisboa" w:date="2023-10-24T09:45:00Z">
        <w:r w:rsidR="0067512D">
          <w:rPr>
            <w:lang w:val="en-US"/>
          </w:rPr>
          <w:t xml:space="preserve">cusing on applications in sites under </w:t>
        </w:r>
      </w:ins>
      <w:del w:id="34" w:author="Kleber Marques Lisboa" w:date="2023-10-24T09:45:00Z">
        <w:r w:rsidR="00B377DB" w:rsidRPr="00165B87" w:rsidDel="0067512D">
          <w:rPr>
            <w:lang w:val="en-US"/>
          </w:rPr>
          <w:delText xml:space="preserve">r those with </w:delText>
        </w:r>
      </w:del>
      <w:r w:rsidR="00B377DB" w:rsidRPr="00165B87">
        <w:rPr>
          <w:lang w:val="en-US"/>
        </w:rPr>
        <w:t xml:space="preserve">hydrological stress, like </w:t>
      </w:r>
      <w:del w:id="35" w:author="Kleber Marques Lisboa" w:date="2023-10-24T09:46:00Z">
        <w:r w:rsidR="00B377DB" w:rsidRPr="00165B87" w:rsidDel="0067512D">
          <w:rPr>
            <w:lang w:val="en-US"/>
          </w:rPr>
          <w:delText xml:space="preserve">the vast majority of the wells </w:delText>
        </w:r>
        <w:r w:rsidR="00F36024" w:rsidRPr="00165B87" w:rsidDel="0067512D">
          <w:rPr>
            <w:lang w:val="en-US"/>
          </w:rPr>
          <w:delText xml:space="preserve">found </w:delText>
        </w:r>
      </w:del>
      <w:r w:rsidR="00F36024" w:rsidRPr="00165B87">
        <w:rPr>
          <w:lang w:val="en-US"/>
        </w:rPr>
        <w:t>in</w:t>
      </w:r>
      <w:r w:rsidR="00B377DB" w:rsidRPr="00165B87">
        <w:rPr>
          <w:lang w:val="en-US"/>
        </w:rPr>
        <w:t xml:space="preserve"> the semi-arid Brazilian northeastern</w:t>
      </w:r>
      <w:r w:rsidR="00F36024" w:rsidRPr="00165B87">
        <w:rPr>
          <w:lang w:val="en-US"/>
        </w:rPr>
        <w:t xml:space="preserve"> region</w:t>
      </w:r>
      <w:r w:rsidR="00B377DB" w:rsidRPr="00165B87">
        <w:rPr>
          <w:lang w:val="en-US"/>
        </w:rPr>
        <w:t xml:space="preserve">. </w:t>
      </w:r>
      <w:commentRangeStart w:id="36"/>
      <w:r w:rsidR="00ED7482" w:rsidRPr="00165B87">
        <w:rPr>
          <w:lang w:val="en-US"/>
        </w:rPr>
        <w:t xml:space="preserve">The obtained results indicate that </w:t>
      </w:r>
      <w:r w:rsidR="003520C6" w:rsidRPr="00165B87">
        <w:rPr>
          <w:lang w:val="en-US"/>
        </w:rPr>
        <w:t xml:space="preserve">using </w:t>
      </w:r>
      <w:r w:rsidR="00B7657A" w:rsidRPr="00165B87">
        <w:rPr>
          <w:lang w:val="en-US"/>
        </w:rPr>
        <w:t>an</w:t>
      </w:r>
      <w:r w:rsidR="003520C6" w:rsidRPr="00165B87">
        <w:rPr>
          <w:lang w:val="en-US"/>
        </w:rPr>
        <w:t xml:space="preserve"> additional heat exchanger </w:t>
      </w:r>
      <w:r w:rsidR="00B7657A" w:rsidRPr="00165B87">
        <w:rPr>
          <w:lang w:val="en-US"/>
        </w:rPr>
        <w:t xml:space="preserve">for heat regeneration, combined with recirculation of the retentate stream, enhances </w:t>
      </w:r>
      <w:r w:rsidR="003520C6" w:rsidRPr="00165B87">
        <w:rPr>
          <w:lang w:val="en-US"/>
        </w:rPr>
        <w:t xml:space="preserve">the system efficiency compared to </w:t>
      </w:r>
      <w:ins w:id="37" w:author="Kleber Marques Lisboa" w:date="2023-10-24T09:46:00Z">
        <w:r w:rsidR="0067512D">
          <w:rPr>
            <w:lang w:val="en-US"/>
          </w:rPr>
          <w:t xml:space="preserve">a </w:t>
        </w:r>
      </w:ins>
      <w:r w:rsidR="00B7657A" w:rsidRPr="00165B87">
        <w:rPr>
          <w:lang w:val="en-US"/>
        </w:rPr>
        <w:t xml:space="preserve">scenario that </w:t>
      </w:r>
      <w:r w:rsidR="003520C6" w:rsidRPr="00165B87">
        <w:rPr>
          <w:lang w:val="en-US"/>
        </w:rPr>
        <w:t>us</w:t>
      </w:r>
      <w:r w:rsidR="00B7657A" w:rsidRPr="00165B87">
        <w:rPr>
          <w:lang w:val="en-US"/>
        </w:rPr>
        <w:t>es</w:t>
      </w:r>
      <w:r w:rsidR="00ED7482" w:rsidRPr="00165B87">
        <w:rPr>
          <w:lang w:val="en-US"/>
        </w:rPr>
        <w:t xml:space="preserve"> only the distillate heat recovery. Additionally, </w:t>
      </w:r>
      <w:r w:rsidR="00B7657A" w:rsidRPr="00165B87">
        <w:rPr>
          <w:lang w:val="en-US"/>
        </w:rPr>
        <w:t xml:space="preserve">the results also showed that </w:t>
      </w:r>
      <w:r w:rsidR="00AD3616" w:rsidRPr="00165B87">
        <w:rPr>
          <w:lang w:val="en-US"/>
        </w:rPr>
        <w:t xml:space="preserve">if the </w:t>
      </w:r>
      <w:r w:rsidR="00B7657A" w:rsidRPr="00165B87">
        <w:rPr>
          <w:lang w:val="en-US"/>
        </w:rPr>
        <w:t xml:space="preserve">main interest </w:t>
      </w:r>
      <w:r w:rsidR="00AD3616" w:rsidRPr="00165B87">
        <w:rPr>
          <w:lang w:val="en-US"/>
        </w:rPr>
        <w:t xml:space="preserve">is </w:t>
      </w:r>
      <w:r w:rsidR="00B7657A" w:rsidRPr="00165B87">
        <w:rPr>
          <w:lang w:val="en-US"/>
        </w:rPr>
        <w:t>in</w:t>
      </w:r>
      <w:r w:rsidR="00AD3616" w:rsidRPr="00165B87">
        <w:rPr>
          <w:lang w:val="en-US"/>
        </w:rPr>
        <w:t xml:space="preserve"> obtain</w:t>
      </w:r>
      <w:r w:rsidR="00B7657A" w:rsidRPr="00165B87">
        <w:rPr>
          <w:lang w:val="en-US"/>
        </w:rPr>
        <w:t>ing</w:t>
      </w:r>
      <w:r w:rsidR="00AD3616" w:rsidRPr="00165B87">
        <w:rPr>
          <w:lang w:val="en-US"/>
        </w:rPr>
        <w:t xml:space="preserve"> </w:t>
      </w:r>
      <w:r w:rsidR="00A03405" w:rsidRPr="00165B87">
        <w:rPr>
          <w:lang w:val="en-US"/>
        </w:rPr>
        <w:t>high recovery ratios</w:t>
      </w:r>
      <w:r w:rsidR="00B7657A" w:rsidRPr="00165B87">
        <w:rPr>
          <w:lang w:val="en-US"/>
        </w:rPr>
        <w:t xml:space="preserve"> (high </w:t>
      </w:r>
      <w:r w:rsidR="005D20D7" w:rsidRPr="00165B87">
        <w:rPr>
          <w:lang w:val="en-US"/>
        </w:rPr>
        <w:t xml:space="preserve">volume of </w:t>
      </w:r>
      <w:r w:rsidR="00B7657A" w:rsidRPr="00165B87">
        <w:rPr>
          <w:lang w:val="en-US"/>
        </w:rPr>
        <w:t xml:space="preserve">produced distillate water per </w:t>
      </w:r>
      <w:r w:rsidR="005D20D7" w:rsidRPr="00165B87">
        <w:rPr>
          <w:lang w:val="en-US"/>
        </w:rPr>
        <w:t>volume of brackish water)</w:t>
      </w:r>
      <w:r w:rsidR="00ED7482" w:rsidRPr="00165B87">
        <w:rPr>
          <w:lang w:val="en-US"/>
        </w:rPr>
        <w:t xml:space="preserve">, </w:t>
      </w:r>
      <w:r w:rsidR="00AB08C9" w:rsidRPr="00165B87">
        <w:rPr>
          <w:lang w:val="en-US"/>
        </w:rPr>
        <w:t>the recirculating semi-batch and volume-controlling operating modes are the best alternatives to produce distillated water</w:t>
      </w:r>
      <w:r w:rsidR="00A03405" w:rsidRPr="00165B87">
        <w:rPr>
          <w:lang w:val="en-US"/>
        </w:rPr>
        <w:t xml:space="preserve">. However, if the </w:t>
      </w:r>
      <w:r w:rsidR="00B7657A" w:rsidRPr="00165B87">
        <w:rPr>
          <w:lang w:val="en-US"/>
        </w:rPr>
        <w:t xml:space="preserve">interest </w:t>
      </w:r>
      <w:r w:rsidR="00A03405" w:rsidRPr="00165B87">
        <w:rPr>
          <w:lang w:val="en-US"/>
        </w:rPr>
        <w:t>is to minimize the thermal energy cost</w:t>
      </w:r>
      <w:r w:rsidR="00AB08C9" w:rsidRPr="00165B87">
        <w:rPr>
          <w:lang w:val="en-US"/>
        </w:rPr>
        <w:t xml:space="preserve">, </w:t>
      </w:r>
      <w:r w:rsidR="00A03405" w:rsidRPr="00165B87">
        <w:rPr>
          <w:lang w:val="en-US"/>
        </w:rPr>
        <w:t>the best option is the batch operating mode.</w:t>
      </w:r>
      <w:commentRangeEnd w:id="36"/>
      <w:r w:rsidR="0067512D" w:rsidRPr="00165B87">
        <w:rPr>
          <w:rStyle w:val="Refdecomentrio"/>
          <w:sz w:val="24"/>
          <w:szCs w:val="24"/>
          <w:lang w:val="en-US"/>
        </w:rPr>
        <w:commentReference w:id="36"/>
      </w:r>
      <w:del w:id="38" w:author="Kleber Marques Lisboa" w:date="2023-10-24T09:47:00Z">
        <w:r w:rsidR="00A03405" w:rsidRPr="00165B87" w:rsidDel="0067512D">
          <w:rPr>
            <w:lang w:val="en-US"/>
          </w:rPr>
          <w:delText xml:space="preserve"> </w:delText>
        </w:r>
        <w:commentRangeStart w:id="39"/>
        <w:r w:rsidR="00B84D1E" w:rsidRPr="00165B87" w:rsidDel="0067512D">
          <w:rPr>
            <w:lang w:val="en-US"/>
          </w:rPr>
          <w:delText>It is worth noting</w:delText>
        </w:r>
        <w:r w:rsidR="00A03405" w:rsidRPr="00165B87" w:rsidDel="0067512D">
          <w:rPr>
            <w:lang w:val="en-US"/>
          </w:rPr>
          <w:delText xml:space="preserve">, however, </w:delText>
        </w:r>
        <w:r w:rsidR="00B84D1E" w:rsidRPr="00165B87" w:rsidDel="0067512D">
          <w:rPr>
            <w:lang w:val="en-US"/>
          </w:rPr>
          <w:delText xml:space="preserve">that the </w:delText>
        </w:r>
        <w:r w:rsidR="00E414A5" w:rsidRPr="00165B87" w:rsidDel="0067512D">
          <w:rPr>
            <w:lang w:val="en-US"/>
          </w:rPr>
          <w:delText xml:space="preserve">final decision </w:delText>
        </w:r>
        <w:r w:rsidR="00B84D1E" w:rsidRPr="00165B87" w:rsidDel="0067512D">
          <w:rPr>
            <w:lang w:val="en-US"/>
          </w:rPr>
          <w:delText xml:space="preserve">mut </w:delText>
        </w:r>
        <w:r w:rsidR="00A03405" w:rsidRPr="00165B87" w:rsidDel="0067512D">
          <w:rPr>
            <w:lang w:val="en-US"/>
          </w:rPr>
          <w:delText>be supported on environment and thermo-economic analysis</w:delText>
        </w:r>
        <w:r w:rsidR="005D20D7" w:rsidRPr="00165B87" w:rsidDel="0067512D">
          <w:rPr>
            <w:lang w:val="en-US"/>
          </w:rPr>
          <w:delText>.</w:delText>
        </w:r>
      </w:del>
      <w:commentRangeEnd w:id="39"/>
      <w:r w:rsidR="0067512D" w:rsidRPr="00165B87">
        <w:rPr>
          <w:rStyle w:val="Refdecomentrio"/>
          <w:sz w:val="24"/>
          <w:szCs w:val="24"/>
          <w:lang w:val="en-US"/>
        </w:rPr>
        <w:commentReference w:id="39"/>
      </w:r>
    </w:p>
    <w:p w14:paraId="04FCAED7" w14:textId="77777777" w:rsidR="008B5A3D" w:rsidRPr="00A03405" w:rsidRDefault="008B5A3D">
      <w:pPr>
        <w:spacing w:after="0"/>
        <w:ind w:firstLine="0"/>
        <w:rPr>
          <w:lang w:val="en-US"/>
        </w:rPr>
        <w:pPrChange w:id="40" w:author="Kleber Marques Lisboa" w:date="2023-10-24T09:41:00Z">
          <w:pPr>
            <w:spacing w:after="0" w:line="240" w:lineRule="auto"/>
          </w:pPr>
        </w:pPrChange>
      </w:pPr>
    </w:p>
    <w:p w14:paraId="6CCC3343" w14:textId="56EF3AF7" w:rsidR="00ED7482" w:rsidRDefault="00ED7482" w:rsidP="00165B87">
      <w:pPr>
        <w:ind w:firstLine="0"/>
        <w:rPr>
          <w:ins w:id="41" w:author="Kleber Marques Lisboa" w:date="2023-10-24T09:41:00Z"/>
          <w:lang w:val="en-US"/>
        </w:rPr>
      </w:pPr>
      <w:r w:rsidRPr="00A03405">
        <w:rPr>
          <w:rFonts w:eastAsia="Arial"/>
          <w:b/>
          <w:lang w:val="en-US"/>
        </w:rPr>
        <w:t>Keywords:</w:t>
      </w:r>
      <w:r w:rsidRPr="00A03405">
        <w:rPr>
          <w:rFonts w:eastAsia="Arial"/>
          <w:i/>
          <w:lang w:val="en-US"/>
        </w:rPr>
        <w:t xml:space="preserve"> </w:t>
      </w:r>
      <w:r w:rsidRPr="00A03405">
        <w:rPr>
          <w:lang w:val="en-US"/>
        </w:rPr>
        <w:t>Desalination, DCMD system, heat recovery, retentate recirculation, energy efficiency.</w:t>
      </w:r>
    </w:p>
    <w:p w14:paraId="66B61211" w14:textId="1FBA8C48" w:rsidR="00165B87" w:rsidRDefault="00165B87">
      <w:pPr>
        <w:spacing w:after="0" w:line="240" w:lineRule="auto"/>
        <w:ind w:firstLine="0"/>
        <w:jc w:val="left"/>
        <w:rPr>
          <w:ins w:id="42" w:author="Kleber Marques Lisboa" w:date="2023-10-24T09:41:00Z"/>
          <w:lang w:val="en-US"/>
        </w:rPr>
      </w:pPr>
      <w:ins w:id="43" w:author="Kleber Marques Lisboa" w:date="2023-10-24T09:41:00Z">
        <w:r>
          <w:rPr>
            <w:lang w:val="en-US"/>
          </w:rPr>
          <w:br w:type="page"/>
        </w:r>
      </w:ins>
    </w:p>
    <w:p w14:paraId="52A47607" w14:textId="37FB71C7" w:rsidR="00165B87" w:rsidRPr="00A03405" w:rsidDel="00165B87" w:rsidRDefault="00165B87" w:rsidP="00165B87">
      <w:pPr>
        <w:ind w:firstLine="0"/>
        <w:rPr>
          <w:del w:id="44" w:author="Kleber Marques Lisboa" w:date="2023-10-24T09:42:00Z"/>
          <w:lang w:val="en-US"/>
        </w:rPr>
      </w:pPr>
    </w:p>
    <w:p w14:paraId="15B524E1" w14:textId="5A71B8FD" w:rsidR="00187464" w:rsidRDefault="00187464" w:rsidP="00165B87">
      <w:pPr>
        <w:ind w:firstLine="0"/>
        <w:rPr>
          <w:b/>
          <w:bCs/>
          <w:lang w:val="en-US"/>
        </w:rPr>
      </w:pPr>
      <w:r w:rsidRPr="00187464">
        <w:rPr>
          <w:b/>
          <w:bCs/>
          <w:lang w:val="en-US"/>
        </w:rPr>
        <w:t>Nomenclature</w:t>
      </w:r>
    </w:p>
    <w:p w14:paraId="2899AD82" w14:textId="3038063F" w:rsidR="00571844" w:rsidRPr="002B0EAB" w:rsidRDefault="00571844">
      <w:pPr>
        <w:tabs>
          <w:tab w:val="left" w:pos="1276"/>
        </w:tabs>
        <w:spacing w:after="0"/>
        <w:ind w:firstLine="0"/>
        <w:rPr>
          <w:sz w:val="22"/>
          <w:szCs w:val="22"/>
          <w:lang w:val="en-US"/>
        </w:rPr>
        <w:pPrChange w:id="45" w:author="Kleber Marques Lisboa" w:date="2023-10-24T09:41:00Z">
          <w:pPr>
            <w:tabs>
              <w:tab w:val="left" w:pos="1276"/>
            </w:tabs>
            <w:spacing w:after="0" w:line="240" w:lineRule="auto"/>
            <w:ind w:firstLine="0"/>
          </w:pPr>
        </w:pPrChange>
      </w:pPr>
      <m:oMath>
        <m:r>
          <w:rPr>
            <w:rFonts w:ascii="Cambria Math" w:hAnsi="Cambria Math"/>
            <w:sz w:val="22"/>
            <w:szCs w:val="22"/>
            <w:lang w:val="en-US"/>
          </w:rPr>
          <m:t>a</m:t>
        </m:r>
      </m:oMath>
      <w:r w:rsidRPr="002B0EAB">
        <w:rPr>
          <w:sz w:val="22"/>
          <w:szCs w:val="22"/>
          <w:lang w:val="en-US"/>
        </w:rPr>
        <w:tab/>
      </w:r>
      <w:r>
        <w:rPr>
          <w:sz w:val="22"/>
          <w:szCs w:val="22"/>
          <w:lang w:val="en-US"/>
        </w:rPr>
        <w:t>Specific surface area</w:t>
      </w:r>
    </w:p>
    <w:p w14:paraId="603019E5" w14:textId="73218ACD" w:rsidR="002B0EAB" w:rsidRPr="002B0EAB" w:rsidRDefault="00000000">
      <w:pPr>
        <w:tabs>
          <w:tab w:val="left" w:pos="1276"/>
        </w:tabs>
        <w:spacing w:after="0"/>
        <w:ind w:firstLine="0"/>
        <w:rPr>
          <w:sz w:val="22"/>
          <w:szCs w:val="22"/>
          <w:lang w:val="en-US"/>
        </w:rPr>
        <w:pPrChange w:id="46" w:author="Kleber Marques Lisboa" w:date="2023-10-24T09:41:00Z">
          <w:pPr>
            <w:tabs>
              <w:tab w:val="left" w:pos="1276"/>
            </w:tabs>
            <w:spacing w:after="0" w:line="240" w:lineRule="auto"/>
            <w:ind w:firstLine="0"/>
          </w:pPr>
        </w:pPrChange>
      </w:pPr>
      <m:oMath>
        <m:sSub>
          <m:sSubPr>
            <m:ctrlPr>
              <w:rPr>
                <w:rFonts w:ascii="Cambria Math" w:hAnsi="Cambria Math"/>
                <w:i/>
                <w:sz w:val="22"/>
                <w:szCs w:val="22"/>
                <w:lang w:val="en-US"/>
              </w:rPr>
            </m:ctrlPr>
          </m:sSubPr>
          <m:e>
            <m:r>
              <w:rPr>
                <w:rFonts w:ascii="Cambria Math" w:hAnsi="Cambria Math"/>
                <w:sz w:val="22"/>
                <w:szCs w:val="22"/>
                <w:lang w:val="en-US"/>
              </w:rPr>
              <m:t>c</m:t>
            </m:r>
          </m:e>
          <m:sub>
            <m:r>
              <w:rPr>
                <w:rFonts w:ascii="Cambria Math" w:hAnsi="Cambria Math"/>
                <w:sz w:val="22"/>
                <w:szCs w:val="22"/>
                <w:lang w:val="en-US"/>
              </w:rPr>
              <m:t>p</m:t>
            </m:r>
          </m:sub>
        </m:sSub>
      </m:oMath>
      <w:r w:rsidR="002B0EAB" w:rsidRPr="002B0EAB">
        <w:rPr>
          <w:sz w:val="22"/>
          <w:szCs w:val="22"/>
          <w:lang w:val="en-US"/>
        </w:rPr>
        <w:tab/>
      </w:r>
      <w:r w:rsidR="00775B43">
        <w:rPr>
          <w:sz w:val="22"/>
          <w:szCs w:val="22"/>
          <w:lang w:val="en-US"/>
        </w:rPr>
        <w:t xml:space="preserve">Averaged </w:t>
      </w:r>
      <w:r w:rsidR="002B0EAB" w:rsidRPr="002B0EAB">
        <w:rPr>
          <w:sz w:val="22"/>
          <w:szCs w:val="22"/>
          <w:lang w:val="en-US"/>
        </w:rPr>
        <w:t>specific heat</w:t>
      </w:r>
      <w:r w:rsidR="00775B43">
        <w:rPr>
          <w:sz w:val="22"/>
          <w:szCs w:val="22"/>
          <w:lang w:val="en-US"/>
        </w:rPr>
        <w:t xml:space="preserve"> at constant p</w:t>
      </w:r>
      <w:r w:rsidR="00775B43" w:rsidRPr="002B0EAB">
        <w:rPr>
          <w:sz w:val="22"/>
          <w:szCs w:val="22"/>
          <w:lang w:val="en-US"/>
        </w:rPr>
        <w:t>ressure</w:t>
      </w:r>
    </w:p>
    <w:p w14:paraId="0EAD2640" w14:textId="77777777" w:rsidR="002B0EAB" w:rsidRPr="002B0EAB" w:rsidRDefault="002B0EAB">
      <w:pPr>
        <w:tabs>
          <w:tab w:val="left" w:pos="1276"/>
        </w:tabs>
        <w:spacing w:after="0"/>
        <w:ind w:firstLine="0"/>
        <w:rPr>
          <w:sz w:val="22"/>
          <w:szCs w:val="22"/>
          <w:lang w:val="en-US"/>
        </w:rPr>
        <w:pPrChange w:id="47" w:author="Kleber Marques Lisboa" w:date="2023-10-24T09:41:00Z">
          <w:pPr>
            <w:tabs>
              <w:tab w:val="left" w:pos="1276"/>
            </w:tabs>
            <w:spacing w:after="0" w:line="240" w:lineRule="auto"/>
            <w:ind w:firstLine="0"/>
          </w:pPr>
        </w:pPrChange>
      </w:pPr>
      <m:oMath>
        <m:r>
          <w:rPr>
            <w:rFonts w:ascii="Cambria Math" w:hAnsi="Cambria Math"/>
            <w:sz w:val="22"/>
            <w:szCs w:val="22"/>
            <w:lang w:val="en-US"/>
          </w:rPr>
          <m:t>C</m:t>
        </m:r>
      </m:oMath>
      <w:r w:rsidRPr="002B0EAB">
        <w:rPr>
          <w:sz w:val="22"/>
          <w:szCs w:val="22"/>
          <w:lang w:val="en-US"/>
        </w:rPr>
        <w:tab/>
        <w:t>Thermal capacity</w:t>
      </w:r>
    </w:p>
    <w:p w14:paraId="23A12611" w14:textId="77777777" w:rsidR="002B0EAB" w:rsidRPr="002B0EAB" w:rsidRDefault="002B0EAB">
      <w:pPr>
        <w:tabs>
          <w:tab w:val="left" w:pos="1276"/>
        </w:tabs>
        <w:spacing w:after="0"/>
        <w:ind w:firstLine="0"/>
        <w:rPr>
          <w:sz w:val="22"/>
          <w:szCs w:val="22"/>
          <w:lang w:val="en-US"/>
        </w:rPr>
        <w:pPrChange w:id="48" w:author="Kleber Marques Lisboa" w:date="2023-10-24T09:41:00Z">
          <w:pPr>
            <w:tabs>
              <w:tab w:val="left" w:pos="1276"/>
            </w:tabs>
            <w:spacing w:after="0" w:line="240" w:lineRule="auto"/>
            <w:ind w:firstLine="0"/>
          </w:pPr>
        </w:pPrChange>
      </w:pPr>
      <m:oMath>
        <m:r>
          <w:rPr>
            <w:rFonts w:ascii="Cambria Math" w:hAnsi="Cambria Math"/>
            <w:sz w:val="22"/>
            <w:szCs w:val="22"/>
            <w:lang w:val="en-US"/>
          </w:rPr>
          <m:t>Cs</m:t>
        </m:r>
      </m:oMath>
      <w:r w:rsidRPr="002B0EAB">
        <w:rPr>
          <w:sz w:val="22"/>
          <w:szCs w:val="22"/>
          <w:lang w:val="en-US"/>
        </w:rPr>
        <w:tab/>
        <w:t>Salt concentration</w:t>
      </w:r>
    </w:p>
    <w:p w14:paraId="2E42D9BA" w14:textId="77777777" w:rsidR="002B0EAB" w:rsidRPr="002B0EAB" w:rsidRDefault="002B0EAB">
      <w:pPr>
        <w:tabs>
          <w:tab w:val="left" w:pos="1276"/>
        </w:tabs>
        <w:spacing w:after="0"/>
        <w:ind w:firstLine="0"/>
        <w:rPr>
          <w:sz w:val="22"/>
          <w:szCs w:val="22"/>
          <w:lang w:val="en-US"/>
        </w:rPr>
        <w:pPrChange w:id="49" w:author="Kleber Marques Lisboa" w:date="2023-10-24T09:41:00Z">
          <w:pPr>
            <w:tabs>
              <w:tab w:val="left" w:pos="1276"/>
            </w:tabs>
            <w:spacing w:after="0" w:line="240" w:lineRule="auto"/>
            <w:ind w:firstLine="0"/>
          </w:pPr>
        </w:pPrChange>
      </w:pPr>
      <m:oMath>
        <m:r>
          <w:rPr>
            <w:rFonts w:ascii="Cambria Math" w:hAnsi="Cambria Math"/>
            <w:sz w:val="22"/>
            <w:szCs w:val="22"/>
            <w:lang w:val="en-US"/>
          </w:rPr>
          <m:t>d</m:t>
        </m:r>
      </m:oMath>
      <w:r w:rsidRPr="002B0EAB">
        <w:rPr>
          <w:sz w:val="22"/>
          <w:szCs w:val="22"/>
          <w:lang w:val="en-US"/>
        </w:rPr>
        <w:tab/>
        <w:t>Diameter</w:t>
      </w:r>
    </w:p>
    <w:p w14:paraId="783E1238" w14:textId="77777777" w:rsidR="002B0EAB" w:rsidRPr="002B0EAB" w:rsidRDefault="002B0EAB">
      <w:pPr>
        <w:tabs>
          <w:tab w:val="left" w:pos="1276"/>
        </w:tabs>
        <w:spacing w:after="0"/>
        <w:ind w:firstLine="0"/>
        <w:rPr>
          <w:sz w:val="22"/>
          <w:szCs w:val="22"/>
          <w:lang w:val="en-US"/>
        </w:rPr>
        <w:pPrChange w:id="50" w:author="Kleber Marques Lisboa" w:date="2023-10-24T09:41:00Z">
          <w:pPr>
            <w:tabs>
              <w:tab w:val="left" w:pos="1276"/>
            </w:tabs>
            <w:spacing w:after="0" w:line="240" w:lineRule="auto"/>
            <w:ind w:firstLine="0"/>
          </w:pPr>
        </w:pPrChange>
      </w:pPr>
      <m:oMath>
        <m:r>
          <w:rPr>
            <w:rFonts w:ascii="Cambria Math" w:hAnsi="Cambria Math"/>
            <w:sz w:val="22"/>
            <w:szCs w:val="22"/>
            <w:lang w:val="en-US"/>
          </w:rPr>
          <m:t>D</m:t>
        </m:r>
      </m:oMath>
      <w:r w:rsidRPr="002B0EAB">
        <w:rPr>
          <w:sz w:val="22"/>
          <w:szCs w:val="22"/>
          <w:lang w:val="en-US"/>
        </w:rPr>
        <w:tab/>
        <w:t>Diffusivity/Diffusion coefficient</w:t>
      </w:r>
    </w:p>
    <w:p w14:paraId="5D46FFCB" w14:textId="77777777" w:rsidR="002B0EAB" w:rsidRPr="002B0EAB" w:rsidRDefault="002B0EAB">
      <w:pPr>
        <w:tabs>
          <w:tab w:val="left" w:pos="1276"/>
        </w:tabs>
        <w:spacing w:after="0"/>
        <w:ind w:firstLine="0"/>
        <w:rPr>
          <w:sz w:val="22"/>
          <w:szCs w:val="22"/>
          <w:lang w:val="en-US"/>
        </w:rPr>
        <w:pPrChange w:id="51" w:author="Kleber Marques Lisboa" w:date="2023-10-24T09:41:00Z">
          <w:pPr>
            <w:tabs>
              <w:tab w:val="left" w:pos="1276"/>
            </w:tabs>
            <w:spacing w:after="0" w:line="240" w:lineRule="auto"/>
            <w:ind w:firstLine="0"/>
          </w:pPr>
        </w:pPrChange>
      </w:pPr>
      <m:oMath>
        <m:r>
          <w:rPr>
            <w:rFonts w:ascii="Cambria Math" w:hAnsi="Cambria Math"/>
            <w:sz w:val="22"/>
            <w:szCs w:val="22"/>
            <w:lang w:val="en-US"/>
          </w:rPr>
          <m:t>f</m:t>
        </m:r>
      </m:oMath>
      <w:r w:rsidRPr="002B0EAB">
        <w:rPr>
          <w:sz w:val="22"/>
          <w:szCs w:val="22"/>
          <w:lang w:val="en-US"/>
        </w:rPr>
        <w:tab/>
        <w:t>Friction factor</w:t>
      </w:r>
    </w:p>
    <w:p w14:paraId="4F0777E2" w14:textId="77777777" w:rsidR="002B0EAB" w:rsidRPr="002B0EAB" w:rsidRDefault="002B0EAB">
      <w:pPr>
        <w:tabs>
          <w:tab w:val="left" w:pos="1276"/>
        </w:tabs>
        <w:spacing w:after="0"/>
        <w:ind w:firstLine="0"/>
        <w:rPr>
          <w:sz w:val="22"/>
          <w:szCs w:val="22"/>
          <w:lang w:val="en-US"/>
        </w:rPr>
        <w:pPrChange w:id="52" w:author="Kleber Marques Lisboa" w:date="2023-10-24T09:41:00Z">
          <w:pPr>
            <w:tabs>
              <w:tab w:val="left" w:pos="1276"/>
            </w:tabs>
            <w:spacing w:after="0" w:line="240" w:lineRule="auto"/>
            <w:ind w:firstLine="0"/>
          </w:pPr>
        </w:pPrChange>
      </w:pPr>
      <m:oMath>
        <m:r>
          <w:rPr>
            <w:rFonts w:ascii="Cambria Math" w:hAnsi="Cambria Math"/>
            <w:sz w:val="22"/>
            <w:szCs w:val="22"/>
            <w:lang w:val="en-US"/>
          </w:rPr>
          <m:t>h</m:t>
        </m:r>
      </m:oMath>
      <w:r w:rsidRPr="002B0EAB">
        <w:rPr>
          <w:sz w:val="22"/>
          <w:szCs w:val="22"/>
          <w:lang w:val="en-US"/>
        </w:rPr>
        <w:tab/>
        <w:t>Convective heat transfer coefficient</w:t>
      </w:r>
    </w:p>
    <w:p w14:paraId="44356243" w14:textId="6C8F073E" w:rsidR="002B0EAB" w:rsidRPr="002B0EAB" w:rsidRDefault="00000000">
      <w:pPr>
        <w:tabs>
          <w:tab w:val="left" w:pos="1276"/>
        </w:tabs>
        <w:spacing w:after="0"/>
        <w:ind w:firstLine="0"/>
        <w:rPr>
          <w:sz w:val="22"/>
          <w:szCs w:val="22"/>
          <w:lang w:val="en-US"/>
        </w:rPr>
        <w:pPrChange w:id="53" w:author="Kleber Marques Lisboa" w:date="2023-10-24T09:41:00Z">
          <w:pPr>
            <w:tabs>
              <w:tab w:val="left" w:pos="1276"/>
            </w:tabs>
            <w:spacing w:after="0" w:line="240" w:lineRule="auto"/>
            <w:ind w:firstLine="0"/>
          </w:pPr>
        </w:pPrChange>
      </w:pPr>
      <m:oMath>
        <m:sSub>
          <m:sSubPr>
            <m:ctrlPr>
              <w:rPr>
                <w:rFonts w:ascii="Cambria Math" w:hAnsi="Cambria Math"/>
                <w:i/>
                <w:sz w:val="22"/>
                <w:szCs w:val="22"/>
                <w:lang w:val="en-US"/>
              </w:rPr>
            </m:ctrlPr>
          </m:sSubPr>
          <m:e>
            <m:r>
              <w:rPr>
                <w:rFonts w:ascii="Cambria Math" w:hAnsi="Cambria Math"/>
                <w:sz w:val="22"/>
                <w:szCs w:val="22"/>
                <w:lang w:val="en-US"/>
              </w:rPr>
              <m:t>h</m:t>
            </m:r>
          </m:e>
          <m:sub>
            <m:r>
              <w:rPr>
                <w:rFonts w:ascii="Cambria Math" w:hAnsi="Cambria Math"/>
                <w:sz w:val="22"/>
                <w:szCs w:val="22"/>
                <w:lang w:val="en-US"/>
              </w:rPr>
              <m:t>fg</m:t>
            </m:r>
          </m:sub>
        </m:sSub>
      </m:oMath>
      <w:r w:rsidR="002B0EAB" w:rsidRPr="002B0EAB">
        <w:rPr>
          <w:sz w:val="22"/>
          <w:szCs w:val="22"/>
          <w:lang w:val="en-US"/>
        </w:rPr>
        <w:tab/>
        <w:t>Enthalpy/heat of vaporization</w:t>
      </w:r>
    </w:p>
    <w:p w14:paraId="305E5982" w14:textId="77777777" w:rsidR="002B0EAB" w:rsidRPr="002B0EAB" w:rsidRDefault="00000000">
      <w:pPr>
        <w:tabs>
          <w:tab w:val="left" w:pos="1276"/>
        </w:tabs>
        <w:spacing w:after="0"/>
        <w:ind w:firstLine="0"/>
        <w:rPr>
          <w:sz w:val="22"/>
          <w:szCs w:val="22"/>
          <w:lang w:val="en-US"/>
        </w:rPr>
        <w:pPrChange w:id="54" w:author="Kleber Marques Lisboa" w:date="2023-10-24T09:41:00Z">
          <w:pPr>
            <w:tabs>
              <w:tab w:val="left" w:pos="1276"/>
            </w:tabs>
            <w:spacing w:after="0" w:line="240" w:lineRule="auto"/>
            <w:ind w:firstLine="0"/>
          </w:pPr>
        </w:pPrChange>
      </w:pPr>
      <m:oMath>
        <m:sSub>
          <m:sSubPr>
            <m:ctrlPr>
              <w:rPr>
                <w:rFonts w:ascii="Cambria Math" w:hAnsi="Cambria Math"/>
                <w:i/>
                <w:sz w:val="22"/>
                <w:szCs w:val="22"/>
                <w:lang w:val="en-US"/>
              </w:rPr>
            </m:ctrlPr>
          </m:sSubPr>
          <m:e>
            <m:r>
              <w:rPr>
                <w:rFonts w:ascii="Cambria Math" w:hAnsi="Cambria Math"/>
                <w:sz w:val="22"/>
                <w:szCs w:val="22"/>
                <w:lang w:val="en-US"/>
              </w:rPr>
              <m:t>j</m:t>
            </m:r>
          </m:e>
          <m:sub>
            <m:r>
              <w:rPr>
                <w:rFonts w:ascii="Cambria Math" w:hAnsi="Cambria Math"/>
                <w:sz w:val="22"/>
                <w:szCs w:val="22"/>
                <w:lang w:val="en-US"/>
              </w:rPr>
              <m:t>wl</m:t>
            </m:r>
          </m:sub>
        </m:sSub>
      </m:oMath>
      <w:r w:rsidR="002B0EAB" w:rsidRPr="002B0EAB">
        <w:rPr>
          <w:sz w:val="22"/>
          <w:szCs w:val="22"/>
          <w:lang w:val="en-US"/>
        </w:rPr>
        <w:tab/>
        <w:t>Distillate flow rate</w:t>
      </w:r>
    </w:p>
    <w:p w14:paraId="4B41949E" w14:textId="77777777" w:rsidR="002B0EAB" w:rsidRPr="002B0EAB" w:rsidRDefault="002B0EAB">
      <w:pPr>
        <w:tabs>
          <w:tab w:val="left" w:pos="1276"/>
        </w:tabs>
        <w:spacing w:after="0"/>
        <w:ind w:firstLine="0"/>
        <w:rPr>
          <w:sz w:val="22"/>
          <w:szCs w:val="22"/>
          <w:lang w:val="en-US"/>
        </w:rPr>
        <w:pPrChange w:id="55" w:author="Kleber Marques Lisboa" w:date="2023-10-24T09:41:00Z">
          <w:pPr>
            <w:tabs>
              <w:tab w:val="left" w:pos="1276"/>
            </w:tabs>
            <w:spacing w:after="0" w:line="240" w:lineRule="auto"/>
            <w:ind w:firstLine="0"/>
          </w:pPr>
        </w:pPrChange>
      </w:pPr>
      <m:oMath>
        <m:r>
          <w:rPr>
            <w:rFonts w:ascii="Cambria Math" w:hAnsi="Cambria Math"/>
            <w:sz w:val="22"/>
            <w:szCs w:val="22"/>
            <w:lang w:val="en-US"/>
          </w:rPr>
          <m:t>k</m:t>
        </m:r>
      </m:oMath>
      <w:r w:rsidRPr="002B0EAB">
        <w:rPr>
          <w:sz w:val="22"/>
          <w:szCs w:val="22"/>
          <w:lang w:val="en-US"/>
        </w:rPr>
        <w:tab/>
        <w:t>Thermal conductivity</w:t>
      </w:r>
    </w:p>
    <w:p w14:paraId="44DEA69E" w14:textId="77777777" w:rsidR="002B0EAB" w:rsidRDefault="002B0EAB">
      <w:pPr>
        <w:tabs>
          <w:tab w:val="left" w:pos="1276"/>
        </w:tabs>
        <w:spacing w:after="0"/>
        <w:ind w:firstLine="0"/>
        <w:rPr>
          <w:sz w:val="22"/>
          <w:szCs w:val="22"/>
          <w:lang w:val="en-US"/>
        </w:rPr>
        <w:pPrChange w:id="56" w:author="Kleber Marques Lisboa" w:date="2023-10-24T09:41:00Z">
          <w:pPr>
            <w:tabs>
              <w:tab w:val="left" w:pos="1276"/>
            </w:tabs>
            <w:spacing w:after="0" w:line="240" w:lineRule="auto"/>
            <w:ind w:firstLine="0"/>
          </w:pPr>
        </w:pPrChange>
      </w:pPr>
      <m:oMath>
        <m:r>
          <w:rPr>
            <w:rFonts w:ascii="Cambria Math" w:hAnsi="Cambria Math"/>
            <w:sz w:val="22"/>
            <w:szCs w:val="22"/>
            <w:lang w:val="en-US"/>
          </w:rPr>
          <m:t>L</m:t>
        </m:r>
      </m:oMath>
      <w:r w:rsidRPr="002B0EAB">
        <w:rPr>
          <w:sz w:val="22"/>
          <w:szCs w:val="22"/>
          <w:lang w:val="en-US"/>
        </w:rPr>
        <w:tab/>
        <w:t>Hollow-fiber module length</w:t>
      </w:r>
    </w:p>
    <w:p w14:paraId="61C439B7" w14:textId="59039122" w:rsidR="000239CF" w:rsidRDefault="000239CF">
      <w:pPr>
        <w:tabs>
          <w:tab w:val="left" w:pos="1276"/>
        </w:tabs>
        <w:spacing w:after="0"/>
        <w:ind w:firstLine="0"/>
        <w:rPr>
          <w:sz w:val="22"/>
          <w:szCs w:val="22"/>
          <w:lang w:val="en-US"/>
        </w:rPr>
        <w:pPrChange w:id="57" w:author="Kleber Marques Lisboa" w:date="2023-10-24T09:41:00Z">
          <w:pPr>
            <w:tabs>
              <w:tab w:val="left" w:pos="1276"/>
            </w:tabs>
            <w:spacing w:after="0" w:line="240" w:lineRule="auto"/>
            <w:ind w:firstLine="0"/>
          </w:pPr>
        </w:pPrChange>
      </w:pPr>
      <m:oMath>
        <m:r>
          <w:rPr>
            <w:rFonts w:ascii="Cambria Math" w:hAnsi="Cambria Math"/>
            <w:sz w:val="22"/>
            <w:szCs w:val="22"/>
            <w:lang w:val="en-US"/>
          </w:rPr>
          <m:t>m</m:t>
        </m:r>
      </m:oMath>
      <w:r w:rsidRPr="002B0EAB">
        <w:rPr>
          <w:sz w:val="22"/>
          <w:szCs w:val="22"/>
          <w:lang w:val="en-US"/>
        </w:rPr>
        <w:tab/>
      </w:r>
      <w:r>
        <w:rPr>
          <w:sz w:val="22"/>
          <w:szCs w:val="22"/>
          <w:lang w:val="en-US"/>
        </w:rPr>
        <w:t>Mass</w:t>
      </w:r>
    </w:p>
    <w:p w14:paraId="132FA74F" w14:textId="40E8623D" w:rsidR="00571844" w:rsidRDefault="00000000">
      <w:pPr>
        <w:tabs>
          <w:tab w:val="left" w:pos="1276"/>
        </w:tabs>
        <w:spacing w:after="0"/>
        <w:ind w:firstLine="0"/>
        <w:rPr>
          <w:sz w:val="22"/>
          <w:szCs w:val="22"/>
          <w:lang w:val="en-US"/>
        </w:rPr>
        <w:pPrChange w:id="58" w:author="Kleber Marques Lisboa" w:date="2023-10-24T09:41:00Z">
          <w:pPr>
            <w:tabs>
              <w:tab w:val="left" w:pos="1276"/>
            </w:tabs>
            <w:spacing w:after="0" w:line="240" w:lineRule="auto"/>
            <w:ind w:firstLine="0"/>
          </w:pPr>
        </w:pPrChange>
      </w:pPr>
      <m:oMath>
        <m:acc>
          <m:accPr>
            <m:chr m:val="̇"/>
            <m:ctrlPr>
              <w:rPr>
                <w:rFonts w:ascii="Cambria Math" w:hAnsi="Cambria Math"/>
                <w:i/>
                <w:sz w:val="22"/>
                <w:szCs w:val="22"/>
                <w:lang w:val="en-US"/>
              </w:rPr>
            </m:ctrlPr>
          </m:accPr>
          <m:e>
            <m:r>
              <w:rPr>
                <w:rFonts w:ascii="Cambria Math" w:hAnsi="Cambria Math"/>
                <w:sz w:val="22"/>
                <w:szCs w:val="22"/>
                <w:lang w:val="en-US"/>
              </w:rPr>
              <m:t>m</m:t>
            </m:r>
          </m:e>
        </m:acc>
      </m:oMath>
      <w:r w:rsidR="00571844" w:rsidRPr="002B0EAB">
        <w:rPr>
          <w:sz w:val="22"/>
          <w:szCs w:val="22"/>
          <w:lang w:val="en-US"/>
        </w:rPr>
        <w:tab/>
      </w:r>
      <w:r w:rsidR="00571844">
        <w:rPr>
          <w:sz w:val="22"/>
          <w:szCs w:val="22"/>
          <w:lang w:val="en-US"/>
        </w:rPr>
        <w:t>Mass</w:t>
      </w:r>
      <w:r w:rsidR="00571844" w:rsidRPr="002B0EAB">
        <w:rPr>
          <w:sz w:val="22"/>
          <w:szCs w:val="22"/>
          <w:lang w:val="en-US"/>
        </w:rPr>
        <w:t xml:space="preserve"> flow rate </w:t>
      </w:r>
    </w:p>
    <w:p w14:paraId="2AE3B31D" w14:textId="545AC0C5" w:rsidR="00571844" w:rsidRPr="004B1196" w:rsidRDefault="00571844">
      <w:pPr>
        <w:tabs>
          <w:tab w:val="left" w:pos="1276"/>
        </w:tabs>
        <w:spacing w:after="0"/>
        <w:ind w:firstLine="0"/>
        <w:rPr>
          <w:sz w:val="22"/>
          <w:szCs w:val="22"/>
          <w:lang w:val="en-US"/>
          <w:rPrChange w:id="59" w:author="Kleber Marques Lisboa" w:date="2023-10-24T09:17:00Z">
            <w:rPr>
              <w:sz w:val="22"/>
              <w:szCs w:val="22"/>
            </w:rPr>
          </w:rPrChange>
        </w:rPr>
        <w:pPrChange w:id="60" w:author="Kleber Marques Lisboa" w:date="2023-10-24T09:41:00Z">
          <w:pPr>
            <w:tabs>
              <w:tab w:val="left" w:pos="1276"/>
            </w:tabs>
            <w:spacing w:after="0" w:line="240" w:lineRule="auto"/>
            <w:ind w:firstLine="0"/>
          </w:pPr>
        </w:pPrChange>
      </w:pPr>
      <m:oMath>
        <m:r>
          <w:rPr>
            <w:rFonts w:ascii="Cambria Math" w:hAnsi="Cambria Math"/>
            <w:lang w:val="en-US"/>
          </w:rPr>
          <m:t>M</m:t>
        </m:r>
      </m:oMath>
      <w:r w:rsidRPr="004B1196">
        <w:rPr>
          <w:lang w:val="en-US"/>
          <w:rPrChange w:id="61" w:author="Kleber Marques Lisboa" w:date="2023-10-24T09:17:00Z">
            <w:rPr/>
          </w:rPrChange>
        </w:rPr>
        <w:tab/>
        <w:t>Molar mass</w:t>
      </w:r>
    </w:p>
    <w:p w14:paraId="36866741" w14:textId="4A3A3799" w:rsidR="00732E2C" w:rsidRPr="004B1196" w:rsidRDefault="00732E2C">
      <w:pPr>
        <w:tabs>
          <w:tab w:val="left" w:pos="1276"/>
        </w:tabs>
        <w:spacing w:after="0"/>
        <w:ind w:firstLine="0"/>
        <w:rPr>
          <w:sz w:val="22"/>
          <w:szCs w:val="22"/>
          <w:lang w:val="en-US"/>
          <w:rPrChange w:id="62" w:author="Kleber Marques Lisboa" w:date="2023-10-24T09:17:00Z">
            <w:rPr>
              <w:sz w:val="22"/>
              <w:szCs w:val="22"/>
            </w:rPr>
          </w:rPrChange>
        </w:rPr>
        <w:pPrChange w:id="63" w:author="Kleber Marques Lisboa" w:date="2023-10-24T09:41:00Z">
          <w:pPr>
            <w:tabs>
              <w:tab w:val="left" w:pos="1276"/>
            </w:tabs>
            <w:spacing w:after="0" w:line="240" w:lineRule="auto"/>
            <w:ind w:firstLine="0"/>
          </w:pPr>
        </w:pPrChange>
      </w:pPr>
      <m:oMath>
        <m:r>
          <w:rPr>
            <w:rFonts w:ascii="Cambria Math" w:hAnsi="Cambria Math"/>
            <w:lang w:val="en-US"/>
          </w:rPr>
          <m:t>N</m:t>
        </m:r>
      </m:oMath>
      <w:r w:rsidRPr="004B1196">
        <w:rPr>
          <w:lang w:val="en-US"/>
          <w:rPrChange w:id="64" w:author="Kleber Marques Lisboa" w:date="2023-10-24T09:17:00Z">
            <w:rPr/>
          </w:rPrChange>
        </w:rPr>
        <w:tab/>
        <w:t>Molar flux</w:t>
      </w:r>
    </w:p>
    <w:p w14:paraId="2CAAD8D6" w14:textId="77777777" w:rsidR="002B0EAB" w:rsidRPr="002B0EAB" w:rsidRDefault="00000000">
      <w:pPr>
        <w:tabs>
          <w:tab w:val="left" w:pos="1276"/>
        </w:tabs>
        <w:spacing w:after="0"/>
        <w:ind w:firstLine="0"/>
        <w:rPr>
          <w:sz w:val="22"/>
          <w:szCs w:val="22"/>
          <w:lang w:val="en-US"/>
        </w:rPr>
        <w:pPrChange w:id="65" w:author="Kleber Marques Lisboa" w:date="2023-10-24T09:41:00Z">
          <w:pPr>
            <w:tabs>
              <w:tab w:val="left" w:pos="1276"/>
            </w:tabs>
            <w:spacing w:after="0" w:line="240" w:lineRule="auto"/>
            <w:ind w:firstLine="0"/>
          </w:pPr>
        </w:pPrChange>
      </w:pPr>
      <m:oMath>
        <m:sSub>
          <m:sSubPr>
            <m:ctrlPr>
              <w:rPr>
                <w:rFonts w:ascii="Cambria Math" w:hAnsi="Cambria Math"/>
                <w:i/>
                <w:sz w:val="22"/>
                <w:szCs w:val="22"/>
                <w:lang w:val="en-US"/>
              </w:rPr>
            </m:ctrlPr>
          </m:sSubPr>
          <m:e>
            <m:r>
              <w:rPr>
                <w:rFonts w:ascii="Cambria Math" w:hAnsi="Cambria Math"/>
                <w:sz w:val="22"/>
                <w:szCs w:val="22"/>
                <w:lang w:val="en-US"/>
              </w:rPr>
              <m:t>N</m:t>
            </m:r>
          </m:e>
          <m:sub>
            <m:r>
              <w:rPr>
                <w:rFonts w:ascii="Cambria Math" w:hAnsi="Cambria Math"/>
                <w:sz w:val="22"/>
                <w:szCs w:val="22"/>
                <w:lang w:val="en-US"/>
              </w:rPr>
              <m:t>fbr</m:t>
            </m:r>
          </m:sub>
        </m:sSub>
      </m:oMath>
      <w:r w:rsidR="002B0EAB" w:rsidRPr="002B0EAB">
        <w:rPr>
          <w:sz w:val="22"/>
          <w:szCs w:val="22"/>
          <w:lang w:val="en-US"/>
        </w:rPr>
        <w:tab/>
        <w:t>Number of fibers in the hollow-fiber vessel</w:t>
      </w:r>
    </w:p>
    <w:p w14:paraId="314D50A0" w14:textId="77777777" w:rsidR="002B0EAB" w:rsidRPr="002B0EAB" w:rsidRDefault="002B0EAB">
      <w:pPr>
        <w:tabs>
          <w:tab w:val="left" w:pos="1276"/>
        </w:tabs>
        <w:spacing w:after="0"/>
        <w:ind w:firstLine="0"/>
        <w:rPr>
          <w:sz w:val="22"/>
          <w:szCs w:val="22"/>
          <w:lang w:val="en-US"/>
        </w:rPr>
        <w:pPrChange w:id="66" w:author="Kleber Marques Lisboa" w:date="2023-10-24T09:41:00Z">
          <w:pPr>
            <w:tabs>
              <w:tab w:val="left" w:pos="1276"/>
            </w:tabs>
            <w:spacing w:after="0" w:line="240" w:lineRule="auto"/>
            <w:ind w:firstLine="0"/>
          </w:pPr>
        </w:pPrChange>
      </w:pPr>
      <m:oMath>
        <m:r>
          <w:rPr>
            <w:rFonts w:ascii="Cambria Math" w:hAnsi="Cambria Math"/>
            <w:sz w:val="22"/>
            <w:szCs w:val="22"/>
            <w:lang w:val="en-US"/>
          </w:rPr>
          <m:t>Nu</m:t>
        </m:r>
      </m:oMath>
      <w:r w:rsidRPr="002B0EAB">
        <w:rPr>
          <w:sz w:val="22"/>
          <w:szCs w:val="22"/>
          <w:lang w:val="en-US"/>
        </w:rPr>
        <w:tab/>
        <w:t>Nusselt number</w:t>
      </w:r>
    </w:p>
    <w:p w14:paraId="24F01A31" w14:textId="77777777" w:rsidR="002B0EAB" w:rsidRPr="002B0EAB" w:rsidRDefault="002B0EAB">
      <w:pPr>
        <w:tabs>
          <w:tab w:val="left" w:pos="1276"/>
        </w:tabs>
        <w:spacing w:after="0"/>
        <w:ind w:firstLine="0"/>
        <w:rPr>
          <w:sz w:val="22"/>
          <w:szCs w:val="22"/>
          <w:lang w:val="en-US"/>
        </w:rPr>
        <w:pPrChange w:id="67" w:author="Kleber Marques Lisboa" w:date="2023-10-24T09:41:00Z">
          <w:pPr>
            <w:tabs>
              <w:tab w:val="left" w:pos="1276"/>
            </w:tabs>
            <w:spacing w:after="0" w:line="240" w:lineRule="auto"/>
            <w:ind w:firstLine="0"/>
          </w:pPr>
        </w:pPrChange>
      </w:pPr>
      <m:oMath>
        <m:r>
          <w:rPr>
            <w:rFonts w:ascii="Cambria Math" w:hAnsi="Cambria Math"/>
            <w:sz w:val="22"/>
            <w:szCs w:val="22"/>
            <w:lang w:val="en-US"/>
          </w:rPr>
          <m:t>p</m:t>
        </m:r>
      </m:oMath>
      <w:r w:rsidRPr="002B0EAB">
        <w:rPr>
          <w:sz w:val="22"/>
          <w:szCs w:val="22"/>
          <w:lang w:val="en-US"/>
        </w:rPr>
        <w:tab/>
        <w:t>Pressure</w:t>
      </w:r>
    </w:p>
    <w:p w14:paraId="70A09B65" w14:textId="4358D9D7" w:rsidR="002B0EAB" w:rsidRPr="002B0EAB" w:rsidRDefault="002B0EAB">
      <w:pPr>
        <w:tabs>
          <w:tab w:val="left" w:pos="1276"/>
        </w:tabs>
        <w:spacing w:after="0"/>
        <w:ind w:firstLine="0"/>
        <w:rPr>
          <w:sz w:val="22"/>
          <w:szCs w:val="22"/>
          <w:lang w:val="en-US"/>
        </w:rPr>
        <w:pPrChange w:id="68" w:author="Kleber Marques Lisboa" w:date="2023-10-24T09:41:00Z">
          <w:pPr>
            <w:tabs>
              <w:tab w:val="left" w:pos="1276"/>
            </w:tabs>
            <w:spacing w:after="0" w:line="240" w:lineRule="auto"/>
            <w:ind w:firstLine="0"/>
          </w:pPr>
        </w:pPrChange>
      </w:pPr>
      <m:oMath>
        <m:r>
          <w:rPr>
            <w:rFonts w:ascii="Cambria Math" w:hAnsi="Cambria Math"/>
            <w:sz w:val="22"/>
            <w:szCs w:val="22"/>
            <w:lang w:val="en-US"/>
          </w:rPr>
          <m:t>Pr</m:t>
        </m:r>
      </m:oMath>
      <w:r w:rsidRPr="002B0EAB">
        <w:rPr>
          <w:sz w:val="22"/>
          <w:szCs w:val="22"/>
          <w:lang w:val="en-US"/>
        </w:rPr>
        <w:tab/>
        <w:t>Prandtl number</w:t>
      </w:r>
    </w:p>
    <w:p w14:paraId="6681BBB0" w14:textId="77777777" w:rsidR="002B0EAB" w:rsidRPr="002B0EAB" w:rsidRDefault="00000000">
      <w:pPr>
        <w:tabs>
          <w:tab w:val="left" w:pos="1276"/>
        </w:tabs>
        <w:spacing w:after="0"/>
        <w:ind w:firstLine="0"/>
        <w:rPr>
          <w:sz w:val="22"/>
          <w:szCs w:val="22"/>
          <w:lang w:val="en-US"/>
        </w:rPr>
        <w:pPrChange w:id="69" w:author="Kleber Marques Lisboa" w:date="2023-10-24T09:41:00Z">
          <w:pPr>
            <w:tabs>
              <w:tab w:val="left" w:pos="1276"/>
            </w:tabs>
            <w:spacing w:after="0" w:line="240" w:lineRule="auto"/>
            <w:ind w:firstLine="0"/>
          </w:pPr>
        </w:pPrChange>
      </w:pPr>
      <m:oMath>
        <m:sSub>
          <m:sSubPr>
            <m:ctrlPr>
              <w:rPr>
                <w:rFonts w:ascii="Cambria Math" w:hAnsi="Cambria Math"/>
                <w:i/>
                <w:sz w:val="22"/>
                <w:szCs w:val="22"/>
                <w:lang w:val="en-US"/>
              </w:rPr>
            </m:ctrlPr>
          </m:sSubPr>
          <m:e>
            <m:r>
              <w:rPr>
                <w:rFonts w:ascii="Cambria Math" w:hAnsi="Cambria Math"/>
                <w:sz w:val="22"/>
                <w:szCs w:val="22"/>
                <w:lang w:val="en-US"/>
              </w:rPr>
              <m:t>q</m:t>
            </m:r>
          </m:e>
          <m:sub>
            <m:r>
              <w:rPr>
                <w:rFonts w:ascii="Cambria Math" w:hAnsi="Cambria Math"/>
                <w:sz w:val="22"/>
                <w:szCs w:val="22"/>
                <w:lang w:val="en-US"/>
              </w:rPr>
              <m:t>c</m:t>
            </m:r>
          </m:sub>
        </m:sSub>
      </m:oMath>
      <w:r w:rsidR="002B0EAB" w:rsidRPr="002B0EAB">
        <w:rPr>
          <w:sz w:val="22"/>
          <w:szCs w:val="22"/>
          <w:lang w:val="en-US"/>
        </w:rPr>
        <w:tab/>
        <w:t>Heat transferred to the cold sink</w:t>
      </w:r>
    </w:p>
    <w:p w14:paraId="2E9C989C" w14:textId="77777777" w:rsidR="002B0EAB" w:rsidRPr="002B0EAB" w:rsidRDefault="00000000">
      <w:pPr>
        <w:tabs>
          <w:tab w:val="left" w:pos="1276"/>
        </w:tabs>
        <w:spacing w:after="0"/>
        <w:ind w:firstLine="0"/>
        <w:rPr>
          <w:sz w:val="22"/>
          <w:szCs w:val="22"/>
          <w:lang w:val="en-US"/>
        </w:rPr>
        <w:pPrChange w:id="70" w:author="Kleber Marques Lisboa" w:date="2023-10-24T09:41:00Z">
          <w:pPr>
            <w:tabs>
              <w:tab w:val="left" w:pos="1276"/>
            </w:tabs>
            <w:spacing w:after="0" w:line="240" w:lineRule="auto"/>
            <w:ind w:firstLine="0"/>
          </w:pPr>
        </w:pPrChange>
      </w:pPr>
      <m:oMath>
        <m:sSub>
          <m:sSubPr>
            <m:ctrlPr>
              <w:rPr>
                <w:rFonts w:ascii="Cambria Math" w:hAnsi="Cambria Math"/>
                <w:i/>
                <w:sz w:val="22"/>
                <w:szCs w:val="22"/>
                <w:lang w:val="en-US"/>
              </w:rPr>
            </m:ctrlPr>
          </m:sSubPr>
          <m:e>
            <m:r>
              <w:rPr>
                <w:rFonts w:ascii="Cambria Math" w:hAnsi="Cambria Math"/>
                <w:sz w:val="22"/>
                <w:szCs w:val="22"/>
                <w:lang w:val="en-US"/>
              </w:rPr>
              <m:t>q</m:t>
            </m:r>
          </m:e>
          <m:sub>
            <m:r>
              <w:rPr>
                <w:rFonts w:ascii="Cambria Math" w:hAnsi="Cambria Math"/>
                <w:sz w:val="22"/>
                <w:szCs w:val="22"/>
                <w:lang w:val="en-US"/>
              </w:rPr>
              <m:t>h</m:t>
            </m:r>
          </m:sub>
        </m:sSub>
      </m:oMath>
      <w:r w:rsidR="002B0EAB" w:rsidRPr="002B0EAB">
        <w:rPr>
          <w:sz w:val="22"/>
          <w:szCs w:val="22"/>
          <w:lang w:val="en-US"/>
        </w:rPr>
        <w:tab/>
        <w:t>Heat transferred from the hot source</w:t>
      </w:r>
    </w:p>
    <w:p w14:paraId="48975DFB" w14:textId="77777777" w:rsidR="002B0EAB" w:rsidRDefault="00000000">
      <w:pPr>
        <w:tabs>
          <w:tab w:val="left" w:pos="1276"/>
        </w:tabs>
        <w:spacing w:after="0"/>
        <w:ind w:firstLine="0"/>
        <w:rPr>
          <w:sz w:val="22"/>
          <w:szCs w:val="22"/>
          <w:lang w:val="en-US"/>
        </w:rPr>
        <w:pPrChange w:id="71" w:author="Kleber Marques Lisboa" w:date="2023-10-24T09:41:00Z">
          <w:pPr>
            <w:tabs>
              <w:tab w:val="left" w:pos="1276"/>
            </w:tabs>
            <w:spacing w:after="0" w:line="240" w:lineRule="auto"/>
            <w:ind w:firstLine="0"/>
          </w:pPr>
        </w:pPrChange>
      </w:pPr>
      <m:oMath>
        <m:sSub>
          <m:sSubPr>
            <m:ctrlPr>
              <w:rPr>
                <w:rFonts w:ascii="Cambria Math" w:hAnsi="Cambria Math"/>
                <w:i/>
                <w:sz w:val="22"/>
                <w:szCs w:val="22"/>
                <w:lang w:val="en-US"/>
              </w:rPr>
            </m:ctrlPr>
          </m:sSubPr>
          <m:e>
            <m:r>
              <w:rPr>
                <w:rFonts w:ascii="Cambria Math" w:hAnsi="Cambria Math"/>
                <w:sz w:val="22"/>
                <w:szCs w:val="22"/>
                <w:lang w:val="en-US"/>
              </w:rPr>
              <m:t>q</m:t>
            </m:r>
          </m:e>
          <m:sub>
            <m:r>
              <w:rPr>
                <w:rFonts w:ascii="Cambria Math" w:hAnsi="Cambria Math"/>
                <w:sz w:val="22"/>
                <w:szCs w:val="22"/>
                <w:lang w:val="en-US"/>
              </w:rPr>
              <m:t>HX</m:t>
            </m:r>
          </m:sub>
        </m:sSub>
      </m:oMath>
      <w:r w:rsidR="002B0EAB" w:rsidRPr="002B0EAB">
        <w:rPr>
          <w:sz w:val="22"/>
          <w:szCs w:val="22"/>
          <w:lang w:val="en-US"/>
        </w:rPr>
        <w:tab/>
        <w:t>Heat transferred in the heat exchanger</w:t>
      </w:r>
    </w:p>
    <w:p w14:paraId="673C5173" w14:textId="38041EB0" w:rsidR="00BD66B4" w:rsidRPr="002B0EAB" w:rsidRDefault="00000000">
      <w:pPr>
        <w:tabs>
          <w:tab w:val="left" w:pos="1276"/>
        </w:tabs>
        <w:spacing w:after="0"/>
        <w:ind w:firstLine="0"/>
        <w:rPr>
          <w:sz w:val="22"/>
          <w:szCs w:val="22"/>
          <w:lang w:val="en-US"/>
        </w:rPr>
        <w:pPrChange w:id="72" w:author="Kleber Marques Lisboa" w:date="2023-10-24T09:41:00Z">
          <w:pPr>
            <w:tabs>
              <w:tab w:val="left" w:pos="1276"/>
            </w:tabs>
            <w:spacing w:after="0" w:line="240" w:lineRule="auto"/>
            <w:ind w:firstLine="0"/>
          </w:pPr>
        </w:pPrChange>
      </w:pPr>
      <m:oMath>
        <m:acc>
          <m:accPr>
            <m:chr m:val="̇"/>
            <m:ctrlPr>
              <w:rPr>
                <w:rFonts w:ascii="Cambria Math" w:hAnsi="Cambria Math"/>
                <w:i/>
                <w:sz w:val="22"/>
                <w:szCs w:val="22"/>
                <w:lang w:val="en-US"/>
              </w:rPr>
            </m:ctrlPr>
          </m:accPr>
          <m:e>
            <m:r>
              <w:rPr>
                <w:rFonts w:ascii="Cambria Math" w:hAnsi="Cambria Math"/>
                <w:sz w:val="22"/>
                <w:szCs w:val="22"/>
                <w:lang w:val="en-US"/>
              </w:rPr>
              <m:t>Q</m:t>
            </m:r>
          </m:e>
        </m:acc>
      </m:oMath>
      <w:r w:rsidR="00BD66B4" w:rsidRPr="002B0EAB">
        <w:rPr>
          <w:sz w:val="22"/>
          <w:szCs w:val="22"/>
          <w:lang w:val="en-US"/>
        </w:rPr>
        <w:tab/>
      </w:r>
      <w:r w:rsidR="00BD66B4">
        <w:rPr>
          <w:sz w:val="22"/>
          <w:szCs w:val="22"/>
          <w:lang w:val="en-US"/>
        </w:rPr>
        <w:t>Rate of h</w:t>
      </w:r>
      <w:r w:rsidR="00BD66B4" w:rsidRPr="002B0EAB">
        <w:rPr>
          <w:sz w:val="22"/>
          <w:szCs w:val="22"/>
          <w:lang w:val="en-US"/>
        </w:rPr>
        <w:t>eat transfer</w:t>
      </w:r>
    </w:p>
    <w:p w14:paraId="0266D5E6" w14:textId="77777777" w:rsidR="002B0EAB" w:rsidRDefault="002B0EAB">
      <w:pPr>
        <w:tabs>
          <w:tab w:val="left" w:pos="1276"/>
        </w:tabs>
        <w:spacing w:after="0"/>
        <w:ind w:firstLine="0"/>
        <w:rPr>
          <w:sz w:val="22"/>
          <w:szCs w:val="22"/>
          <w:lang w:val="en-US"/>
        </w:rPr>
        <w:pPrChange w:id="73" w:author="Kleber Marques Lisboa" w:date="2023-10-24T09:41:00Z">
          <w:pPr>
            <w:tabs>
              <w:tab w:val="left" w:pos="1276"/>
            </w:tabs>
            <w:spacing w:after="0" w:line="240" w:lineRule="auto"/>
            <w:ind w:firstLine="0"/>
          </w:pPr>
        </w:pPrChange>
      </w:pPr>
      <m:oMath>
        <m:r>
          <w:rPr>
            <w:rFonts w:ascii="Cambria Math" w:hAnsi="Cambria Math"/>
            <w:sz w:val="22"/>
            <w:szCs w:val="22"/>
            <w:lang w:val="en-US"/>
          </w:rPr>
          <m:t>r</m:t>
        </m:r>
      </m:oMath>
      <w:r w:rsidRPr="002B0EAB">
        <w:rPr>
          <w:sz w:val="22"/>
          <w:szCs w:val="22"/>
          <w:lang w:val="en-US"/>
        </w:rPr>
        <w:tab/>
        <w:t>Radius</w:t>
      </w:r>
    </w:p>
    <w:p w14:paraId="751AF287" w14:textId="08A67453" w:rsidR="00571844" w:rsidRDefault="00571844">
      <w:pPr>
        <w:tabs>
          <w:tab w:val="left" w:pos="1276"/>
        </w:tabs>
        <w:spacing w:after="0"/>
        <w:ind w:firstLine="0"/>
        <w:rPr>
          <w:sz w:val="22"/>
          <w:szCs w:val="22"/>
          <w:lang w:val="en-US"/>
        </w:rPr>
        <w:pPrChange w:id="74" w:author="Kleber Marques Lisboa" w:date="2023-10-24T09:41:00Z">
          <w:pPr>
            <w:tabs>
              <w:tab w:val="left" w:pos="1276"/>
            </w:tabs>
            <w:spacing w:after="0" w:line="240" w:lineRule="auto"/>
            <w:ind w:firstLine="0"/>
          </w:pPr>
        </w:pPrChange>
      </w:pPr>
      <m:oMath>
        <m:r>
          <w:rPr>
            <w:rFonts w:ascii="Cambria Math" w:hAnsi="Cambria Math"/>
            <w:sz w:val="22"/>
            <w:szCs w:val="22"/>
            <w:lang w:val="en-US"/>
          </w:rPr>
          <m:t>R</m:t>
        </m:r>
      </m:oMath>
      <w:r w:rsidRPr="002B0EAB">
        <w:rPr>
          <w:sz w:val="22"/>
          <w:szCs w:val="22"/>
          <w:lang w:val="en-US"/>
        </w:rPr>
        <w:tab/>
      </w:r>
      <w:r>
        <w:rPr>
          <w:sz w:val="22"/>
          <w:szCs w:val="22"/>
          <w:lang w:val="en-US"/>
        </w:rPr>
        <w:t>U</w:t>
      </w:r>
      <w:r w:rsidRPr="00B71D51">
        <w:rPr>
          <w:lang w:val="en-US"/>
        </w:rPr>
        <w:t>niversal gas constant</w:t>
      </w:r>
    </w:p>
    <w:p w14:paraId="1EC6CC7B" w14:textId="77777777" w:rsidR="002B0EAB" w:rsidRPr="002B0EAB" w:rsidRDefault="002B0EAB">
      <w:pPr>
        <w:tabs>
          <w:tab w:val="left" w:pos="1276"/>
        </w:tabs>
        <w:spacing w:after="0"/>
        <w:ind w:firstLine="0"/>
        <w:rPr>
          <w:sz w:val="22"/>
          <w:szCs w:val="22"/>
          <w:lang w:val="en-US"/>
        </w:rPr>
        <w:pPrChange w:id="75" w:author="Kleber Marques Lisboa" w:date="2023-10-24T09:41:00Z">
          <w:pPr>
            <w:tabs>
              <w:tab w:val="left" w:pos="1276"/>
            </w:tabs>
            <w:spacing w:after="0" w:line="240" w:lineRule="auto"/>
            <w:ind w:firstLine="0"/>
          </w:pPr>
        </w:pPrChange>
      </w:pPr>
      <m:oMath>
        <m:r>
          <w:rPr>
            <w:rFonts w:ascii="Cambria Math" w:hAnsi="Cambria Math"/>
            <w:sz w:val="22"/>
            <w:szCs w:val="22"/>
            <w:lang w:val="en-US"/>
          </w:rPr>
          <m:t>Re</m:t>
        </m:r>
      </m:oMath>
      <w:r w:rsidRPr="002B0EAB">
        <w:rPr>
          <w:sz w:val="22"/>
          <w:szCs w:val="22"/>
          <w:lang w:val="en-US"/>
        </w:rPr>
        <w:tab/>
        <w:t>Reynolds number</w:t>
      </w:r>
    </w:p>
    <w:p w14:paraId="4B9F4E91" w14:textId="77777777" w:rsidR="002B0EAB" w:rsidRPr="002B0EAB" w:rsidRDefault="002B0EAB">
      <w:pPr>
        <w:tabs>
          <w:tab w:val="left" w:pos="1276"/>
        </w:tabs>
        <w:spacing w:after="0"/>
        <w:ind w:firstLine="0"/>
        <w:rPr>
          <w:sz w:val="22"/>
          <w:szCs w:val="22"/>
          <w:lang w:val="en-US"/>
        </w:rPr>
        <w:pPrChange w:id="76" w:author="Kleber Marques Lisboa" w:date="2023-10-24T09:41:00Z">
          <w:pPr>
            <w:tabs>
              <w:tab w:val="left" w:pos="1276"/>
            </w:tabs>
            <w:spacing w:after="0" w:line="240" w:lineRule="auto"/>
            <w:ind w:firstLine="0"/>
          </w:pPr>
        </w:pPrChange>
      </w:pPr>
      <m:oMath>
        <m:r>
          <w:rPr>
            <w:rFonts w:ascii="Cambria Math" w:hAnsi="Cambria Math"/>
            <w:sz w:val="22"/>
            <w:szCs w:val="22"/>
            <w:lang w:val="en-US"/>
          </w:rPr>
          <m:t>T</m:t>
        </m:r>
      </m:oMath>
      <w:r w:rsidRPr="002B0EAB">
        <w:rPr>
          <w:sz w:val="22"/>
          <w:szCs w:val="22"/>
          <w:lang w:val="en-US"/>
        </w:rPr>
        <w:tab/>
        <w:t>Temperature</w:t>
      </w:r>
    </w:p>
    <w:p w14:paraId="3996003F" w14:textId="77777777" w:rsidR="002B0EAB" w:rsidRPr="002B0EAB" w:rsidRDefault="002B0EAB">
      <w:pPr>
        <w:tabs>
          <w:tab w:val="left" w:pos="1276"/>
        </w:tabs>
        <w:spacing w:after="0"/>
        <w:ind w:firstLine="0"/>
        <w:rPr>
          <w:sz w:val="22"/>
          <w:szCs w:val="22"/>
          <w:lang w:val="en-US"/>
        </w:rPr>
        <w:pPrChange w:id="77" w:author="Kleber Marques Lisboa" w:date="2023-10-24T09:41:00Z">
          <w:pPr>
            <w:tabs>
              <w:tab w:val="left" w:pos="1276"/>
            </w:tabs>
            <w:spacing w:after="0" w:line="240" w:lineRule="auto"/>
            <w:ind w:firstLine="0"/>
          </w:pPr>
        </w:pPrChange>
      </w:pPr>
      <m:oMath>
        <m:r>
          <w:rPr>
            <w:rFonts w:ascii="Cambria Math" w:hAnsi="Cambria Math"/>
            <w:sz w:val="22"/>
            <w:szCs w:val="22"/>
            <w:lang w:val="en-US"/>
          </w:rPr>
          <m:t>V</m:t>
        </m:r>
      </m:oMath>
      <w:r w:rsidRPr="002B0EAB">
        <w:rPr>
          <w:sz w:val="22"/>
          <w:szCs w:val="22"/>
          <w:lang w:val="en-US"/>
        </w:rPr>
        <w:tab/>
        <w:t>Volume</w:t>
      </w:r>
    </w:p>
    <w:p w14:paraId="3D654722" w14:textId="77777777" w:rsidR="002B0EAB" w:rsidRPr="002B0EAB" w:rsidRDefault="00000000">
      <w:pPr>
        <w:tabs>
          <w:tab w:val="left" w:pos="1276"/>
        </w:tabs>
        <w:spacing w:after="0"/>
        <w:ind w:firstLine="0"/>
        <w:rPr>
          <w:sz w:val="22"/>
          <w:szCs w:val="22"/>
          <w:lang w:val="en-US"/>
        </w:rPr>
        <w:pPrChange w:id="78" w:author="Kleber Marques Lisboa" w:date="2023-10-24T09:41:00Z">
          <w:pPr>
            <w:tabs>
              <w:tab w:val="left" w:pos="1276"/>
            </w:tabs>
            <w:spacing w:after="0" w:line="240" w:lineRule="auto"/>
            <w:ind w:firstLine="0"/>
          </w:pPr>
        </w:pPrChange>
      </w:pPr>
      <m:oMath>
        <m:acc>
          <m:accPr>
            <m:chr m:val="̇"/>
            <m:ctrlPr>
              <w:rPr>
                <w:rFonts w:ascii="Cambria Math" w:hAnsi="Cambria Math"/>
                <w:i/>
                <w:sz w:val="22"/>
                <w:szCs w:val="22"/>
                <w:lang w:val="en-US"/>
              </w:rPr>
            </m:ctrlPr>
          </m:accPr>
          <m:e>
            <m:r>
              <w:rPr>
                <w:rFonts w:ascii="Cambria Math" w:hAnsi="Cambria Math"/>
                <w:sz w:val="22"/>
                <w:szCs w:val="22"/>
                <w:lang w:val="en-US"/>
              </w:rPr>
              <m:t>V</m:t>
            </m:r>
          </m:e>
        </m:acc>
      </m:oMath>
      <w:r w:rsidR="002B0EAB" w:rsidRPr="002B0EAB">
        <w:rPr>
          <w:sz w:val="22"/>
          <w:szCs w:val="22"/>
          <w:lang w:val="en-US"/>
        </w:rPr>
        <w:tab/>
        <w:t xml:space="preserve">Volumetric flow rate </w:t>
      </w:r>
    </w:p>
    <w:p w14:paraId="0E17DBEF" w14:textId="77777777" w:rsidR="002B0EAB" w:rsidRPr="002B0EAB" w:rsidRDefault="002B0EAB">
      <w:pPr>
        <w:tabs>
          <w:tab w:val="left" w:pos="1276"/>
        </w:tabs>
        <w:spacing w:after="0"/>
        <w:ind w:firstLine="0"/>
        <w:rPr>
          <w:sz w:val="22"/>
          <w:szCs w:val="22"/>
          <w:lang w:val="en-US"/>
        </w:rPr>
        <w:pPrChange w:id="79" w:author="Kleber Marques Lisboa" w:date="2023-10-24T09:41:00Z">
          <w:pPr>
            <w:tabs>
              <w:tab w:val="left" w:pos="1276"/>
            </w:tabs>
            <w:spacing w:after="0" w:line="240" w:lineRule="auto"/>
            <w:ind w:firstLine="0"/>
          </w:pPr>
        </w:pPrChange>
      </w:pPr>
      <m:oMath>
        <m:r>
          <w:rPr>
            <w:rFonts w:ascii="Cambria Math" w:hAnsi="Cambria Math"/>
            <w:sz w:val="22"/>
            <w:szCs w:val="22"/>
            <w:lang w:val="en-US"/>
          </w:rPr>
          <m:t>u</m:t>
        </m:r>
      </m:oMath>
      <w:r w:rsidRPr="002B0EAB">
        <w:rPr>
          <w:sz w:val="22"/>
          <w:szCs w:val="22"/>
          <w:lang w:val="en-US"/>
        </w:rPr>
        <w:tab/>
        <w:t>Stream velocity</w:t>
      </w:r>
    </w:p>
    <w:p w14:paraId="445D09EF" w14:textId="77777777" w:rsidR="002B0EAB" w:rsidRPr="002B0EAB" w:rsidRDefault="002B0EAB">
      <w:pPr>
        <w:tabs>
          <w:tab w:val="left" w:pos="1276"/>
        </w:tabs>
        <w:spacing w:after="0"/>
        <w:ind w:firstLine="0"/>
        <w:rPr>
          <w:sz w:val="22"/>
          <w:szCs w:val="22"/>
          <w:lang w:val="en-US"/>
        </w:rPr>
        <w:pPrChange w:id="80" w:author="Kleber Marques Lisboa" w:date="2023-10-24T09:41:00Z">
          <w:pPr>
            <w:tabs>
              <w:tab w:val="left" w:pos="1276"/>
            </w:tabs>
            <w:spacing w:after="0" w:line="240" w:lineRule="auto"/>
            <w:ind w:firstLine="0"/>
          </w:pPr>
        </w:pPrChange>
      </w:pPr>
      <m:oMath>
        <m:r>
          <w:rPr>
            <w:rFonts w:ascii="Cambria Math" w:hAnsi="Cambria Math"/>
            <w:sz w:val="22"/>
            <w:szCs w:val="22"/>
            <w:lang w:val="en-US"/>
          </w:rPr>
          <m:t>z</m:t>
        </m:r>
      </m:oMath>
      <w:r w:rsidRPr="002B0EAB">
        <w:rPr>
          <w:sz w:val="22"/>
          <w:szCs w:val="22"/>
          <w:lang w:val="en-US"/>
        </w:rPr>
        <w:tab/>
        <w:t>Position along the module</w:t>
      </w:r>
    </w:p>
    <w:p w14:paraId="24935A0A" w14:textId="77777777" w:rsidR="002B0EAB" w:rsidRDefault="002B0EAB">
      <w:pPr>
        <w:tabs>
          <w:tab w:val="left" w:pos="1276"/>
        </w:tabs>
        <w:spacing w:after="0"/>
        <w:ind w:firstLine="0"/>
        <w:rPr>
          <w:lang w:val="en-US"/>
        </w:rPr>
        <w:pPrChange w:id="81" w:author="Kleber Marques Lisboa" w:date="2023-10-24T09:41:00Z">
          <w:pPr>
            <w:tabs>
              <w:tab w:val="left" w:pos="1276"/>
            </w:tabs>
            <w:spacing w:after="0" w:line="240" w:lineRule="auto"/>
            <w:ind w:firstLine="0"/>
          </w:pPr>
        </w:pPrChange>
      </w:pPr>
    </w:p>
    <w:p w14:paraId="1CBF6901" w14:textId="39E8F2FA" w:rsidR="00507BA5" w:rsidRPr="00E55CB6" w:rsidRDefault="00E55CB6">
      <w:pPr>
        <w:tabs>
          <w:tab w:val="left" w:pos="1276"/>
        </w:tabs>
        <w:spacing w:after="0"/>
        <w:ind w:firstLine="0"/>
        <w:rPr>
          <w:b/>
          <w:bCs/>
          <w:i/>
          <w:iCs/>
          <w:lang w:val="en-US"/>
        </w:rPr>
        <w:pPrChange w:id="82" w:author="Kleber Marques Lisboa" w:date="2023-10-24T09:41:00Z">
          <w:pPr>
            <w:tabs>
              <w:tab w:val="left" w:pos="1276"/>
            </w:tabs>
            <w:spacing w:after="0" w:line="240" w:lineRule="auto"/>
            <w:ind w:firstLine="0"/>
          </w:pPr>
        </w:pPrChange>
      </w:pPr>
      <w:r w:rsidRPr="00E55CB6">
        <w:rPr>
          <w:b/>
          <w:bCs/>
          <w:i/>
          <w:iCs/>
          <w:lang w:val="en-US"/>
        </w:rPr>
        <w:t>Greek symbols</w:t>
      </w:r>
    </w:p>
    <w:p w14:paraId="2FBB37DF" w14:textId="28844BE0" w:rsidR="00BD66B4" w:rsidRPr="002B0EAB" w:rsidRDefault="00BD66B4">
      <w:pPr>
        <w:tabs>
          <w:tab w:val="left" w:pos="1276"/>
        </w:tabs>
        <w:spacing w:after="0"/>
        <w:ind w:firstLine="0"/>
        <w:rPr>
          <w:sz w:val="22"/>
          <w:szCs w:val="22"/>
          <w:lang w:val="en-US"/>
        </w:rPr>
        <w:pPrChange w:id="83" w:author="Kleber Marques Lisboa" w:date="2023-10-24T09:41:00Z">
          <w:pPr>
            <w:tabs>
              <w:tab w:val="left" w:pos="1276"/>
            </w:tabs>
            <w:spacing w:after="0" w:line="240" w:lineRule="auto"/>
            <w:ind w:firstLine="0"/>
          </w:pPr>
        </w:pPrChange>
      </w:pPr>
      <m:oMath>
        <m:r>
          <w:rPr>
            <w:rFonts w:ascii="Cambria Math" w:hAnsi="Cambria Math"/>
            <w:sz w:val="22"/>
            <w:szCs w:val="22"/>
            <w:lang w:val="en-US"/>
          </w:rPr>
          <m:t>α</m:t>
        </m:r>
      </m:oMath>
      <w:r w:rsidRPr="002B0EAB">
        <w:rPr>
          <w:sz w:val="22"/>
          <w:szCs w:val="22"/>
          <w:lang w:val="en-US"/>
        </w:rPr>
        <w:tab/>
      </w:r>
      <w:r>
        <w:rPr>
          <w:sz w:val="22"/>
          <w:szCs w:val="22"/>
          <w:lang w:val="en-US"/>
        </w:rPr>
        <w:t xml:space="preserve">Membrane </w:t>
      </w:r>
      <w:r w:rsidR="00571844" w:rsidRPr="008B6A89">
        <w:rPr>
          <w:lang w:val="en-US"/>
        </w:rPr>
        <w:t>effectiveness in retaining salt</w:t>
      </w:r>
    </w:p>
    <w:p w14:paraId="28AA91F2" w14:textId="78F42B70" w:rsidR="002B0EAB" w:rsidRPr="002B0EAB" w:rsidRDefault="002B0EAB">
      <w:pPr>
        <w:tabs>
          <w:tab w:val="left" w:pos="1276"/>
        </w:tabs>
        <w:spacing w:after="0"/>
        <w:ind w:firstLine="0"/>
        <w:rPr>
          <w:sz w:val="22"/>
          <w:szCs w:val="22"/>
          <w:lang w:val="en-US"/>
        </w:rPr>
        <w:pPrChange w:id="84" w:author="Kleber Marques Lisboa" w:date="2023-10-24T09:41:00Z">
          <w:pPr>
            <w:tabs>
              <w:tab w:val="left" w:pos="1276"/>
            </w:tabs>
            <w:spacing w:after="0" w:line="240" w:lineRule="auto"/>
            <w:ind w:firstLine="0"/>
          </w:pPr>
        </w:pPrChange>
      </w:pPr>
      <m:oMath>
        <m:r>
          <w:rPr>
            <w:rFonts w:ascii="Cambria Math" w:hAnsi="Cambria Math"/>
            <w:sz w:val="22"/>
            <w:szCs w:val="22"/>
            <w:lang w:val="en-US"/>
          </w:rPr>
          <m:t>γ</m:t>
        </m:r>
      </m:oMath>
      <w:r w:rsidRPr="002B0EAB">
        <w:rPr>
          <w:sz w:val="22"/>
          <w:szCs w:val="22"/>
          <w:lang w:val="en-US"/>
        </w:rPr>
        <w:tab/>
        <w:t>Relative to lumen or shell phase</w:t>
      </w:r>
    </w:p>
    <w:p w14:paraId="32ADC37C" w14:textId="77777777" w:rsidR="002B0EAB" w:rsidRPr="002B0EAB" w:rsidRDefault="002B0EAB">
      <w:pPr>
        <w:tabs>
          <w:tab w:val="left" w:pos="1276"/>
        </w:tabs>
        <w:spacing w:after="0"/>
        <w:ind w:firstLine="0"/>
        <w:rPr>
          <w:sz w:val="22"/>
          <w:szCs w:val="22"/>
          <w:lang w:val="en-US"/>
        </w:rPr>
        <w:pPrChange w:id="85" w:author="Kleber Marques Lisboa" w:date="2023-10-24T09:41:00Z">
          <w:pPr>
            <w:tabs>
              <w:tab w:val="left" w:pos="1276"/>
            </w:tabs>
            <w:spacing w:after="0" w:line="240" w:lineRule="auto"/>
            <w:ind w:firstLine="0"/>
          </w:pPr>
        </w:pPrChange>
      </w:pPr>
      <m:oMath>
        <m:r>
          <w:rPr>
            <w:rFonts w:ascii="Cambria Math" w:hAnsi="Cambria Math"/>
            <w:sz w:val="22"/>
            <w:szCs w:val="22"/>
            <w:lang w:val="en-US"/>
          </w:rPr>
          <m:t>δ</m:t>
        </m:r>
      </m:oMath>
      <w:r w:rsidRPr="002B0EAB">
        <w:rPr>
          <w:sz w:val="22"/>
          <w:szCs w:val="22"/>
          <w:lang w:val="en-US"/>
        </w:rPr>
        <w:tab/>
        <w:t>Membrane thickness</w:t>
      </w:r>
    </w:p>
    <w:p w14:paraId="36B2CE71" w14:textId="77777777" w:rsidR="00E02FF5" w:rsidRDefault="002B0EAB">
      <w:pPr>
        <w:tabs>
          <w:tab w:val="left" w:pos="1276"/>
        </w:tabs>
        <w:spacing w:after="0"/>
        <w:ind w:firstLine="0"/>
        <w:rPr>
          <w:sz w:val="22"/>
          <w:szCs w:val="22"/>
          <w:lang w:val="en-US"/>
        </w:rPr>
        <w:pPrChange w:id="86" w:author="Kleber Marques Lisboa" w:date="2023-10-24T09:41:00Z">
          <w:pPr>
            <w:tabs>
              <w:tab w:val="left" w:pos="1276"/>
            </w:tabs>
            <w:spacing w:after="0" w:line="240" w:lineRule="auto"/>
            <w:ind w:firstLine="0"/>
          </w:pPr>
        </w:pPrChange>
      </w:pPr>
      <m:oMath>
        <m:r>
          <w:rPr>
            <w:rFonts w:ascii="Cambria Math" w:hAnsi="Cambria Math"/>
            <w:sz w:val="22"/>
            <w:szCs w:val="22"/>
            <w:lang w:val="en-US"/>
          </w:rPr>
          <m:t>ε</m:t>
        </m:r>
      </m:oMath>
      <w:r w:rsidRPr="002B0EAB">
        <w:rPr>
          <w:sz w:val="22"/>
          <w:szCs w:val="22"/>
          <w:lang w:val="en-US"/>
        </w:rPr>
        <w:tab/>
        <w:t>Porosit</w:t>
      </w:r>
      <w:r w:rsidR="00E02FF5">
        <w:rPr>
          <w:sz w:val="22"/>
          <w:szCs w:val="22"/>
          <w:lang w:val="en-US"/>
        </w:rPr>
        <w:t>y</w:t>
      </w:r>
    </w:p>
    <w:p w14:paraId="04A6A111" w14:textId="38022C4B" w:rsidR="00E02FF5" w:rsidRPr="002B0EAB" w:rsidRDefault="00000000">
      <w:pPr>
        <w:tabs>
          <w:tab w:val="left" w:pos="1276"/>
        </w:tabs>
        <w:spacing w:after="0"/>
        <w:ind w:firstLine="0"/>
        <w:rPr>
          <w:sz w:val="22"/>
          <w:szCs w:val="22"/>
          <w:lang w:val="en-US"/>
        </w:rPr>
        <w:pPrChange w:id="87" w:author="Kleber Marques Lisboa" w:date="2023-10-24T09:41:00Z">
          <w:pPr>
            <w:tabs>
              <w:tab w:val="left" w:pos="1276"/>
            </w:tabs>
            <w:spacing w:after="0" w:line="240" w:lineRule="auto"/>
            <w:ind w:firstLine="0"/>
          </w:pPr>
        </w:pPrChange>
      </w:pPr>
      <m:oMath>
        <m:sSub>
          <m:sSubPr>
            <m:ctrlPr>
              <w:rPr>
                <w:rFonts w:ascii="Cambria Math" w:hAnsi="Cambria Math"/>
                <w:i/>
                <w:sz w:val="22"/>
                <w:szCs w:val="22"/>
                <w:lang w:val="en-US"/>
              </w:rPr>
            </m:ctrlPr>
          </m:sSubPr>
          <m:e>
            <m:r>
              <w:rPr>
                <w:rFonts w:ascii="Cambria Math" w:hAnsi="Cambria Math"/>
                <w:sz w:val="22"/>
                <w:szCs w:val="22"/>
                <w:lang w:val="en-US"/>
              </w:rPr>
              <m:t>ε</m:t>
            </m:r>
          </m:e>
          <m:sub>
            <m:r>
              <w:rPr>
                <w:rFonts w:ascii="Cambria Math" w:hAnsi="Cambria Math"/>
                <w:sz w:val="22"/>
                <w:szCs w:val="22"/>
                <w:lang w:val="en-US"/>
              </w:rPr>
              <m:t>HX</m:t>
            </m:r>
          </m:sub>
        </m:sSub>
      </m:oMath>
      <w:r w:rsidR="00E02FF5" w:rsidRPr="002B0EAB">
        <w:rPr>
          <w:sz w:val="22"/>
          <w:szCs w:val="22"/>
          <w:lang w:val="en-US"/>
        </w:rPr>
        <w:tab/>
      </w:r>
      <w:r w:rsidR="00E02FF5">
        <w:rPr>
          <w:sz w:val="22"/>
          <w:szCs w:val="22"/>
          <w:lang w:val="en-US"/>
        </w:rPr>
        <w:t>Heat exchanger efficacy</w:t>
      </w:r>
    </w:p>
    <w:p w14:paraId="314A1C04" w14:textId="77777777" w:rsidR="002B0EAB" w:rsidRPr="002B0EAB" w:rsidRDefault="002B0EAB">
      <w:pPr>
        <w:tabs>
          <w:tab w:val="left" w:pos="1276"/>
        </w:tabs>
        <w:spacing w:after="0"/>
        <w:ind w:firstLine="0"/>
        <w:rPr>
          <w:sz w:val="22"/>
          <w:szCs w:val="22"/>
          <w:lang w:val="en-US"/>
        </w:rPr>
        <w:pPrChange w:id="88" w:author="Kleber Marques Lisboa" w:date="2023-10-24T09:41:00Z">
          <w:pPr>
            <w:tabs>
              <w:tab w:val="left" w:pos="1276"/>
            </w:tabs>
            <w:spacing w:after="0" w:line="240" w:lineRule="auto"/>
            <w:ind w:firstLine="0"/>
          </w:pPr>
        </w:pPrChange>
      </w:pPr>
      <m:oMath>
        <m:r>
          <w:rPr>
            <w:rFonts w:ascii="Cambria Math" w:hAnsi="Cambria Math"/>
            <w:sz w:val="22"/>
            <w:szCs w:val="22"/>
            <w:lang w:val="en-US"/>
          </w:rPr>
          <m:t>η</m:t>
        </m:r>
      </m:oMath>
      <w:r w:rsidRPr="002B0EAB">
        <w:rPr>
          <w:sz w:val="22"/>
          <w:szCs w:val="22"/>
          <w:lang w:val="en-US"/>
        </w:rPr>
        <w:tab/>
        <w:t>Efficiency</w:t>
      </w:r>
    </w:p>
    <w:p w14:paraId="032195B5" w14:textId="77777777" w:rsidR="002B0EAB" w:rsidRPr="002B0EAB" w:rsidRDefault="002B0EAB">
      <w:pPr>
        <w:tabs>
          <w:tab w:val="left" w:pos="1276"/>
        </w:tabs>
        <w:spacing w:after="0"/>
        <w:ind w:firstLine="0"/>
        <w:rPr>
          <w:sz w:val="22"/>
          <w:szCs w:val="22"/>
          <w:lang w:val="en-US"/>
        </w:rPr>
        <w:pPrChange w:id="89" w:author="Kleber Marques Lisboa" w:date="2023-10-24T09:41:00Z">
          <w:pPr>
            <w:tabs>
              <w:tab w:val="left" w:pos="1276"/>
            </w:tabs>
            <w:spacing w:after="0" w:line="240" w:lineRule="auto"/>
            <w:ind w:firstLine="0"/>
          </w:pPr>
        </w:pPrChange>
      </w:pPr>
      <m:oMath>
        <m:r>
          <w:rPr>
            <w:rFonts w:ascii="Cambria Math" w:hAnsi="Cambria Math"/>
            <w:sz w:val="22"/>
            <w:szCs w:val="22"/>
            <w:lang w:val="en-US"/>
          </w:rPr>
          <m:t>λ</m:t>
        </m:r>
      </m:oMath>
      <w:r w:rsidRPr="002B0EAB">
        <w:rPr>
          <w:sz w:val="22"/>
          <w:szCs w:val="22"/>
          <w:lang w:val="en-US"/>
        </w:rPr>
        <w:tab/>
        <w:t>Rejection fraction of the retentate stream</w:t>
      </w:r>
    </w:p>
    <w:p w14:paraId="3A78E279" w14:textId="77777777" w:rsidR="002B0EAB" w:rsidRPr="002B0EAB" w:rsidRDefault="002B0EAB">
      <w:pPr>
        <w:tabs>
          <w:tab w:val="left" w:pos="1276"/>
        </w:tabs>
        <w:spacing w:after="0"/>
        <w:ind w:firstLine="0"/>
        <w:rPr>
          <w:sz w:val="22"/>
          <w:szCs w:val="22"/>
          <w:lang w:val="en-US"/>
        </w:rPr>
        <w:pPrChange w:id="90" w:author="Kleber Marques Lisboa" w:date="2023-10-24T09:41:00Z">
          <w:pPr>
            <w:tabs>
              <w:tab w:val="left" w:pos="1276"/>
            </w:tabs>
            <w:spacing w:after="0" w:line="240" w:lineRule="auto"/>
            <w:ind w:firstLine="0"/>
          </w:pPr>
        </w:pPrChange>
      </w:pPr>
      <m:oMath>
        <m:r>
          <w:rPr>
            <w:rFonts w:ascii="Cambria Math" w:hAnsi="Cambria Math"/>
            <w:sz w:val="22"/>
            <w:szCs w:val="22"/>
            <w:lang w:val="en-US"/>
          </w:rPr>
          <m:t>μ</m:t>
        </m:r>
      </m:oMath>
      <w:r w:rsidRPr="002B0EAB">
        <w:rPr>
          <w:sz w:val="22"/>
          <w:szCs w:val="22"/>
          <w:lang w:val="en-US"/>
        </w:rPr>
        <w:tab/>
        <w:t>Dynamic viscosity</w:t>
      </w:r>
    </w:p>
    <w:p w14:paraId="4A950BC2" w14:textId="77777777" w:rsidR="002B0EAB" w:rsidRPr="002B0EAB" w:rsidRDefault="002B0EAB">
      <w:pPr>
        <w:tabs>
          <w:tab w:val="left" w:pos="1276"/>
        </w:tabs>
        <w:spacing w:after="0"/>
        <w:ind w:firstLine="0"/>
        <w:rPr>
          <w:sz w:val="22"/>
          <w:szCs w:val="22"/>
          <w:lang w:val="en-US"/>
        </w:rPr>
        <w:pPrChange w:id="91" w:author="Kleber Marques Lisboa" w:date="2023-10-24T09:41:00Z">
          <w:pPr>
            <w:tabs>
              <w:tab w:val="left" w:pos="1276"/>
            </w:tabs>
            <w:spacing w:after="0" w:line="240" w:lineRule="auto"/>
            <w:ind w:firstLine="0"/>
          </w:pPr>
        </w:pPrChange>
      </w:pPr>
      <m:oMath>
        <m:r>
          <w:rPr>
            <w:rFonts w:ascii="Cambria Math" w:hAnsi="Cambria Math"/>
            <w:sz w:val="22"/>
            <w:szCs w:val="22"/>
            <w:lang w:val="en-US"/>
          </w:rPr>
          <m:t>ρ</m:t>
        </m:r>
      </m:oMath>
      <w:r w:rsidRPr="002B0EAB">
        <w:rPr>
          <w:sz w:val="22"/>
          <w:szCs w:val="22"/>
          <w:lang w:val="en-US"/>
        </w:rPr>
        <w:tab/>
        <w:t>Density</w:t>
      </w:r>
    </w:p>
    <w:p w14:paraId="52F0ED1D" w14:textId="77777777" w:rsidR="002B0EAB" w:rsidRPr="002B0EAB" w:rsidRDefault="002B0EAB">
      <w:pPr>
        <w:tabs>
          <w:tab w:val="left" w:pos="1276"/>
        </w:tabs>
        <w:spacing w:after="0"/>
        <w:ind w:firstLine="0"/>
        <w:rPr>
          <w:sz w:val="22"/>
          <w:szCs w:val="22"/>
          <w:lang w:val="en-US"/>
        </w:rPr>
        <w:pPrChange w:id="92" w:author="Kleber Marques Lisboa" w:date="2023-10-24T09:41:00Z">
          <w:pPr>
            <w:tabs>
              <w:tab w:val="left" w:pos="1276"/>
            </w:tabs>
            <w:spacing w:after="0" w:line="240" w:lineRule="auto"/>
            <w:ind w:firstLine="0"/>
          </w:pPr>
        </w:pPrChange>
      </w:pPr>
      <m:oMath>
        <m:r>
          <w:rPr>
            <w:rFonts w:ascii="Cambria Math" w:hAnsi="Cambria Math"/>
            <w:sz w:val="22"/>
            <w:szCs w:val="22"/>
            <w:lang w:val="en-US"/>
          </w:rPr>
          <m:t>τ</m:t>
        </m:r>
      </m:oMath>
      <w:r w:rsidRPr="002B0EAB">
        <w:rPr>
          <w:sz w:val="22"/>
          <w:szCs w:val="22"/>
          <w:lang w:val="en-US"/>
        </w:rPr>
        <w:tab/>
        <w:t>Tortuosity</w:t>
      </w:r>
    </w:p>
    <w:p w14:paraId="7FC550FD" w14:textId="77777777" w:rsidR="002B0EAB" w:rsidRPr="002B0EAB" w:rsidRDefault="002B0EAB">
      <w:pPr>
        <w:tabs>
          <w:tab w:val="left" w:pos="1276"/>
        </w:tabs>
        <w:spacing w:after="0"/>
        <w:ind w:firstLine="0"/>
        <w:rPr>
          <w:sz w:val="22"/>
          <w:szCs w:val="22"/>
          <w:lang w:val="en-US"/>
        </w:rPr>
        <w:pPrChange w:id="93" w:author="Kleber Marques Lisboa" w:date="2023-10-24T09:41:00Z">
          <w:pPr>
            <w:tabs>
              <w:tab w:val="left" w:pos="1276"/>
            </w:tabs>
            <w:spacing w:after="0" w:line="240" w:lineRule="auto"/>
            <w:ind w:firstLine="0"/>
          </w:pPr>
        </w:pPrChange>
      </w:pPr>
      <m:oMath>
        <m:r>
          <w:rPr>
            <w:rFonts w:ascii="Cambria Math" w:hAnsi="Cambria Math"/>
            <w:sz w:val="22"/>
            <w:szCs w:val="22"/>
            <w:lang w:val="en-US"/>
          </w:rPr>
          <m:t>ϕ</m:t>
        </m:r>
      </m:oMath>
      <w:r w:rsidRPr="002B0EAB">
        <w:rPr>
          <w:sz w:val="22"/>
          <w:szCs w:val="22"/>
          <w:lang w:val="en-US"/>
        </w:rPr>
        <w:tab/>
        <w:t>Salinity</w:t>
      </w:r>
    </w:p>
    <w:p w14:paraId="717B5EFB" w14:textId="77777777" w:rsidR="005E287E" w:rsidRDefault="005E287E">
      <w:pPr>
        <w:tabs>
          <w:tab w:val="left" w:pos="1276"/>
        </w:tabs>
        <w:spacing w:after="0"/>
        <w:ind w:firstLine="0"/>
        <w:rPr>
          <w:lang w:val="en-US"/>
        </w:rPr>
        <w:pPrChange w:id="94" w:author="Kleber Marques Lisboa" w:date="2023-10-24T09:41:00Z">
          <w:pPr>
            <w:tabs>
              <w:tab w:val="left" w:pos="1276"/>
            </w:tabs>
            <w:spacing w:after="0" w:line="240" w:lineRule="auto"/>
            <w:ind w:firstLine="0"/>
          </w:pPr>
        </w:pPrChange>
      </w:pPr>
    </w:p>
    <w:p w14:paraId="68C7FD6B" w14:textId="77777777" w:rsidR="00571844" w:rsidRDefault="00571844">
      <w:pPr>
        <w:tabs>
          <w:tab w:val="left" w:pos="1276"/>
        </w:tabs>
        <w:spacing w:after="0"/>
        <w:ind w:firstLine="0"/>
        <w:rPr>
          <w:lang w:val="en-US"/>
        </w:rPr>
        <w:pPrChange w:id="95" w:author="Kleber Marques Lisboa" w:date="2023-10-24T09:41:00Z">
          <w:pPr>
            <w:tabs>
              <w:tab w:val="left" w:pos="1276"/>
            </w:tabs>
            <w:spacing w:after="0" w:line="240" w:lineRule="auto"/>
            <w:ind w:firstLine="0"/>
          </w:pPr>
        </w:pPrChange>
      </w:pPr>
    </w:p>
    <w:p w14:paraId="75E5AB2A" w14:textId="00BD7B6D" w:rsidR="00E55CB6" w:rsidRPr="00E55CB6" w:rsidRDefault="00E55CB6">
      <w:pPr>
        <w:tabs>
          <w:tab w:val="left" w:pos="1276"/>
        </w:tabs>
        <w:spacing w:after="0"/>
        <w:ind w:firstLine="0"/>
        <w:rPr>
          <w:b/>
          <w:bCs/>
          <w:i/>
          <w:iCs/>
          <w:lang w:val="en-US"/>
        </w:rPr>
        <w:pPrChange w:id="96" w:author="Kleber Marques Lisboa" w:date="2023-10-24T09:41:00Z">
          <w:pPr>
            <w:tabs>
              <w:tab w:val="left" w:pos="1276"/>
            </w:tabs>
            <w:spacing w:after="0" w:line="240" w:lineRule="auto"/>
            <w:ind w:firstLine="0"/>
          </w:pPr>
        </w:pPrChange>
      </w:pPr>
      <w:r w:rsidRPr="00E55CB6">
        <w:rPr>
          <w:b/>
          <w:bCs/>
          <w:i/>
          <w:iCs/>
          <w:lang w:val="en-US"/>
        </w:rPr>
        <w:t>Subscripts/superscripts</w:t>
      </w:r>
    </w:p>
    <w:p w14:paraId="37474C95" w14:textId="1554AC90" w:rsidR="00732E2C" w:rsidRPr="002B0EAB" w:rsidRDefault="00732E2C">
      <w:pPr>
        <w:tabs>
          <w:tab w:val="left" w:pos="1276"/>
        </w:tabs>
        <w:spacing w:after="0"/>
        <w:ind w:firstLine="0"/>
        <w:rPr>
          <w:sz w:val="22"/>
          <w:szCs w:val="22"/>
          <w:lang w:val="en-US"/>
        </w:rPr>
        <w:pPrChange w:id="97" w:author="Kleber Marques Lisboa" w:date="2023-10-24T09:41:00Z">
          <w:pPr>
            <w:tabs>
              <w:tab w:val="left" w:pos="1276"/>
            </w:tabs>
            <w:spacing w:after="0" w:line="240" w:lineRule="auto"/>
            <w:ind w:firstLine="0"/>
          </w:pPr>
        </w:pPrChange>
      </w:pPr>
      <m:oMath>
        <m:r>
          <w:rPr>
            <w:rFonts w:ascii="Cambria Math" w:hAnsi="Cambria Math"/>
            <w:sz w:val="22"/>
            <w:szCs w:val="22"/>
            <w:lang w:val="en-US"/>
          </w:rPr>
          <m:t>a</m:t>
        </m:r>
      </m:oMath>
      <w:r>
        <w:rPr>
          <w:sz w:val="22"/>
          <w:szCs w:val="22"/>
          <w:lang w:val="en-US"/>
        </w:rPr>
        <w:tab/>
      </w:r>
      <w:r w:rsidRPr="002B0EAB">
        <w:rPr>
          <w:sz w:val="22"/>
          <w:szCs w:val="22"/>
          <w:lang w:val="en-US"/>
        </w:rPr>
        <w:t xml:space="preserve">Relative to </w:t>
      </w:r>
      <w:r>
        <w:rPr>
          <w:sz w:val="22"/>
          <w:szCs w:val="22"/>
          <w:lang w:val="en-US"/>
        </w:rPr>
        <w:t>air</w:t>
      </w:r>
    </w:p>
    <w:p w14:paraId="44899E36" w14:textId="599E37FC" w:rsidR="00503FCD" w:rsidRPr="002B0EAB" w:rsidRDefault="00503FCD">
      <w:pPr>
        <w:tabs>
          <w:tab w:val="left" w:pos="1276"/>
        </w:tabs>
        <w:spacing w:after="0"/>
        <w:ind w:firstLine="0"/>
        <w:rPr>
          <w:sz w:val="22"/>
          <w:szCs w:val="22"/>
          <w:lang w:val="en-US"/>
        </w:rPr>
        <w:pPrChange w:id="98" w:author="Kleber Marques Lisboa" w:date="2023-10-24T09:41:00Z">
          <w:pPr>
            <w:tabs>
              <w:tab w:val="left" w:pos="1276"/>
            </w:tabs>
            <w:spacing w:after="0" w:line="240" w:lineRule="auto"/>
            <w:ind w:firstLine="0"/>
          </w:pPr>
        </w:pPrChange>
      </w:pPr>
      <m:oMath>
        <m:r>
          <w:rPr>
            <w:rFonts w:ascii="Cambria Math" w:hAnsi="Cambria Math"/>
            <w:sz w:val="22"/>
            <w:szCs w:val="22"/>
            <w:lang w:val="en-US"/>
          </w:rPr>
          <m:t>amb</m:t>
        </m:r>
      </m:oMath>
      <w:r w:rsidRPr="002B0EAB">
        <w:rPr>
          <w:sz w:val="22"/>
          <w:szCs w:val="22"/>
          <w:lang w:val="en-US"/>
        </w:rPr>
        <w:tab/>
        <w:t>Relative to environment</w:t>
      </w:r>
    </w:p>
    <w:p w14:paraId="5EF2E619" w14:textId="00774B19" w:rsidR="00503FCD" w:rsidRPr="002B0EAB" w:rsidRDefault="00503FCD">
      <w:pPr>
        <w:tabs>
          <w:tab w:val="left" w:pos="1276"/>
        </w:tabs>
        <w:spacing w:after="0"/>
        <w:ind w:firstLine="0"/>
        <w:rPr>
          <w:sz w:val="22"/>
          <w:szCs w:val="22"/>
          <w:lang w:val="en-US"/>
        </w:rPr>
        <w:pPrChange w:id="99" w:author="Kleber Marques Lisboa" w:date="2023-10-24T09:41:00Z">
          <w:pPr>
            <w:tabs>
              <w:tab w:val="left" w:pos="1276"/>
            </w:tabs>
            <w:spacing w:after="0" w:line="240" w:lineRule="auto"/>
            <w:ind w:firstLine="0"/>
          </w:pPr>
        </w:pPrChange>
      </w:pPr>
      <m:oMath>
        <m:r>
          <w:rPr>
            <w:rFonts w:ascii="Cambria Math" w:hAnsi="Cambria Math"/>
            <w:sz w:val="22"/>
            <w:szCs w:val="22"/>
            <w:lang w:val="en-US"/>
          </w:rPr>
          <m:t>col</m:t>
        </m:r>
      </m:oMath>
      <w:r w:rsidRPr="002B0EAB">
        <w:rPr>
          <w:sz w:val="22"/>
          <w:szCs w:val="22"/>
          <w:lang w:val="en-US"/>
        </w:rPr>
        <w:tab/>
        <w:t>Relative to collector tank</w:t>
      </w:r>
    </w:p>
    <w:p w14:paraId="31EA8793" w14:textId="77777777" w:rsidR="002B0EAB" w:rsidRPr="002B0EAB" w:rsidRDefault="002B0EAB">
      <w:pPr>
        <w:tabs>
          <w:tab w:val="left" w:pos="1276"/>
        </w:tabs>
        <w:spacing w:after="0"/>
        <w:ind w:firstLine="0"/>
        <w:rPr>
          <w:sz w:val="22"/>
          <w:szCs w:val="22"/>
          <w:lang w:val="en-US"/>
        </w:rPr>
        <w:pPrChange w:id="100" w:author="Kleber Marques Lisboa" w:date="2023-10-24T09:41:00Z">
          <w:pPr>
            <w:tabs>
              <w:tab w:val="left" w:pos="1276"/>
            </w:tabs>
            <w:spacing w:after="0" w:line="240" w:lineRule="auto"/>
            <w:ind w:firstLine="0"/>
          </w:pPr>
        </w:pPrChange>
      </w:pPr>
      <m:oMath>
        <m:r>
          <w:rPr>
            <w:rFonts w:ascii="Cambria Math" w:hAnsi="Cambria Math"/>
            <w:sz w:val="22"/>
            <w:szCs w:val="22"/>
            <w:lang w:val="en-US"/>
          </w:rPr>
          <m:t>dist</m:t>
        </m:r>
      </m:oMath>
      <w:r w:rsidRPr="002B0EAB">
        <w:rPr>
          <w:sz w:val="22"/>
          <w:szCs w:val="22"/>
          <w:lang w:val="en-US"/>
        </w:rPr>
        <w:tab/>
        <w:t>Relative to distillate</w:t>
      </w:r>
    </w:p>
    <w:p w14:paraId="146BDE2E" w14:textId="77777777" w:rsidR="002B0EAB" w:rsidRPr="002B0EAB" w:rsidRDefault="002B0EAB">
      <w:pPr>
        <w:tabs>
          <w:tab w:val="left" w:pos="1276"/>
        </w:tabs>
        <w:spacing w:after="0"/>
        <w:ind w:firstLine="0"/>
        <w:rPr>
          <w:sz w:val="22"/>
          <w:szCs w:val="22"/>
          <w:lang w:val="en-US"/>
        </w:rPr>
        <w:pPrChange w:id="101" w:author="Kleber Marques Lisboa" w:date="2023-10-24T09:41:00Z">
          <w:pPr>
            <w:tabs>
              <w:tab w:val="left" w:pos="1276"/>
            </w:tabs>
            <w:spacing w:after="0" w:line="240" w:lineRule="auto"/>
            <w:ind w:firstLine="0"/>
          </w:pPr>
        </w:pPrChange>
      </w:pPr>
      <m:oMath>
        <m:r>
          <w:rPr>
            <w:rFonts w:ascii="Cambria Math" w:hAnsi="Cambria Math"/>
            <w:sz w:val="22"/>
            <w:szCs w:val="22"/>
            <w:lang w:val="en-US"/>
          </w:rPr>
          <m:t>e</m:t>
        </m:r>
      </m:oMath>
      <w:r w:rsidRPr="002B0EAB">
        <w:rPr>
          <w:sz w:val="22"/>
          <w:szCs w:val="22"/>
          <w:lang w:val="en-US"/>
        </w:rPr>
        <w:tab/>
        <w:t>Relative to inlet</w:t>
      </w:r>
    </w:p>
    <w:p w14:paraId="5EDF2710" w14:textId="0D5FE86C" w:rsidR="002B0EAB" w:rsidRPr="002B0EAB" w:rsidRDefault="002B0EAB">
      <w:pPr>
        <w:tabs>
          <w:tab w:val="left" w:pos="1276"/>
        </w:tabs>
        <w:spacing w:after="0"/>
        <w:ind w:firstLine="0"/>
        <w:rPr>
          <w:sz w:val="22"/>
          <w:szCs w:val="22"/>
          <w:lang w:val="en-US"/>
        </w:rPr>
        <w:pPrChange w:id="102" w:author="Kleber Marques Lisboa" w:date="2023-10-24T09:41:00Z">
          <w:pPr>
            <w:tabs>
              <w:tab w:val="left" w:pos="1276"/>
            </w:tabs>
            <w:spacing w:after="0" w:line="240" w:lineRule="auto"/>
            <w:ind w:firstLine="0"/>
          </w:pPr>
        </w:pPrChange>
      </w:pPr>
      <m:oMath>
        <m:r>
          <w:rPr>
            <w:rFonts w:ascii="Cambria Math" w:hAnsi="Cambria Math"/>
            <w:sz w:val="22"/>
            <w:szCs w:val="22"/>
            <w:lang w:val="en-US"/>
          </w:rPr>
          <m:t>ext</m:t>
        </m:r>
      </m:oMath>
      <w:r w:rsidRPr="002B0EAB">
        <w:rPr>
          <w:sz w:val="22"/>
          <w:szCs w:val="22"/>
          <w:lang w:val="en-US"/>
        </w:rPr>
        <w:tab/>
        <w:t>Relative to external</w:t>
      </w:r>
    </w:p>
    <w:p w14:paraId="097558A3" w14:textId="6E54A9D6" w:rsidR="00E55CB6" w:rsidRPr="002B0EAB" w:rsidRDefault="00E55CB6">
      <w:pPr>
        <w:tabs>
          <w:tab w:val="left" w:pos="1276"/>
        </w:tabs>
        <w:spacing w:after="0"/>
        <w:ind w:firstLine="0"/>
        <w:rPr>
          <w:sz w:val="22"/>
          <w:szCs w:val="22"/>
          <w:lang w:val="en-US"/>
        </w:rPr>
        <w:pPrChange w:id="103" w:author="Kleber Marques Lisboa" w:date="2023-10-24T09:41:00Z">
          <w:pPr>
            <w:tabs>
              <w:tab w:val="left" w:pos="1276"/>
            </w:tabs>
            <w:spacing w:after="0" w:line="240" w:lineRule="auto"/>
            <w:ind w:firstLine="0"/>
          </w:pPr>
        </w:pPrChange>
      </w:pPr>
      <m:oMath>
        <m:r>
          <w:rPr>
            <w:rFonts w:ascii="Cambria Math" w:hAnsi="Cambria Math"/>
            <w:sz w:val="22"/>
            <w:szCs w:val="22"/>
            <w:lang w:val="en-US"/>
          </w:rPr>
          <m:t>l</m:t>
        </m:r>
      </m:oMath>
      <w:r w:rsidRPr="002B0EAB">
        <w:rPr>
          <w:sz w:val="22"/>
          <w:szCs w:val="22"/>
          <w:lang w:val="en-US"/>
        </w:rPr>
        <w:tab/>
        <w:t>Relative to lumen</w:t>
      </w:r>
    </w:p>
    <w:p w14:paraId="2F75DA5E" w14:textId="2008B721" w:rsidR="00503FCD" w:rsidRPr="002B0EAB" w:rsidRDefault="00503FCD">
      <w:pPr>
        <w:tabs>
          <w:tab w:val="left" w:pos="1276"/>
        </w:tabs>
        <w:spacing w:after="0"/>
        <w:ind w:firstLine="0"/>
        <w:rPr>
          <w:sz w:val="22"/>
          <w:szCs w:val="22"/>
          <w:lang w:val="en-US"/>
        </w:rPr>
        <w:pPrChange w:id="104" w:author="Kleber Marques Lisboa" w:date="2023-10-24T09:41:00Z">
          <w:pPr>
            <w:tabs>
              <w:tab w:val="left" w:pos="1276"/>
            </w:tabs>
            <w:spacing w:after="0" w:line="240" w:lineRule="auto"/>
            <w:ind w:firstLine="0"/>
          </w:pPr>
        </w:pPrChange>
      </w:pPr>
      <m:oMath>
        <m:r>
          <w:rPr>
            <w:rFonts w:ascii="Cambria Math" w:hAnsi="Cambria Math"/>
            <w:sz w:val="22"/>
            <w:szCs w:val="22"/>
            <w:lang w:val="en-US"/>
          </w:rPr>
          <m:t>m/memb</m:t>
        </m:r>
      </m:oMath>
      <w:r w:rsidRPr="002B0EAB">
        <w:rPr>
          <w:sz w:val="22"/>
          <w:szCs w:val="22"/>
          <w:lang w:val="en-US"/>
        </w:rPr>
        <w:tab/>
        <w:t>Relative to membrane</w:t>
      </w:r>
    </w:p>
    <w:p w14:paraId="664BE8D0" w14:textId="7EABABEA" w:rsidR="00E55CB6" w:rsidRPr="002B0EAB" w:rsidRDefault="00E55CB6">
      <w:pPr>
        <w:tabs>
          <w:tab w:val="left" w:pos="1276"/>
        </w:tabs>
        <w:spacing w:after="0"/>
        <w:ind w:firstLine="0"/>
        <w:rPr>
          <w:sz w:val="22"/>
          <w:szCs w:val="22"/>
          <w:lang w:val="en-US"/>
        </w:rPr>
        <w:pPrChange w:id="105" w:author="Kleber Marques Lisboa" w:date="2023-10-24T09:41:00Z">
          <w:pPr>
            <w:tabs>
              <w:tab w:val="left" w:pos="1276"/>
            </w:tabs>
            <w:spacing w:after="0" w:line="240" w:lineRule="auto"/>
            <w:ind w:firstLine="0"/>
          </w:pPr>
        </w:pPrChange>
      </w:pPr>
      <m:oMath>
        <m:r>
          <w:rPr>
            <w:rFonts w:ascii="Cambria Math" w:hAnsi="Cambria Math"/>
            <w:sz w:val="22"/>
            <w:szCs w:val="22"/>
            <w:lang w:val="en-US"/>
          </w:rPr>
          <m:t>mix</m:t>
        </m:r>
      </m:oMath>
      <w:r w:rsidRPr="002B0EAB">
        <w:rPr>
          <w:sz w:val="22"/>
          <w:szCs w:val="22"/>
          <w:lang w:val="en-US"/>
        </w:rPr>
        <w:tab/>
        <w:t>Relative to mixture</w:t>
      </w:r>
    </w:p>
    <w:p w14:paraId="77064211" w14:textId="288AA4C2" w:rsidR="00503FCD" w:rsidRPr="002B0EAB" w:rsidRDefault="00503FCD">
      <w:pPr>
        <w:tabs>
          <w:tab w:val="left" w:pos="1276"/>
        </w:tabs>
        <w:spacing w:after="0"/>
        <w:ind w:firstLine="0"/>
        <w:rPr>
          <w:sz w:val="22"/>
          <w:szCs w:val="22"/>
          <w:lang w:val="en-US"/>
        </w:rPr>
        <w:pPrChange w:id="106" w:author="Kleber Marques Lisboa" w:date="2023-10-24T09:41:00Z">
          <w:pPr>
            <w:tabs>
              <w:tab w:val="left" w:pos="1276"/>
            </w:tabs>
            <w:spacing w:after="0" w:line="240" w:lineRule="auto"/>
            <w:ind w:firstLine="0"/>
          </w:pPr>
        </w:pPrChange>
      </w:pPr>
      <m:oMath>
        <m:r>
          <w:rPr>
            <w:rFonts w:ascii="Cambria Math" w:hAnsi="Cambria Math"/>
            <w:sz w:val="22"/>
            <w:szCs w:val="22"/>
            <w:lang w:val="en-US"/>
          </w:rPr>
          <m:t>o</m:t>
        </m:r>
      </m:oMath>
      <w:r w:rsidRPr="002B0EAB">
        <w:rPr>
          <w:sz w:val="22"/>
          <w:szCs w:val="22"/>
          <w:lang w:val="en-US"/>
        </w:rPr>
        <w:tab/>
        <w:t>Relative to outlet</w:t>
      </w:r>
    </w:p>
    <w:p w14:paraId="7889A151" w14:textId="681F1B0F" w:rsidR="00E55CB6" w:rsidRPr="002B0EAB" w:rsidRDefault="00E55CB6">
      <w:pPr>
        <w:tabs>
          <w:tab w:val="left" w:pos="1276"/>
        </w:tabs>
        <w:spacing w:after="0"/>
        <w:ind w:firstLine="0"/>
        <w:rPr>
          <w:sz w:val="22"/>
          <w:szCs w:val="22"/>
          <w:lang w:val="en-US"/>
        </w:rPr>
        <w:pPrChange w:id="107" w:author="Kleber Marques Lisboa" w:date="2023-10-24T09:41:00Z">
          <w:pPr>
            <w:tabs>
              <w:tab w:val="left" w:pos="1276"/>
            </w:tabs>
            <w:spacing w:after="0" w:line="240" w:lineRule="auto"/>
            <w:ind w:firstLine="0"/>
          </w:pPr>
        </w:pPrChange>
      </w:pPr>
      <m:oMath>
        <m:r>
          <w:rPr>
            <w:rFonts w:ascii="Cambria Math" w:hAnsi="Cambria Math"/>
            <w:sz w:val="22"/>
            <w:szCs w:val="22"/>
            <w:lang w:val="en-US"/>
          </w:rPr>
          <m:t>s</m:t>
        </m:r>
      </m:oMath>
      <w:r w:rsidRPr="002B0EAB">
        <w:rPr>
          <w:sz w:val="22"/>
          <w:szCs w:val="22"/>
          <w:lang w:val="en-US"/>
        </w:rPr>
        <w:tab/>
        <w:t>Relative to shell</w:t>
      </w:r>
    </w:p>
    <w:p w14:paraId="2135B1BB" w14:textId="77777777" w:rsidR="002B0EAB" w:rsidRDefault="002B0EAB">
      <w:pPr>
        <w:tabs>
          <w:tab w:val="left" w:pos="1276"/>
        </w:tabs>
        <w:spacing w:after="0"/>
        <w:ind w:firstLine="0"/>
        <w:rPr>
          <w:sz w:val="22"/>
          <w:szCs w:val="22"/>
          <w:lang w:val="en-US"/>
        </w:rPr>
        <w:pPrChange w:id="108" w:author="Kleber Marques Lisboa" w:date="2023-10-24T09:41:00Z">
          <w:pPr>
            <w:tabs>
              <w:tab w:val="left" w:pos="1276"/>
            </w:tabs>
            <w:spacing w:after="0" w:line="240" w:lineRule="auto"/>
            <w:ind w:firstLine="0"/>
          </w:pPr>
        </w:pPrChange>
      </w:pPr>
      <m:oMath>
        <m:r>
          <w:rPr>
            <w:rFonts w:ascii="Cambria Math" w:hAnsi="Cambria Math"/>
            <w:sz w:val="22"/>
            <w:szCs w:val="22"/>
            <w:lang w:val="en-US"/>
          </w:rPr>
          <m:t>vap</m:t>
        </m:r>
      </m:oMath>
      <w:r w:rsidRPr="002B0EAB">
        <w:rPr>
          <w:sz w:val="22"/>
          <w:szCs w:val="22"/>
          <w:lang w:val="en-US"/>
        </w:rPr>
        <w:tab/>
        <w:t>Relative to vapor</w:t>
      </w:r>
    </w:p>
    <w:p w14:paraId="6F34811A" w14:textId="18F4BFD3" w:rsidR="00732E2C" w:rsidRPr="002B0EAB" w:rsidRDefault="00732E2C">
      <w:pPr>
        <w:tabs>
          <w:tab w:val="left" w:pos="1276"/>
        </w:tabs>
        <w:spacing w:after="0"/>
        <w:ind w:firstLine="0"/>
        <w:rPr>
          <w:sz w:val="22"/>
          <w:szCs w:val="22"/>
          <w:lang w:val="en-US"/>
        </w:rPr>
        <w:pPrChange w:id="109" w:author="Kleber Marques Lisboa" w:date="2023-10-24T09:41:00Z">
          <w:pPr>
            <w:tabs>
              <w:tab w:val="left" w:pos="1276"/>
            </w:tabs>
            <w:spacing w:after="0" w:line="240" w:lineRule="auto"/>
            <w:ind w:firstLine="0"/>
          </w:pPr>
        </w:pPrChange>
      </w:pPr>
      <m:oMath>
        <m:r>
          <w:rPr>
            <w:rFonts w:ascii="Cambria Math" w:hAnsi="Cambria Math"/>
            <w:sz w:val="22"/>
            <w:szCs w:val="22"/>
            <w:lang w:val="en-US"/>
          </w:rPr>
          <m:t>w</m:t>
        </m:r>
      </m:oMath>
      <w:r>
        <w:rPr>
          <w:sz w:val="22"/>
          <w:szCs w:val="22"/>
          <w:lang w:val="en-US"/>
        </w:rPr>
        <w:tab/>
      </w:r>
      <w:r w:rsidRPr="002B0EAB">
        <w:rPr>
          <w:sz w:val="22"/>
          <w:szCs w:val="22"/>
          <w:lang w:val="en-US"/>
        </w:rPr>
        <w:t xml:space="preserve">Relative to </w:t>
      </w:r>
      <w:r>
        <w:rPr>
          <w:sz w:val="22"/>
          <w:szCs w:val="22"/>
          <w:lang w:val="en-US"/>
        </w:rPr>
        <w:t>water</w:t>
      </w:r>
    </w:p>
    <w:p w14:paraId="5D763DF1" w14:textId="16A91BBA" w:rsidR="008547CD" w:rsidRDefault="008547CD">
      <w:pPr>
        <w:tabs>
          <w:tab w:val="left" w:pos="1276"/>
        </w:tabs>
        <w:spacing w:after="0"/>
        <w:ind w:firstLine="0"/>
        <w:rPr>
          <w:sz w:val="22"/>
          <w:szCs w:val="22"/>
          <w:lang w:val="en-US"/>
        </w:rPr>
        <w:pPrChange w:id="110" w:author="Kleber Marques Lisboa" w:date="2023-10-24T09:41:00Z">
          <w:pPr>
            <w:tabs>
              <w:tab w:val="left" w:pos="1276"/>
            </w:tabs>
            <w:spacing w:after="0" w:line="240" w:lineRule="auto"/>
            <w:ind w:firstLine="0"/>
          </w:pPr>
        </w:pPrChange>
      </w:pPr>
      <m:oMath>
        <m:r>
          <w:rPr>
            <w:rFonts w:ascii="Cambria Math" w:hAnsi="Cambria Math"/>
            <w:sz w:val="22"/>
            <w:szCs w:val="22"/>
            <w:lang w:val="en-US"/>
          </w:rPr>
          <m:t>well</m:t>
        </m:r>
      </m:oMath>
      <w:r w:rsidRPr="002B0EAB">
        <w:rPr>
          <w:sz w:val="22"/>
          <w:szCs w:val="22"/>
          <w:lang w:val="en-US"/>
        </w:rPr>
        <w:tab/>
        <w:t>Relative to well</w:t>
      </w:r>
    </w:p>
    <w:p w14:paraId="14C7C506" w14:textId="6D2FE5E5" w:rsidR="000239CF" w:rsidRPr="002B0EAB" w:rsidRDefault="00000000">
      <w:pPr>
        <w:tabs>
          <w:tab w:val="left" w:pos="1276"/>
        </w:tabs>
        <w:spacing w:after="0"/>
        <w:ind w:firstLine="0"/>
        <w:rPr>
          <w:sz w:val="22"/>
          <w:szCs w:val="22"/>
          <w:lang w:val="en-US"/>
        </w:rPr>
        <w:pPrChange w:id="111" w:author="Kleber Marques Lisboa" w:date="2023-10-24T09:41:00Z">
          <w:pPr>
            <w:tabs>
              <w:tab w:val="left" w:pos="1276"/>
            </w:tabs>
            <w:spacing w:after="0" w:line="240" w:lineRule="auto"/>
            <w:ind w:firstLine="0"/>
          </w:pPr>
        </w:pPrChange>
      </w:pPr>
      <m:oMath>
        <m:acc>
          <m:accPr>
            <m:chr m:val="̅"/>
            <m:ctrlPr>
              <w:rPr>
                <w:rFonts w:ascii="Cambria Math" w:hAnsi="Cambria Math"/>
                <w:i/>
                <w:sz w:val="22"/>
                <w:szCs w:val="22"/>
                <w:lang w:val="en-US"/>
              </w:rPr>
            </m:ctrlPr>
          </m:accPr>
          <m:e/>
        </m:acc>
      </m:oMath>
      <w:r w:rsidR="000239CF" w:rsidRPr="002B0EAB">
        <w:rPr>
          <w:sz w:val="22"/>
          <w:szCs w:val="22"/>
          <w:lang w:val="en-US"/>
        </w:rPr>
        <w:tab/>
      </w:r>
      <w:r w:rsidR="000239CF">
        <w:rPr>
          <w:sz w:val="22"/>
          <w:szCs w:val="22"/>
          <w:lang w:val="en-US"/>
        </w:rPr>
        <w:t>Indicates averaged value</w:t>
      </w:r>
    </w:p>
    <w:p w14:paraId="312438D2" w14:textId="77777777" w:rsidR="002B0EAB" w:rsidRDefault="002B0EAB">
      <w:pPr>
        <w:tabs>
          <w:tab w:val="left" w:pos="1276"/>
        </w:tabs>
        <w:spacing w:after="0"/>
        <w:ind w:firstLine="0"/>
        <w:rPr>
          <w:lang w:val="en-US"/>
        </w:rPr>
        <w:pPrChange w:id="112" w:author="Kleber Marques Lisboa" w:date="2023-10-24T09:41:00Z">
          <w:pPr>
            <w:tabs>
              <w:tab w:val="left" w:pos="1276"/>
            </w:tabs>
            <w:spacing w:after="0" w:line="240" w:lineRule="auto"/>
            <w:ind w:firstLine="0"/>
          </w:pPr>
        </w:pPrChange>
      </w:pPr>
    </w:p>
    <w:p w14:paraId="7231CDC0" w14:textId="047900E6" w:rsidR="00507BA5" w:rsidRDefault="00507BA5">
      <w:pPr>
        <w:tabs>
          <w:tab w:val="left" w:pos="1276"/>
        </w:tabs>
        <w:spacing w:after="0"/>
        <w:ind w:firstLine="0"/>
        <w:rPr>
          <w:lang w:val="en-US"/>
        </w:rPr>
        <w:pPrChange w:id="113" w:author="Kleber Marques Lisboa" w:date="2023-10-24T09:41:00Z">
          <w:pPr>
            <w:tabs>
              <w:tab w:val="left" w:pos="1276"/>
            </w:tabs>
            <w:spacing w:after="0" w:line="240" w:lineRule="auto"/>
            <w:ind w:firstLine="0"/>
          </w:pPr>
        </w:pPrChange>
      </w:pPr>
      <w:r>
        <w:rPr>
          <w:lang w:val="en-US"/>
        </w:rPr>
        <w:t xml:space="preserve"> </w:t>
      </w:r>
    </w:p>
    <w:p w14:paraId="7FB4D786" w14:textId="2D2CDDC7" w:rsidR="00E55CB6" w:rsidRPr="00E55CB6" w:rsidRDefault="00E55CB6">
      <w:pPr>
        <w:tabs>
          <w:tab w:val="left" w:pos="1276"/>
        </w:tabs>
        <w:spacing w:after="0"/>
        <w:ind w:firstLine="0"/>
        <w:rPr>
          <w:b/>
          <w:bCs/>
          <w:i/>
          <w:iCs/>
          <w:lang w:val="en-US"/>
        </w:rPr>
        <w:pPrChange w:id="114" w:author="Kleber Marques Lisboa" w:date="2023-10-24T09:41:00Z">
          <w:pPr>
            <w:tabs>
              <w:tab w:val="left" w:pos="1276"/>
            </w:tabs>
            <w:spacing w:after="0" w:line="240" w:lineRule="auto"/>
            <w:ind w:firstLine="0"/>
          </w:pPr>
        </w:pPrChange>
      </w:pPr>
      <w:r w:rsidRPr="00E55CB6">
        <w:rPr>
          <w:b/>
          <w:bCs/>
          <w:i/>
          <w:iCs/>
          <w:lang w:val="en-US"/>
        </w:rPr>
        <w:t>Acronyms</w:t>
      </w:r>
    </w:p>
    <w:p w14:paraId="217D201F" w14:textId="62EB2686" w:rsidR="00507BA5" w:rsidRPr="002B0EAB" w:rsidRDefault="00187464">
      <w:pPr>
        <w:tabs>
          <w:tab w:val="left" w:pos="1276"/>
        </w:tabs>
        <w:spacing w:after="0"/>
        <w:ind w:firstLine="0"/>
        <w:rPr>
          <w:sz w:val="22"/>
          <w:szCs w:val="22"/>
          <w:lang w:val="en-US"/>
        </w:rPr>
        <w:pPrChange w:id="115" w:author="Kleber Marques Lisboa" w:date="2023-10-24T09:41:00Z">
          <w:pPr>
            <w:tabs>
              <w:tab w:val="left" w:pos="1276"/>
            </w:tabs>
            <w:spacing w:after="0" w:line="240" w:lineRule="auto"/>
            <w:ind w:firstLine="0"/>
          </w:pPr>
        </w:pPrChange>
      </w:pPr>
      <w:r w:rsidRPr="002B0EAB">
        <w:rPr>
          <w:sz w:val="22"/>
          <w:szCs w:val="22"/>
          <w:lang w:val="en-US"/>
        </w:rPr>
        <w:t>AGMD</w:t>
      </w:r>
      <w:r w:rsidRPr="002B0EAB">
        <w:rPr>
          <w:sz w:val="22"/>
          <w:szCs w:val="22"/>
          <w:lang w:val="en-US"/>
        </w:rPr>
        <w:tab/>
        <w:t>Air Gap Membrane Distillation</w:t>
      </w:r>
    </w:p>
    <w:p w14:paraId="7BF6ED77" w14:textId="77777777" w:rsidR="00507BA5" w:rsidRPr="002B0EAB" w:rsidRDefault="00187464">
      <w:pPr>
        <w:tabs>
          <w:tab w:val="left" w:pos="1276"/>
        </w:tabs>
        <w:spacing w:after="0"/>
        <w:ind w:firstLine="0"/>
        <w:rPr>
          <w:sz w:val="22"/>
          <w:szCs w:val="22"/>
          <w:lang w:val="en-US"/>
        </w:rPr>
        <w:pPrChange w:id="116" w:author="Kleber Marques Lisboa" w:date="2023-10-24T09:41:00Z">
          <w:pPr>
            <w:tabs>
              <w:tab w:val="left" w:pos="1276"/>
            </w:tabs>
            <w:spacing w:after="0" w:line="240" w:lineRule="auto"/>
            <w:ind w:firstLine="0"/>
          </w:pPr>
        </w:pPrChange>
      </w:pPr>
      <w:r w:rsidRPr="002B0EAB">
        <w:rPr>
          <w:sz w:val="22"/>
          <w:szCs w:val="22"/>
          <w:lang w:val="en-US"/>
        </w:rPr>
        <w:t>CGMD</w:t>
      </w:r>
      <w:r w:rsidRPr="002B0EAB">
        <w:rPr>
          <w:sz w:val="22"/>
          <w:szCs w:val="22"/>
          <w:lang w:val="en-US"/>
        </w:rPr>
        <w:tab/>
        <w:t>Conductive Gap Membrane Distillation</w:t>
      </w:r>
    </w:p>
    <w:p w14:paraId="2866C47A" w14:textId="77777777" w:rsidR="00507BA5" w:rsidRDefault="00187464">
      <w:pPr>
        <w:tabs>
          <w:tab w:val="left" w:pos="1276"/>
        </w:tabs>
        <w:spacing w:after="0"/>
        <w:ind w:firstLine="0"/>
        <w:rPr>
          <w:sz w:val="22"/>
          <w:szCs w:val="22"/>
          <w:lang w:val="en-US"/>
        </w:rPr>
        <w:pPrChange w:id="117" w:author="Kleber Marques Lisboa" w:date="2023-10-24T09:41:00Z">
          <w:pPr>
            <w:tabs>
              <w:tab w:val="left" w:pos="1276"/>
            </w:tabs>
            <w:spacing w:after="0" w:line="240" w:lineRule="auto"/>
            <w:ind w:firstLine="0"/>
          </w:pPr>
        </w:pPrChange>
      </w:pPr>
      <w:r w:rsidRPr="002B0EAB">
        <w:rPr>
          <w:sz w:val="22"/>
          <w:szCs w:val="22"/>
          <w:lang w:val="en-US"/>
        </w:rPr>
        <w:t xml:space="preserve">DCMD </w:t>
      </w:r>
      <w:r w:rsidRPr="002B0EAB">
        <w:rPr>
          <w:sz w:val="22"/>
          <w:szCs w:val="22"/>
          <w:lang w:val="en-US"/>
        </w:rPr>
        <w:tab/>
        <w:t>Direct Contact Membrane Distillation</w:t>
      </w:r>
    </w:p>
    <w:p w14:paraId="072F9B42" w14:textId="257836EB" w:rsidR="00571844" w:rsidRPr="002B0EAB" w:rsidRDefault="00571844">
      <w:pPr>
        <w:tabs>
          <w:tab w:val="left" w:pos="1276"/>
        </w:tabs>
        <w:spacing w:after="0"/>
        <w:ind w:firstLine="0"/>
        <w:rPr>
          <w:sz w:val="22"/>
          <w:szCs w:val="22"/>
          <w:lang w:val="en-US"/>
        </w:rPr>
        <w:pPrChange w:id="118" w:author="Kleber Marques Lisboa" w:date="2023-10-24T09:41:00Z">
          <w:pPr>
            <w:tabs>
              <w:tab w:val="left" w:pos="1276"/>
            </w:tabs>
            <w:spacing w:after="0" w:line="240" w:lineRule="auto"/>
            <w:ind w:firstLine="0"/>
          </w:pPr>
        </w:pPrChange>
      </w:pPr>
      <w:r>
        <w:rPr>
          <w:sz w:val="22"/>
          <w:szCs w:val="22"/>
          <w:lang w:val="en-US"/>
        </w:rPr>
        <w:t>DLR</w:t>
      </w:r>
      <w:r>
        <w:rPr>
          <w:sz w:val="22"/>
          <w:szCs w:val="22"/>
          <w:lang w:val="en-US"/>
        </w:rPr>
        <w:tab/>
        <w:t>Distillate Limiting Ratio</w:t>
      </w:r>
    </w:p>
    <w:p w14:paraId="5FFE0DFD" w14:textId="72530715" w:rsidR="00507BA5" w:rsidRDefault="00507BA5">
      <w:pPr>
        <w:tabs>
          <w:tab w:val="left" w:pos="1276"/>
        </w:tabs>
        <w:spacing w:after="0"/>
        <w:ind w:firstLine="0"/>
        <w:rPr>
          <w:sz w:val="22"/>
          <w:szCs w:val="22"/>
          <w:lang w:val="en-US"/>
        </w:rPr>
        <w:pPrChange w:id="119" w:author="Kleber Marques Lisboa" w:date="2023-10-24T09:41:00Z">
          <w:pPr>
            <w:tabs>
              <w:tab w:val="left" w:pos="1276"/>
            </w:tabs>
            <w:spacing w:after="0" w:line="240" w:lineRule="auto"/>
            <w:ind w:firstLine="0"/>
          </w:pPr>
        </w:pPrChange>
      </w:pPr>
      <w:r w:rsidRPr="002B0EAB">
        <w:rPr>
          <w:sz w:val="22"/>
          <w:szCs w:val="22"/>
          <w:lang w:val="en-US"/>
        </w:rPr>
        <w:t xml:space="preserve">GOR </w:t>
      </w:r>
      <w:r w:rsidRPr="002B0EAB">
        <w:rPr>
          <w:sz w:val="22"/>
          <w:szCs w:val="22"/>
          <w:lang w:val="en-US"/>
        </w:rPr>
        <w:tab/>
        <w:t>Gained Output Ratio</w:t>
      </w:r>
    </w:p>
    <w:p w14:paraId="6FEB2B4F" w14:textId="44634E5C" w:rsidR="00571844" w:rsidRPr="002B0EAB" w:rsidRDefault="00571844">
      <w:pPr>
        <w:tabs>
          <w:tab w:val="left" w:pos="1276"/>
        </w:tabs>
        <w:spacing w:after="0"/>
        <w:ind w:firstLine="0"/>
        <w:rPr>
          <w:sz w:val="22"/>
          <w:szCs w:val="22"/>
          <w:lang w:val="en-US"/>
        </w:rPr>
        <w:pPrChange w:id="120" w:author="Kleber Marques Lisboa" w:date="2023-10-24T09:41:00Z">
          <w:pPr>
            <w:tabs>
              <w:tab w:val="left" w:pos="1276"/>
            </w:tabs>
            <w:spacing w:after="0" w:line="240" w:lineRule="auto"/>
            <w:ind w:firstLine="0"/>
          </w:pPr>
        </w:pPrChange>
      </w:pPr>
      <w:r>
        <w:rPr>
          <w:sz w:val="22"/>
          <w:szCs w:val="22"/>
          <w:lang w:val="en-US"/>
        </w:rPr>
        <w:t>FLR</w:t>
      </w:r>
      <w:r>
        <w:rPr>
          <w:sz w:val="22"/>
          <w:szCs w:val="22"/>
          <w:lang w:val="en-US"/>
        </w:rPr>
        <w:tab/>
        <w:t>Feed Limiting Ratio</w:t>
      </w:r>
    </w:p>
    <w:p w14:paraId="1CC5338A" w14:textId="213A2E23" w:rsidR="00E55CB6" w:rsidRPr="002B0EAB" w:rsidRDefault="00E55CB6">
      <w:pPr>
        <w:tabs>
          <w:tab w:val="left" w:pos="1276"/>
        </w:tabs>
        <w:spacing w:after="0"/>
        <w:ind w:firstLine="0"/>
        <w:rPr>
          <w:sz w:val="22"/>
          <w:szCs w:val="22"/>
          <w:lang w:val="en-US"/>
        </w:rPr>
        <w:pPrChange w:id="121" w:author="Kleber Marques Lisboa" w:date="2023-10-24T09:41:00Z">
          <w:pPr>
            <w:tabs>
              <w:tab w:val="left" w:pos="1276"/>
            </w:tabs>
            <w:spacing w:after="0" w:line="240" w:lineRule="auto"/>
            <w:ind w:firstLine="0"/>
          </w:pPr>
        </w:pPrChange>
      </w:pPr>
      <w:r w:rsidRPr="002B0EAB">
        <w:rPr>
          <w:sz w:val="22"/>
          <w:szCs w:val="22"/>
          <w:lang w:val="en-US"/>
        </w:rPr>
        <w:t>HICO</w:t>
      </w:r>
      <w:r w:rsidRPr="002B0EAB">
        <w:rPr>
          <w:sz w:val="22"/>
          <w:szCs w:val="22"/>
          <w:lang w:val="en-US"/>
        </w:rPr>
        <w:tab/>
        <w:t>Hot Iin, Cold Out</w:t>
      </w:r>
    </w:p>
    <w:p w14:paraId="37220D28" w14:textId="1D8BB6E5" w:rsidR="00E55CB6" w:rsidRPr="002B0EAB" w:rsidRDefault="00E55CB6">
      <w:pPr>
        <w:tabs>
          <w:tab w:val="left" w:pos="1276"/>
        </w:tabs>
        <w:spacing w:after="0"/>
        <w:ind w:firstLine="0"/>
        <w:rPr>
          <w:sz w:val="22"/>
          <w:szCs w:val="22"/>
          <w:lang w:val="en-US"/>
        </w:rPr>
        <w:pPrChange w:id="122" w:author="Kleber Marques Lisboa" w:date="2023-10-24T09:41:00Z">
          <w:pPr>
            <w:tabs>
              <w:tab w:val="left" w:pos="1276"/>
            </w:tabs>
            <w:spacing w:after="0" w:line="240" w:lineRule="auto"/>
            <w:ind w:firstLine="0"/>
          </w:pPr>
        </w:pPrChange>
      </w:pPr>
      <w:r w:rsidRPr="002B0EAB">
        <w:rPr>
          <w:sz w:val="22"/>
          <w:szCs w:val="22"/>
          <w:lang w:val="en-US"/>
        </w:rPr>
        <w:t>HOCI</w:t>
      </w:r>
      <w:r w:rsidRPr="002B0EAB">
        <w:rPr>
          <w:sz w:val="22"/>
          <w:szCs w:val="22"/>
          <w:lang w:val="en-US"/>
        </w:rPr>
        <w:tab/>
        <w:t>Hot Out, Cold In</w:t>
      </w:r>
    </w:p>
    <w:p w14:paraId="3F34D9C6" w14:textId="30AF80A7" w:rsidR="00507BA5" w:rsidRPr="002B0EAB" w:rsidRDefault="00507BA5">
      <w:pPr>
        <w:tabs>
          <w:tab w:val="left" w:pos="1276"/>
        </w:tabs>
        <w:spacing w:after="0"/>
        <w:ind w:firstLine="0"/>
        <w:rPr>
          <w:sz w:val="22"/>
          <w:szCs w:val="22"/>
          <w:lang w:val="en-US"/>
        </w:rPr>
        <w:pPrChange w:id="123" w:author="Kleber Marques Lisboa" w:date="2023-10-24T09:41:00Z">
          <w:pPr>
            <w:tabs>
              <w:tab w:val="left" w:pos="1276"/>
            </w:tabs>
            <w:spacing w:after="0" w:line="240" w:lineRule="auto"/>
            <w:ind w:firstLine="0"/>
          </w:pPr>
        </w:pPrChange>
      </w:pPr>
      <w:r w:rsidRPr="002B0EAB">
        <w:rPr>
          <w:sz w:val="22"/>
          <w:szCs w:val="22"/>
          <w:lang w:val="en-US"/>
        </w:rPr>
        <w:t>HX</w:t>
      </w:r>
      <w:r w:rsidRPr="002B0EAB">
        <w:rPr>
          <w:sz w:val="22"/>
          <w:szCs w:val="22"/>
          <w:lang w:val="en-US"/>
        </w:rPr>
        <w:tab/>
        <w:t>Heat Exchanger</w:t>
      </w:r>
    </w:p>
    <w:p w14:paraId="16C0689D" w14:textId="738B0F01" w:rsidR="00507BA5" w:rsidRPr="002B0EAB" w:rsidRDefault="00507BA5">
      <w:pPr>
        <w:tabs>
          <w:tab w:val="left" w:pos="1276"/>
        </w:tabs>
        <w:spacing w:after="0"/>
        <w:ind w:firstLine="0"/>
        <w:rPr>
          <w:sz w:val="22"/>
          <w:szCs w:val="22"/>
          <w:lang w:val="en-US"/>
        </w:rPr>
        <w:pPrChange w:id="124" w:author="Kleber Marques Lisboa" w:date="2023-10-24T09:41:00Z">
          <w:pPr>
            <w:tabs>
              <w:tab w:val="left" w:pos="1276"/>
            </w:tabs>
            <w:spacing w:after="0" w:line="240" w:lineRule="auto"/>
            <w:ind w:firstLine="0"/>
          </w:pPr>
        </w:pPrChange>
      </w:pPr>
      <w:r w:rsidRPr="002B0EAB">
        <w:rPr>
          <w:sz w:val="22"/>
          <w:szCs w:val="22"/>
          <w:lang w:val="en-US"/>
        </w:rPr>
        <w:t>MD</w:t>
      </w:r>
      <w:r w:rsidRPr="002B0EAB">
        <w:rPr>
          <w:sz w:val="22"/>
          <w:szCs w:val="22"/>
          <w:lang w:val="en-US"/>
        </w:rPr>
        <w:tab/>
        <w:t>Membrane Distillation</w:t>
      </w:r>
    </w:p>
    <w:p w14:paraId="021DDC36" w14:textId="77777777" w:rsidR="00507BA5" w:rsidRPr="002B0EAB" w:rsidRDefault="00187464">
      <w:pPr>
        <w:tabs>
          <w:tab w:val="left" w:pos="1276"/>
        </w:tabs>
        <w:spacing w:after="0"/>
        <w:ind w:firstLine="0"/>
        <w:rPr>
          <w:sz w:val="22"/>
          <w:szCs w:val="22"/>
          <w:lang w:val="en-US"/>
        </w:rPr>
        <w:pPrChange w:id="125" w:author="Kleber Marques Lisboa" w:date="2023-10-24T09:41:00Z">
          <w:pPr>
            <w:tabs>
              <w:tab w:val="left" w:pos="1276"/>
            </w:tabs>
            <w:spacing w:after="0" w:line="240" w:lineRule="auto"/>
            <w:ind w:firstLine="0"/>
          </w:pPr>
        </w:pPrChange>
      </w:pPr>
      <w:r w:rsidRPr="002B0EAB">
        <w:rPr>
          <w:sz w:val="22"/>
          <w:szCs w:val="22"/>
          <w:lang w:val="en-US"/>
        </w:rPr>
        <w:t>PGMD</w:t>
      </w:r>
      <w:r w:rsidRPr="002B0EAB">
        <w:rPr>
          <w:sz w:val="22"/>
          <w:szCs w:val="22"/>
          <w:lang w:val="en-US"/>
        </w:rPr>
        <w:tab/>
        <w:t>Permeate Gap Membrane Distillation</w:t>
      </w:r>
    </w:p>
    <w:p w14:paraId="71D2AF41" w14:textId="5D9CA830" w:rsidR="00507BA5" w:rsidRPr="002B0EAB" w:rsidRDefault="00507BA5">
      <w:pPr>
        <w:tabs>
          <w:tab w:val="left" w:pos="1276"/>
        </w:tabs>
        <w:spacing w:after="0"/>
        <w:ind w:firstLine="0"/>
        <w:rPr>
          <w:sz w:val="22"/>
          <w:szCs w:val="22"/>
          <w:lang w:val="en-US"/>
        </w:rPr>
        <w:pPrChange w:id="126" w:author="Kleber Marques Lisboa" w:date="2023-10-24T09:41:00Z">
          <w:pPr>
            <w:tabs>
              <w:tab w:val="left" w:pos="1276"/>
            </w:tabs>
            <w:spacing w:after="0" w:line="240" w:lineRule="auto"/>
            <w:ind w:firstLine="0"/>
          </w:pPr>
        </w:pPrChange>
      </w:pPr>
      <w:r w:rsidRPr="002B0EAB">
        <w:rPr>
          <w:sz w:val="22"/>
          <w:szCs w:val="22"/>
          <w:lang w:val="en-US"/>
        </w:rPr>
        <w:t>RO</w:t>
      </w:r>
      <w:r w:rsidRPr="002B0EAB">
        <w:rPr>
          <w:sz w:val="22"/>
          <w:szCs w:val="22"/>
          <w:lang w:val="en-US"/>
        </w:rPr>
        <w:tab/>
        <w:t>Reverse Osmosis</w:t>
      </w:r>
    </w:p>
    <w:p w14:paraId="6FDD64DA" w14:textId="6DD3106B" w:rsidR="00507BA5" w:rsidRPr="002B0EAB" w:rsidRDefault="00507BA5">
      <w:pPr>
        <w:tabs>
          <w:tab w:val="left" w:pos="1276"/>
        </w:tabs>
        <w:spacing w:after="0"/>
        <w:ind w:firstLine="0"/>
        <w:rPr>
          <w:sz w:val="22"/>
          <w:szCs w:val="22"/>
          <w:lang w:val="en-US"/>
        </w:rPr>
        <w:pPrChange w:id="127" w:author="Kleber Marques Lisboa" w:date="2023-10-24T09:41:00Z">
          <w:pPr>
            <w:tabs>
              <w:tab w:val="left" w:pos="1276"/>
            </w:tabs>
            <w:spacing w:after="0" w:line="240" w:lineRule="auto"/>
            <w:ind w:firstLine="0"/>
          </w:pPr>
        </w:pPrChange>
      </w:pPr>
      <w:r w:rsidRPr="002B0EAB">
        <w:rPr>
          <w:sz w:val="22"/>
          <w:szCs w:val="22"/>
          <w:lang w:val="en-US"/>
        </w:rPr>
        <w:t>RR</w:t>
      </w:r>
      <w:r w:rsidRPr="002B0EAB">
        <w:rPr>
          <w:sz w:val="22"/>
          <w:szCs w:val="22"/>
          <w:lang w:val="en-US"/>
        </w:rPr>
        <w:tab/>
        <w:t>Recovery Ratio</w:t>
      </w:r>
    </w:p>
    <w:p w14:paraId="3B22E362" w14:textId="77777777" w:rsidR="00507BA5" w:rsidRPr="002B0EAB" w:rsidRDefault="00507BA5">
      <w:pPr>
        <w:tabs>
          <w:tab w:val="left" w:pos="1276"/>
        </w:tabs>
        <w:spacing w:after="0"/>
        <w:ind w:firstLine="0"/>
        <w:rPr>
          <w:sz w:val="22"/>
          <w:szCs w:val="22"/>
          <w:lang w:val="en-US"/>
        </w:rPr>
        <w:pPrChange w:id="128" w:author="Kleber Marques Lisboa" w:date="2023-10-24T09:41:00Z">
          <w:pPr>
            <w:tabs>
              <w:tab w:val="left" w:pos="1276"/>
            </w:tabs>
            <w:spacing w:after="0" w:line="240" w:lineRule="auto"/>
            <w:ind w:firstLine="0"/>
          </w:pPr>
        </w:pPrChange>
      </w:pPr>
      <w:r w:rsidRPr="002B0EAB">
        <w:rPr>
          <w:sz w:val="22"/>
          <w:szCs w:val="22"/>
          <w:lang w:val="en-US"/>
        </w:rPr>
        <w:t>SEC</w:t>
      </w:r>
      <w:r w:rsidRPr="002B0EAB">
        <w:rPr>
          <w:sz w:val="22"/>
          <w:szCs w:val="22"/>
          <w:lang w:val="en-US"/>
        </w:rPr>
        <w:tab/>
        <w:t>Specific Energy Consumption</w:t>
      </w:r>
    </w:p>
    <w:p w14:paraId="4BAB858D" w14:textId="475C4DD6" w:rsidR="00507BA5" w:rsidRPr="002B0EAB" w:rsidRDefault="00187464">
      <w:pPr>
        <w:tabs>
          <w:tab w:val="left" w:pos="1276"/>
        </w:tabs>
        <w:spacing w:after="0"/>
        <w:ind w:firstLine="0"/>
        <w:rPr>
          <w:sz w:val="22"/>
          <w:szCs w:val="22"/>
          <w:lang w:val="en-US"/>
        </w:rPr>
        <w:pPrChange w:id="129" w:author="Kleber Marques Lisboa" w:date="2023-10-24T09:41:00Z">
          <w:pPr>
            <w:tabs>
              <w:tab w:val="left" w:pos="1276"/>
            </w:tabs>
            <w:spacing w:after="0" w:line="240" w:lineRule="auto"/>
            <w:ind w:firstLine="0"/>
          </w:pPr>
        </w:pPrChange>
      </w:pPr>
      <w:r w:rsidRPr="002B0EAB">
        <w:rPr>
          <w:sz w:val="22"/>
          <w:szCs w:val="22"/>
          <w:lang w:val="en-US"/>
        </w:rPr>
        <w:t>SGMD</w:t>
      </w:r>
      <w:r w:rsidR="00507BA5" w:rsidRPr="002B0EAB">
        <w:rPr>
          <w:sz w:val="22"/>
          <w:szCs w:val="22"/>
          <w:lang w:val="en-US"/>
        </w:rPr>
        <w:tab/>
      </w:r>
      <w:r w:rsidRPr="002B0EAB">
        <w:rPr>
          <w:sz w:val="22"/>
          <w:szCs w:val="22"/>
          <w:lang w:val="en-US"/>
        </w:rPr>
        <w:t>Sweeping Gas Membrane Distillation</w:t>
      </w:r>
    </w:p>
    <w:p w14:paraId="4E76CAF0" w14:textId="77777777" w:rsidR="00507BA5" w:rsidRPr="002B0EAB" w:rsidRDefault="00187464">
      <w:pPr>
        <w:tabs>
          <w:tab w:val="left" w:pos="1276"/>
        </w:tabs>
        <w:spacing w:after="0"/>
        <w:ind w:firstLine="0"/>
        <w:rPr>
          <w:sz w:val="22"/>
          <w:szCs w:val="22"/>
          <w:lang w:val="en-US"/>
        </w:rPr>
        <w:pPrChange w:id="130" w:author="Kleber Marques Lisboa" w:date="2023-10-24T09:41:00Z">
          <w:pPr>
            <w:tabs>
              <w:tab w:val="left" w:pos="1276"/>
            </w:tabs>
            <w:spacing w:after="0" w:line="240" w:lineRule="auto"/>
            <w:ind w:firstLine="0"/>
          </w:pPr>
        </w:pPrChange>
      </w:pPr>
      <w:r w:rsidRPr="002B0EAB">
        <w:rPr>
          <w:sz w:val="22"/>
          <w:szCs w:val="22"/>
          <w:lang w:val="en-US"/>
        </w:rPr>
        <w:t>V-AGMD</w:t>
      </w:r>
      <w:r w:rsidRPr="002B0EAB">
        <w:rPr>
          <w:sz w:val="22"/>
          <w:szCs w:val="22"/>
          <w:lang w:val="en-US"/>
        </w:rPr>
        <w:tab/>
        <w:t>Vacuum Air Gap Membrane Distillation</w:t>
      </w:r>
    </w:p>
    <w:p w14:paraId="29840A0A" w14:textId="3E544B61" w:rsidR="00187464" w:rsidRPr="002B0EAB" w:rsidRDefault="00187464">
      <w:pPr>
        <w:tabs>
          <w:tab w:val="left" w:pos="1276"/>
        </w:tabs>
        <w:spacing w:after="0"/>
        <w:ind w:firstLine="0"/>
        <w:rPr>
          <w:sz w:val="22"/>
          <w:szCs w:val="22"/>
          <w:lang w:val="en-US"/>
        </w:rPr>
        <w:pPrChange w:id="131" w:author="Kleber Marques Lisboa" w:date="2023-10-24T09:41:00Z">
          <w:pPr>
            <w:tabs>
              <w:tab w:val="left" w:pos="1276"/>
            </w:tabs>
            <w:spacing w:after="0" w:line="240" w:lineRule="auto"/>
            <w:ind w:firstLine="0"/>
          </w:pPr>
        </w:pPrChange>
      </w:pPr>
      <w:r w:rsidRPr="002B0EAB">
        <w:rPr>
          <w:sz w:val="22"/>
          <w:szCs w:val="22"/>
          <w:lang w:val="en-US"/>
        </w:rPr>
        <w:t>VMD</w:t>
      </w:r>
      <w:r w:rsidRPr="002B0EAB">
        <w:rPr>
          <w:sz w:val="22"/>
          <w:szCs w:val="22"/>
          <w:lang w:val="en-US"/>
        </w:rPr>
        <w:tab/>
        <w:t>Vacuum Membrane Distillation</w:t>
      </w:r>
    </w:p>
    <w:p w14:paraId="058FE690" w14:textId="4E8F6226" w:rsidR="00F60904" w:rsidRDefault="00F60904">
      <w:pPr>
        <w:spacing w:after="0" w:line="240" w:lineRule="auto"/>
        <w:ind w:firstLine="0"/>
        <w:jc w:val="left"/>
        <w:rPr>
          <w:ins w:id="132" w:author="Kleber Marques Lisboa" w:date="2023-10-24T09:42:00Z"/>
          <w:b/>
          <w:bCs/>
          <w:lang w:val="en-US"/>
        </w:rPr>
      </w:pPr>
      <w:ins w:id="133" w:author="Kleber Marques Lisboa" w:date="2023-10-24T09:42:00Z">
        <w:r>
          <w:rPr>
            <w:b/>
            <w:bCs/>
            <w:lang w:val="en-US"/>
          </w:rPr>
          <w:br w:type="page"/>
        </w:r>
      </w:ins>
    </w:p>
    <w:p w14:paraId="6DB52138" w14:textId="77777777" w:rsidR="00187464" w:rsidDel="00F60904" w:rsidRDefault="00187464">
      <w:pPr>
        <w:ind w:firstLine="0"/>
        <w:rPr>
          <w:del w:id="134" w:author="Kleber Marques Lisboa" w:date="2023-10-24T09:42:00Z"/>
          <w:b/>
          <w:bCs/>
          <w:lang w:val="en-US"/>
        </w:rPr>
        <w:pPrChange w:id="135" w:author="Kleber Marques Lisboa" w:date="2023-10-24T09:41:00Z">
          <w:pPr>
            <w:spacing w:line="276" w:lineRule="auto"/>
            <w:ind w:firstLine="0"/>
          </w:pPr>
        </w:pPrChange>
      </w:pPr>
    </w:p>
    <w:p w14:paraId="397A4CE8" w14:textId="77777777" w:rsidR="002B0EAB" w:rsidDel="00F60904" w:rsidRDefault="002B0EAB">
      <w:pPr>
        <w:ind w:firstLine="0"/>
        <w:rPr>
          <w:del w:id="136" w:author="Kleber Marques Lisboa" w:date="2023-10-24T09:42:00Z"/>
          <w:b/>
          <w:bCs/>
          <w:lang w:val="en-US"/>
        </w:rPr>
        <w:pPrChange w:id="137" w:author="Kleber Marques Lisboa" w:date="2023-10-24T09:41:00Z">
          <w:pPr>
            <w:spacing w:line="276" w:lineRule="auto"/>
            <w:ind w:firstLine="0"/>
          </w:pPr>
        </w:pPrChange>
      </w:pPr>
    </w:p>
    <w:p w14:paraId="28C32DAA" w14:textId="77777777" w:rsidR="002B0EAB" w:rsidDel="00F60904" w:rsidRDefault="002B0EAB">
      <w:pPr>
        <w:ind w:firstLine="0"/>
        <w:rPr>
          <w:del w:id="138" w:author="Kleber Marques Lisboa" w:date="2023-10-24T09:42:00Z"/>
          <w:b/>
          <w:bCs/>
          <w:lang w:val="en-US"/>
        </w:rPr>
        <w:pPrChange w:id="139" w:author="Kleber Marques Lisboa" w:date="2023-10-24T09:41:00Z">
          <w:pPr>
            <w:spacing w:line="276" w:lineRule="auto"/>
            <w:ind w:firstLine="0"/>
          </w:pPr>
        </w:pPrChange>
      </w:pPr>
    </w:p>
    <w:p w14:paraId="49C9ACDD" w14:textId="77777777" w:rsidR="002B0EAB" w:rsidDel="00F60904" w:rsidRDefault="002B0EAB">
      <w:pPr>
        <w:ind w:firstLine="0"/>
        <w:rPr>
          <w:del w:id="140" w:author="Kleber Marques Lisboa" w:date="2023-10-24T09:42:00Z"/>
          <w:b/>
          <w:bCs/>
          <w:lang w:val="en-US"/>
        </w:rPr>
        <w:pPrChange w:id="141" w:author="Kleber Marques Lisboa" w:date="2023-10-24T09:41:00Z">
          <w:pPr>
            <w:spacing w:line="276" w:lineRule="auto"/>
            <w:ind w:firstLine="0"/>
          </w:pPr>
        </w:pPrChange>
      </w:pPr>
    </w:p>
    <w:p w14:paraId="7392B0AF" w14:textId="77777777" w:rsidR="002B0EAB" w:rsidDel="00F60904" w:rsidRDefault="002B0EAB">
      <w:pPr>
        <w:ind w:firstLine="0"/>
        <w:rPr>
          <w:del w:id="142" w:author="Kleber Marques Lisboa" w:date="2023-10-24T09:42:00Z"/>
          <w:b/>
          <w:bCs/>
          <w:lang w:val="en-US"/>
        </w:rPr>
        <w:pPrChange w:id="143" w:author="Kleber Marques Lisboa" w:date="2023-10-24T09:41:00Z">
          <w:pPr>
            <w:spacing w:line="276" w:lineRule="auto"/>
            <w:ind w:firstLine="0"/>
          </w:pPr>
        </w:pPrChange>
      </w:pPr>
    </w:p>
    <w:p w14:paraId="23AC383F" w14:textId="77777777" w:rsidR="002B0EAB" w:rsidDel="00F60904" w:rsidRDefault="002B0EAB">
      <w:pPr>
        <w:ind w:firstLine="0"/>
        <w:rPr>
          <w:del w:id="144" w:author="Kleber Marques Lisboa" w:date="2023-10-24T09:42:00Z"/>
          <w:b/>
          <w:bCs/>
          <w:lang w:val="en-US"/>
        </w:rPr>
        <w:pPrChange w:id="145" w:author="Kleber Marques Lisboa" w:date="2023-10-24T09:41:00Z">
          <w:pPr>
            <w:spacing w:line="276" w:lineRule="auto"/>
            <w:ind w:firstLine="0"/>
          </w:pPr>
        </w:pPrChange>
      </w:pPr>
    </w:p>
    <w:p w14:paraId="3057B08C" w14:textId="77777777" w:rsidR="002B0EAB" w:rsidDel="00F60904" w:rsidRDefault="002B0EAB">
      <w:pPr>
        <w:ind w:firstLine="0"/>
        <w:rPr>
          <w:del w:id="146" w:author="Kleber Marques Lisboa" w:date="2023-10-24T09:42:00Z"/>
          <w:b/>
          <w:bCs/>
          <w:lang w:val="en-US"/>
        </w:rPr>
        <w:pPrChange w:id="147" w:author="Kleber Marques Lisboa" w:date="2023-10-24T09:41:00Z">
          <w:pPr>
            <w:spacing w:line="276" w:lineRule="auto"/>
            <w:ind w:firstLine="0"/>
          </w:pPr>
        </w:pPrChange>
      </w:pPr>
    </w:p>
    <w:p w14:paraId="7A34E0EB" w14:textId="1F3A51A3" w:rsidR="002B0EAB" w:rsidDel="00F60904" w:rsidRDefault="002B0EAB">
      <w:pPr>
        <w:ind w:firstLine="0"/>
        <w:rPr>
          <w:del w:id="148" w:author="Kleber Marques Lisboa" w:date="2023-10-24T09:42:00Z"/>
          <w:b/>
          <w:bCs/>
          <w:lang w:val="en-US"/>
        </w:rPr>
        <w:pPrChange w:id="149" w:author="Kleber Marques Lisboa" w:date="2023-10-24T09:41:00Z">
          <w:pPr>
            <w:spacing w:line="276" w:lineRule="auto"/>
            <w:ind w:firstLine="0"/>
          </w:pPr>
        </w:pPrChange>
      </w:pPr>
    </w:p>
    <w:p w14:paraId="16FA8A36" w14:textId="6C18FD2A" w:rsidR="00B82A9F" w:rsidRPr="008B6A89" w:rsidRDefault="007202D2" w:rsidP="00165B87">
      <w:pPr>
        <w:pStyle w:val="PargrafodaLista"/>
        <w:numPr>
          <w:ilvl w:val="0"/>
          <w:numId w:val="1"/>
        </w:numPr>
        <w:ind w:left="567" w:hanging="567"/>
        <w:rPr>
          <w:b/>
          <w:bCs/>
          <w:lang w:val="en-US"/>
        </w:rPr>
      </w:pPr>
      <w:r>
        <w:rPr>
          <w:b/>
          <w:bCs/>
          <w:lang w:val="en-US"/>
        </w:rPr>
        <w:t>Introduction</w:t>
      </w:r>
    </w:p>
    <w:p w14:paraId="2494FB2E" w14:textId="548A279E" w:rsidR="00B82A9F" w:rsidRPr="008B6A89" w:rsidRDefault="006B5414" w:rsidP="00165B87">
      <w:pPr>
        <w:rPr>
          <w:lang w:val="en-US"/>
        </w:rPr>
      </w:pPr>
      <w:r w:rsidRPr="008B6A89">
        <w:rPr>
          <w:lang w:val="en-US"/>
        </w:rPr>
        <w:t>Freshwater scarcity, mainly due to population growth, has attracted the attention of researchers and industry for the development</w:t>
      </w:r>
      <w:ins w:id="150" w:author="Kleber Marques Lisboa" w:date="2023-10-24T09:51:00Z">
        <w:r w:rsidR="00C37C47">
          <w:rPr>
            <w:lang w:val="en-US"/>
          </w:rPr>
          <w:t xml:space="preserve"> and </w:t>
        </w:r>
      </w:ins>
      <w:del w:id="151" w:author="Kleber Marques Lisboa" w:date="2023-10-24T09:51:00Z">
        <w:r w:rsidRPr="008B6A89" w:rsidDel="00C37C47">
          <w:rPr>
            <w:lang w:val="en-US"/>
          </w:rPr>
          <w:delText>/</w:delText>
        </w:r>
      </w:del>
      <w:r w:rsidRPr="008B6A89">
        <w:rPr>
          <w:lang w:val="en-US"/>
        </w:rPr>
        <w:t>improvement of techniques for the treatment, purification, and desalination of salt water. Among the main desalination techniques, those involving thermal separation methods, such as membrane distillation</w:t>
      </w:r>
      <w:r w:rsidR="00B82A9F" w:rsidRPr="008B6A89">
        <w:rPr>
          <w:lang w:val="en-US"/>
        </w:rPr>
        <w:t xml:space="preserve">, </w:t>
      </w:r>
      <w:r w:rsidRPr="008B6A89">
        <w:rPr>
          <w:lang w:val="en-US"/>
        </w:rPr>
        <w:t xml:space="preserve">require more energy due to the need to vaporize the water since the water vaporization enthalpy is about 2,400 kJ/kg </w:t>
      </w:r>
      <w:r w:rsidR="00B82A9F" w:rsidRPr="00A171EF">
        <w:rPr>
          <w:lang w:val="en-US"/>
        </w:rPr>
        <w:fldChar w:fldCharType="begin" w:fldLock="1"/>
      </w:r>
      <w:r w:rsidR="00B82A9F" w:rsidRPr="00A171EF">
        <w:rPr>
          <w:lang w:val="en-US"/>
        </w:rPr>
        <w:instrText>ADDIN CSL_CITATION {"citationItems":[{"id":"ITEM-1","itemData":{"DOI":"10.5004/dwt.2010.1079","ISSN":"19443986","abstract":"Correlations and data for the thermophysical properties of seawater are reviewed. Properties examined include density, specific heat capacity, thermal conductivity, dynamic viscosity, surface tension, vapor pressure, boiling point elevation, latent heat of vaporization, specific enthalpy, specific entropy and osmotic coefficient. These properties include those needed for design of thermal and membrane desalination processes. Results are presented in terms of regression equations as functions of temperature and salinity. The available correlations for each property are summarized with their range of validity and accuracy. Best-fitted new correlations are obtained from available data for density, dynamic viscosity, surface tension, boiling point elevation, specific enthalpy, specific entropy and osmotic coefficient after appropriate conversion of temperature and salinity scales to the most recent standards. In addition, a model for latent heat of vaporization is suggested. Comparisons are carried out among these correlations, and recommendations are provided for each property, particularly over the ranges of temperature and salinity common in thermal and/or reverse osmosis seawater desalination applications. © 2010 Desalination Publications.","author":[{"dropping-particle":"","family":"Sharqawy","given":"Mostafa H.","non-dropping-particle":"","parse-names":false,"suffix":""},{"dropping-particle":"","family":"Lienhard V","given":"John H.","non-dropping-particle":"","parse-names":false,"suffix":""},{"dropping-particle":"","family":"Zubair","given":"Syed M.","non-dropping-particle":"","parse-names":false,"suffix":""}],"container-title":"Desalination and Water Treatment","id":"ITEM-1","issue":"1-3","issued":{"date-parts":[["2010"]]},"page":"354-380","title":"Thermophysical properties of seawater: A review of existing correlations and data","type":"article-journal","volume":"16"},"uris":["http://www.mendeley.com/documents/?uuid=3b4f4f49-8265-4507-bacc-c4062f0b3824","http://www.mendeley.com/documents/?uuid=f2f7a6e6-f79e-4f67-8519-a00f392ee374"]}],"mendeley":{"formattedCitation":"(Sharqawy et al., 2010)","plainTextFormattedCitation":"(Sharqawy et al., 2010)","previouslyFormattedCitation":"(Sharqawy et al., 2010)"},"properties":{"noteIndex":0},"schema":"https://github.com/citation-style-language/schema/raw/master/csl-citation.json"}</w:instrText>
      </w:r>
      <w:r w:rsidR="00B82A9F" w:rsidRPr="00A171EF">
        <w:rPr>
          <w:lang w:val="en-US"/>
        </w:rPr>
        <w:fldChar w:fldCharType="separate"/>
      </w:r>
      <w:r w:rsidR="00B82A9F" w:rsidRPr="00A171EF">
        <w:rPr>
          <w:noProof/>
          <w:lang w:val="en-US"/>
        </w:rPr>
        <w:t xml:space="preserve">(Sharqawy </w:t>
      </w:r>
      <w:r w:rsidR="00B82A9F" w:rsidRPr="00A171EF">
        <w:rPr>
          <w:i/>
          <w:iCs/>
          <w:noProof/>
          <w:lang w:val="en-US"/>
        </w:rPr>
        <w:t>et al</w:t>
      </w:r>
      <w:r w:rsidR="00B82A9F" w:rsidRPr="00A171EF">
        <w:rPr>
          <w:noProof/>
          <w:lang w:val="en-US"/>
        </w:rPr>
        <w:t>., 2010)</w:t>
      </w:r>
      <w:r w:rsidR="00B82A9F" w:rsidRPr="00A171EF">
        <w:rPr>
          <w:lang w:val="en-US"/>
        </w:rPr>
        <w:fldChar w:fldCharType="end"/>
      </w:r>
      <w:r w:rsidR="00B82A9F" w:rsidRPr="00A171EF">
        <w:rPr>
          <w:lang w:val="en-US"/>
        </w:rPr>
        <w:t>,</w:t>
      </w:r>
      <w:r w:rsidR="00B82A9F" w:rsidRPr="008B6A89">
        <w:rPr>
          <w:lang w:val="en-US"/>
        </w:rPr>
        <w:t xml:space="preserve"> </w:t>
      </w:r>
      <w:r w:rsidRPr="008B6A89">
        <w:rPr>
          <w:lang w:val="en-US"/>
        </w:rPr>
        <w:t>while Gibbs free energy for seawater, which governs the energy use of the reverse osmosis method, is 2.7 kJ/kg</w:t>
      </w:r>
      <w:r w:rsidR="00B82A9F" w:rsidRPr="008B6A89">
        <w:rPr>
          <w:lang w:val="en-US"/>
        </w:rPr>
        <w:t xml:space="preserve"> </w:t>
      </w:r>
      <w:r w:rsidR="00B82A9F" w:rsidRPr="00A171EF">
        <w:rPr>
          <w:lang w:val="en-US"/>
        </w:rPr>
        <w:t>(Elimelech</w:t>
      </w:r>
      <w:r w:rsidR="00136AC1">
        <w:rPr>
          <w:lang w:val="en-US"/>
        </w:rPr>
        <w:t xml:space="preserve"> and Phillip</w:t>
      </w:r>
      <w:r w:rsidR="00B82A9F" w:rsidRPr="00A171EF">
        <w:rPr>
          <w:lang w:val="en-US"/>
        </w:rPr>
        <w:t>, 2011).</w:t>
      </w:r>
      <w:r w:rsidR="00B82A9F" w:rsidRPr="008B6A89">
        <w:rPr>
          <w:lang w:val="en-US"/>
        </w:rPr>
        <w:t xml:space="preserve"> </w:t>
      </w:r>
      <w:r w:rsidRPr="008B6A89">
        <w:rPr>
          <w:lang w:val="en-US"/>
        </w:rPr>
        <w:t>Therefore, one of the challenges that must be overcome for the application of thermal methods such as membrane distillation (MD) in water desalination, which aims to be competitive against the conventionally employed reverse osmosis (RO) process in small and medium-sized systems (&lt;100 m³/day of water produced), is to minimize the demand for thermal energy, improving thermal efficiency.</w:t>
      </w:r>
    </w:p>
    <w:p w14:paraId="0274EB15" w14:textId="60238754" w:rsidR="00CB026F" w:rsidRDefault="00116499" w:rsidP="00165B87">
      <w:pPr>
        <w:rPr>
          <w:lang w:val="en-US"/>
        </w:rPr>
      </w:pPr>
      <w:r w:rsidRPr="008B6A89">
        <w:rPr>
          <w:lang w:val="en-US"/>
        </w:rPr>
        <w:t xml:space="preserve">The membrane distillation process </w:t>
      </w:r>
      <w:del w:id="152" w:author="Kleber Marques Lisboa" w:date="2023-10-24T09:54:00Z">
        <w:r w:rsidRPr="008B6A89" w:rsidDel="0052610B">
          <w:rPr>
            <w:lang w:val="en-US"/>
          </w:rPr>
          <w:delText xml:space="preserve">is based on </w:delText>
        </w:r>
        <w:r w:rsidR="00A81BC1" w:rsidRPr="008B6A89" w:rsidDel="0052610B">
          <w:rPr>
            <w:lang w:val="en-US"/>
          </w:rPr>
          <w:delText>recovering</w:delText>
        </w:r>
      </w:del>
      <w:ins w:id="153" w:author="Kleber Marques Lisboa" w:date="2023-10-24T09:54:00Z">
        <w:r w:rsidR="0052610B">
          <w:rPr>
            <w:lang w:val="en-US"/>
          </w:rPr>
          <w:t xml:space="preserve">enables the </w:t>
        </w:r>
      </w:ins>
      <w:ins w:id="154" w:author="Kleber Marques Lisboa" w:date="2023-10-24T09:55:00Z">
        <w:r w:rsidR="0052610B">
          <w:rPr>
            <w:lang w:val="en-US"/>
          </w:rPr>
          <w:t>use of</w:t>
        </w:r>
      </w:ins>
      <w:r w:rsidR="00A81BC1" w:rsidRPr="008B6A89">
        <w:rPr>
          <w:lang w:val="en-US"/>
        </w:rPr>
        <w:t xml:space="preserve"> residual heat from other thermal processes </w:t>
      </w:r>
      <w:del w:id="155" w:author="Kleber Marques Lisboa" w:date="2023-10-24T09:55:00Z">
        <w:r w:rsidR="00A81BC1" w:rsidRPr="008B6A89" w:rsidDel="0052610B">
          <w:rPr>
            <w:lang w:val="en-US"/>
          </w:rPr>
          <w:delText>and/</w:delText>
        </w:r>
      </w:del>
      <w:r w:rsidR="00A81BC1" w:rsidRPr="008B6A89">
        <w:rPr>
          <w:lang w:val="en-US"/>
        </w:rPr>
        <w:t xml:space="preserve">or </w:t>
      </w:r>
      <w:del w:id="156" w:author="Kleber Marques Lisboa" w:date="2023-10-24T09:55:00Z">
        <w:r w:rsidR="00A81BC1" w:rsidRPr="008B6A89" w:rsidDel="0052610B">
          <w:rPr>
            <w:lang w:val="en-US"/>
          </w:rPr>
          <w:delText>being</w:delText>
        </w:r>
        <w:r w:rsidRPr="008B6A89" w:rsidDel="0052610B">
          <w:rPr>
            <w:lang w:val="en-US"/>
          </w:rPr>
          <w:delText xml:space="preserve"> </w:delText>
        </w:r>
      </w:del>
      <w:ins w:id="157" w:author="Kleber Marques Lisboa" w:date="2023-10-24T09:55:00Z">
        <w:r w:rsidR="0052610B">
          <w:rPr>
            <w:lang w:val="en-US"/>
          </w:rPr>
          <w:t>the heat</w:t>
        </w:r>
        <w:r w:rsidR="0052610B" w:rsidRPr="008B6A89">
          <w:rPr>
            <w:lang w:val="en-US"/>
          </w:rPr>
          <w:t xml:space="preserve"> </w:t>
        </w:r>
      </w:ins>
      <w:r w:rsidRPr="008B6A89">
        <w:rPr>
          <w:lang w:val="en-US"/>
        </w:rPr>
        <w:t>available from renewable sources, such as solar collectors. However, heat losses by conduction through the membrane further increase</w:t>
      </w:r>
      <w:r w:rsidR="00756404" w:rsidRPr="008B6A89">
        <w:rPr>
          <w:lang w:val="en-US"/>
        </w:rPr>
        <w:t xml:space="preserve"> the thermal consumption</w:t>
      </w:r>
      <w:ins w:id="158" w:author="Kleber Marques Lisboa" w:date="2023-10-24T09:58:00Z">
        <w:r w:rsidR="0052610B">
          <w:rPr>
            <w:lang w:val="en-US"/>
          </w:rPr>
          <w:t>,</w:t>
        </w:r>
      </w:ins>
      <w:r w:rsidR="00756404" w:rsidRPr="008B6A89">
        <w:rPr>
          <w:lang w:val="en-US"/>
        </w:rPr>
        <w:t xml:space="preserve"> which, when added t</w:t>
      </w:r>
      <w:r w:rsidRPr="008B6A89">
        <w:rPr>
          <w:lang w:val="en-US"/>
        </w:rPr>
        <w:t xml:space="preserve">o high-water consumption, limits the large-scale use of these systems </w:t>
      </w:r>
      <w:r w:rsidR="00B82A9F" w:rsidRPr="00A171EF">
        <w:rPr>
          <w:lang w:val="en-US"/>
        </w:rPr>
        <w:t>(Khayet and Matsuura, 2011).</w:t>
      </w:r>
      <w:r w:rsidR="00B82A9F" w:rsidRPr="008B6A89">
        <w:rPr>
          <w:lang w:val="en-US"/>
        </w:rPr>
        <w:t xml:space="preserve"> </w:t>
      </w:r>
      <w:r w:rsidR="00CB026F" w:rsidRPr="008B6A89">
        <w:rPr>
          <w:lang w:val="en-US"/>
        </w:rPr>
        <w:t xml:space="preserve">Nevertheless, </w:t>
      </w:r>
      <w:r w:rsidR="00CB026F" w:rsidRPr="00A171EF">
        <w:rPr>
          <w:lang w:val="en-US"/>
        </w:rPr>
        <w:t xml:space="preserve">according to Guan </w:t>
      </w:r>
      <w:r w:rsidR="00CB026F" w:rsidRPr="00A171EF">
        <w:rPr>
          <w:i/>
          <w:iCs/>
          <w:lang w:val="en-US"/>
        </w:rPr>
        <w:t>et al</w:t>
      </w:r>
      <w:r w:rsidR="00CB026F" w:rsidRPr="00A171EF">
        <w:rPr>
          <w:lang w:val="en-US"/>
        </w:rPr>
        <w:t>., (2015),</w:t>
      </w:r>
      <w:r w:rsidR="00CB026F" w:rsidRPr="008B6A89">
        <w:rPr>
          <w:lang w:val="en-US"/>
        </w:rPr>
        <w:t xml:space="preserve"> when compared to conventional desalination processes, such as multi-stage flash distillation, multi-effect distillation</w:t>
      </w:r>
      <w:r w:rsidR="00756404" w:rsidRPr="008B6A89">
        <w:rPr>
          <w:lang w:val="en-US"/>
        </w:rPr>
        <w:t>,</w:t>
      </w:r>
      <w:r w:rsidR="00CB026F" w:rsidRPr="008B6A89">
        <w:rPr>
          <w:lang w:val="en-US"/>
        </w:rPr>
        <w:t xml:space="preserve"> and reverse osmosis, the MD process has several benefits: low salinity sensitivity and high salt rejection (100% content</w:t>
      </w:r>
      <w:r w:rsidR="00D05850">
        <w:rPr>
          <w:lang w:val="en-US"/>
        </w:rPr>
        <w:t>, theoretically</w:t>
      </w:r>
      <w:r w:rsidR="00CB026F" w:rsidRPr="008B6A89">
        <w:rPr>
          <w:lang w:val="en-US"/>
        </w:rPr>
        <w:t>), low membrane vulnerability to fouling, greater performance under low severity operating conditions</w:t>
      </w:r>
      <w:ins w:id="159" w:author="Kleber Marques Lisboa" w:date="2023-10-24T10:02:00Z">
        <w:r w:rsidR="0052610B">
          <w:rPr>
            <w:lang w:val="en-US"/>
          </w:rPr>
          <w:t>,</w:t>
        </w:r>
      </w:ins>
      <w:r w:rsidR="00CB026F" w:rsidRPr="008B6A89">
        <w:rPr>
          <w:lang w:val="en-US"/>
        </w:rPr>
        <w:t xml:space="preserve"> and</w:t>
      </w:r>
      <w:r w:rsidR="00CB026F" w:rsidRPr="00DE7972">
        <w:rPr>
          <w:lang w:val="en-US"/>
        </w:rPr>
        <w:t xml:space="preserve"> </w:t>
      </w:r>
      <w:del w:id="160" w:author="Kleber Marques Lisboa" w:date="2023-10-24T10:02:00Z">
        <w:r w:rsidR="00CB026F" w:rsidRPr="00DE7972" w:rsidDel="0052610B">
          <w:rPr>
            <w:lang w:val="en-US"/>
          </w:rPr>
          <w:delText>high use</w:delText>
        </w:r>
      </w:del>
      <w:ins w:id="161" w:author="Kleber Marques Lisboa" w:date="2023-10-24T10:02:00Z">
        <w:r w:rsidR="0052610B">
          <w:rPr>
            <w:lang w:val="en-US"/>
          </w:rPr>
          <w:t>the</w:t>
        </w:r>
      </w:ins>
      <w:r w:rsidR="00CB026F" w:rsidRPr="00DE7972">
        <w:rPr>
          <w:lang w:val="en-US"/>
        </w:rPr>
        <w:t xml:space="preserve"> viability </w:t>
      </w:r>
      <w:r w:rsidR="00DE7972" w:rsidRPr="00DE7972">
        <w:rPr>
          <w:lang w:val="en-US"/>
        </w:rPr>
        <w:t>of</w:t>
      </w:r>
      <w:ins w:id="162" w:author="Kleber Marques Lisboa" w:date="2023-10-24T10:02:00Z">
        <w:r w:rsidR="0052610B">
          <w:rPr>
            <w:lang w:val="en-US"/>
          </w:rPr>
          <w:t xml:space="preserve"> using</w:t>
        </w:r>
      </w:ins>
      <w:del w:id="163" w:author="Kleber Marques Lisboa" w:date="2023-10-24T10:02:00Z">
        <w:r w:rsidR="00DE7972" w:rsidRPr="00DE7972" w:rsidDel="0052610B">
          <w:rPr>
            <w:lang w:val="en-US"/>
          </w:rPr>
          <w:delText xml:space="preserve"> </w:delText>
        </w:r>
      </w:del>
      <w:r w:rsidR="00CB026F" w:rsidRPr="00DE7972">
        <w:rPr>
          <w:lang w:val="en-US"/>
        </w:rPr>
        <w:t xml:space="preserve"> low</w:t>
      </w:r>
      <w:del w:id="164" w:author="Kleber Marques Lisboa" w:date="2023-10-24T10:02:00Z">
        <w:r w:rsidR="00CB026F" w:rsidRPr="00DE7972" w:rsidDel="0052610B">
          <w:rPr>
            <w:lang w:val="en-US"/>
          </w:rPr>
          <w:delText xml:space="preserve"> exer</w:delText>
        </w:r>
        <w:r w:rsidR="00DE7972" w:rsidRPr="00DE7972" w:rsidDel="0052610B">
          <w:rPr>
            <w:lang w:val="en-US"/>
          </w:rPr>
          <w:delText>gy</w:delText>
        </w:r>
      </w:del>
      <w:ins w:id="165" w:author="Kleber Marques Lisboa" w:date="2023-10-24T10:02:00Z">
        <w:r w:rsidR="0052610B">
          <w:rPr>
            <w:lang w:val="en-US"/>
          </w:rPr>
          <w:t>-grade waste</w:t>
        </w:r>
      </w:ins>
      <w:r w:rsidR="00DE7972" w:rsidRPr="00DE7972">
        <w:rPr>
          <w:lang w:val="en-US"/>
        </w:rPr>
        <w:t xml:space="preserve"> heat </w:t>
      </w:r>
      <w:del w:id="166" w:author="Kleber Marques Lisboa" w:date="2023-10-24T10:02:00Z">
        <w:r w:rsidR="00DE7972" w:rsidRPr="00DE7972" w:rsidDel="0052610B">
          <w:rPr>
            <w:lang w:val="en-US"/>
          </w:rPr>
          <w:delText>residual</w:delText>
        </w:r>
        <w:r w:rsidR="00CB026F" w:rsidRPr="00DE7972" w:rsidDel="0052610B">
          <w:rPr>
            <w:lang w:val="en-US"/>
          </w:rPr>
          <w:delText xml:space="preserve"> of</w:delText>
        </w:r>
      </w:del>
      <w:ins w:id="167" w:author="Kleber Marques Lisboa" w:date="2023-10-24T10:02:00Z">
        <w:r w:rsidR="0052610B">
          <w:rPr>
            <w:lang w:val="en-US"/>
          </w:rPr>
          <w:t>from</w:t>
        </w:r>
      </w:ins>
      <w:r w:rsidR="00CB026F" w:rsidRPr="00DE7972">
        <w:rPr>
          <w:lang w:val="en-US"/>
        </w:rPr>
        <w:t xml:space="preserve"> other thermal </w:t>
      </w:r>
      <w:r w:rsidR="00CB026F" w:rsidRPr="008B6A89">
        <w:rPr>
          <w:lang w:val="en-US"/>
        </w:rPr>
        <w:t xml:space="preserve">processes </w:t>
      </w:r>
      <w:del w:id="168" w:author="Kleber Marques Lisboa" w:date="2023-10-24T10:03:00Z">
        <w:r w:rsidR="00CB026F" w:rsidRPr="008B6A89" w:rsidDel="00C02ED5">
          <w:rPr>
            <w:lang w:val="en-US"/>
          </w:rPr>
          <w:delText>and/</w:delText>
        </w:r>
      </w:del>
      <w:r w:rsidR="00CB026F" w:rsidRPr="008B6A89">
        <w:rPr>
          <w:lang w:val="en-US"/>
        </w:rPr>
        <w:t xml:space="preserve">or renewable sources, such as solar collectors, as previously mentioned </w:t>
      </w:r>
      <w:r w:rsidR="00CB026F" w:rsidRPr="00A171EF">
        <w:rPr>
          <w:lang w:val="en-US"/>
        </w:rPr>
        <w:t xml:space="preserve">(Curcio and Drioli, 2005; Charcosset, 2009; Drioli </w:t>
      </w:r>
      <w:r w:rsidR="00CB026F" w:rsidRPr="00A171EF">
        <w:rPr>
          <w:i/>
          <w:iCs/>
          <w:lang w:val="en-US"/>
        </w:rPr>
        <w:t>et al</w:t>
      </w:r>
      <w:r w:rsidR="00CB026F" w:rsidRPr="00A171EF">
        <w:rPr>
          <w:lang w:val="en-US"/>
        </w:rPr>
        <w:t>., 2015).</w:t>
      </w:r>
    </w:p>
    <w:p w14:paraId="5A6B3029" w14:textId="77777777" w:rsidR="000F49EF" w:rsidRPr="008B6A89" w:rsidRDefault="007A31FF" w:rsidP="00165B87">
      <w:pPr>
        <w:rPr>
          <w:lang w:val="en-US"/>
        </w:rPr>
      </w:pPr>
      <w:r w:rsidRPr="008B6A89">
        <w:rPr>
          <w:lang w:val="en-US"/>
        </w:rPr>
        <w:t>Concerning</w:t>
      </w:r>
      <w:r w:rsidR="00CB026F" w:rsidRPr="008B6A89">
        <w:rPr>
          <w:lang w:val="en-US"/>
        </w:rPr>
        <w:t xml:space="preserve"> its technology, according to the method of obtaining the vapor pressure gradient through the membrane, the MD is classified in the following configurations </w:t>
      </w:r>
      <w:r w:rsidR="00B82A9F" w:rsidRPr="00A171EF">
        <w:rPr>
          <w:lang w:val="en-US"/>
        </w:rPr>
        <w:t xml:space="preserve">(Zhang </w:t>
      </w:r>
      <w:r w:rsidR="00B82A9F" w:rsidRPr="00A171EF">
        <w:rPr>
          <w:i/>
          <w:iCs/>
          <w:lang w:val="en-US"/>
        </w:rPr>
        <w:t>et al</w:t>
      </w:r>
      <w:r w:rsidR="00B82A9F" w:rsidRPr="00A171EF">
        <w:rPr>
          <w:lang w:val="en-US"/>
        </w:rPr>
        <w:t xml:space="preserve">., 2015; Swaminathan </w:t>
      </w:r>
      <w:r w:rsidR="00B82A9F" w:rsidRPr="00A171EF">
        <w:rPr>
          <w:i/>
          <w:iCs/>
          <w:lang w:val="en-US"/>
        </w:rPr>
        <w:t>et al</w:t>
      </w:r>
      <w:r w:rsidR="00B82A9F" w:rsidRPr="00A171EF">
        <w:rPr>
          <w:lang w:val="en-US"/>
        </w:rPr>
        <w:t>., 2018):</w:t>
      </w:r>
      <w:r w:rsidR="00B82A9F" w:rsidRPr="008B6A89">
        <w:rPr>
          <w:lang w:val="en-US"/>
        </w:rPr>
        <w:t xml:space="preserve"> DCMD (Direct Contact Membrane Distillation), AGMD (Air Gap Membrane Distillation), SGMD (Sweeping Gas Membrane</w:t>
      </w:r>
      <w:r w:rsidR="006A2711" w:rsidRPr="008B6A89">
        <w:rPr>
          <w:lang w:val="en-US"/>
        </w:rPr>
        <w:t xml:space="preserve"> Distillation</w:t>
      </w:r>
      <w:r w:rsidR="00B82A9F" w:rsidRPr="008B6A89">
        <w:rPr>
          <w:lang w:val="en-US"/>
        </w:rPr>
        <w:t xml:space="preserve">), VMD (Vacuum Membrane Distillation), PGMD (Permeate Gap Membrane Distillation), CGMD (Conductive Gap Membrane Distillation), V-AGMD (Vacuum-Enhanced Air Gap Membrane Distillation), </w:t>
      </w:r>
      <w:r w:rsidR="00CB026F" w:rsidRPr="008B6A89">
        <w:rPr>
          <w:lang w:val="en-US"/>
        </w:rPr>
        <w:t>among other variants</w:t>
      </w:r>
      <w:r w:rsidR="00B82A9F" w:rsidRPr="008B6A89">
        <w:rPr>
          <w:lang w:val="en-US"/>
        </w:rPr>
        <w:t xml:space="preserve">. </w:t>
      </w:r>
      <w:r w:rsidR="00CB026F" w:rsidRPr="008B6A89">
        <w:rPr>
          <w:lang w:val="en-US"/>
        </w:rPr>
        <w:t xml:space="preserve">Each configuration has its advantages and intrinsic disadvantages, so the choice of one of them is still a research theme, which is usually directed through metrics such as GOR </w:t>
      </w:r>
      <w:r w:rsidR="00B82A9F" w:rsidRPr="008B6A89">
        <w:rPr>
          <w:lang w:val="en-US"/>
        </w:rPr>
        <w:t xml:space="preserve">(Gained Output Ratio) </w:t>
      </w:r>
      <w:r w:rsidR="00CB026F" w:rsidRPr="008B6A89">
        <w:rPr>
          <w:lang w:val="en-US"/>
        </w:rPr>
        <w:t>and</w:t>
      </w:r>
      <w:r w:rsidR="00B82A9F" w:rsidRPr="008B6A89">
        <w:rPr>
          <w:lang w:val="en-US"/>
        </w:rPr>
        <w:t xml:space="preserve"> SEC (Specific Energy </w:t>
      </w:r>
      <w:r w:rsidR="0051363A" w:rsidRPr="008B6A89">
        <w:rPr>
          <w:lang w:val="en-US"/>
        </w:rPr>
        <w:t>C</w:t>
      </w:r>
      <w:r w:rsidR="00331E1F" w:rsidRPr="008B6A89">
        <w:rPr>
          <w:lang w:val="en-US"/>
        </w:rPr>
        <w:t>onsumption</w:t>
      </w:r>
      <w:r w:rsidR="00B82A9F" w:rsidRPr="008B6A89">
        <w:rPr>
          <w:lang w:val="en-US"/>
        </w:rPr>
        <w:t>)</w:t>
      </w:r>
      <w:r w:rsidR="008A56B1" w:rsidRPr="008B6A89">
        <w:rPr>
          <w:lang w:val="en-US"/>
        </w:rPr>
        <w:t xml:space="preserve">, </w:t>
      </w:r>
      <w:r w:rsidR="000F49EF" w:rsidRPr="008B6A89">
        <w:rPr>
          <w:lang w:val="en-US"/>
        </w:rPr>
        <w:t xml:space="preserve">which are parameters for energy efficiency analysis. The </w:t>
      </w:r>
      <w:r w:rsidR="002E5FA9" w:rsidRPr="008B6A89">
        <w:rPr>
          <w:lang w:val="en-US"/>
        </w:rPr>
        <w:t xml:space="preserve">DCMD </w:t>
      </w:r>
      <w:r w:rsidR="000F49EF" w:rsidRPr="008B6A89">
        <w:rPr>
          <w:lang w:val="en-US"/>
        </w:rPr>
        <w:t xml:space="preserve">is the most studied and </w:t>
      </w:r>
      <w:r w:rsidRPr="008B6A89">
        <w:rPr>
          <w:lang w:val="en-US"/>
        </w:rPr>
        <w:t>straightforward</w:t>
      </w:r>
      <w:r w:rsidR="000F49EF" w:rsidRPr="008B6A89">
        <w:rPr>
          <w:lang w:val="en-US"/>
        </w:rPr>
        <w:t xml:space="preserve"> configuration among them, widely used for desalination studies and concentration of aqueous solutions.</w:t>
      </w:r>
    </w:p>
    <w:p w14:paraId="5D238331" w14:textId="5C980DA8" w:rsidR="00B82A9F" w:rsidRPr="008B6A89" w:rsidRDefault="0063764D" w:rsidP="00165B87">
      <w:pPr>
        <w:rPr>
          <w:lang w:val="en-US"/>
        </w:rPr>
      </w:pPr>
      <w:r>
        <w:rPr>
          <w:lang w:val="en-US"/>
        </w:rPr>
        <w:t>I</w:t>
      </w:r>
      <w:r w:rsidR="000F49EF" w:rsidRPr="008B6A89">
        <w:rPr>
          <w:lang w:val="en-US"/>
        </w:rPr>
        <w:t xml:space="preserve">n general, the increase in the thermal efficiency of MD systems is achieved by improving the performance of membranes (by choosing membranes with low thermal conductivity, adequate </w:t>
      </w:r>
      <w:r w:rsidR="00064CB3">
        <w:rPr>
          <w:lang w:val="en-US"/>
        </w:rPr>
        <w:t xml:space="preserve">porosity, </w:t>
      </w:r>
      <w:r w:rsidR="000F49EF" w:rsidRPr="008B6A89">
        <w:rPr>
          <w:lang w:val="en-US"/>
        </w:rPr>
        <w:t xml:space="preserve">pore size </w:t>
      </w:r>
      <w:r>
        <w:rPr>
          <w:lang w:val="en-US"/>
        </w:rPr>
        <w:t xml:space="preserve">and pore size distribution, </w:t>
      </w:r>
      <w:r w:rsidR="000F49EF" w:rsidRPr="008B6A89">
        <w:rPr>
          <w:lang w:val="en-US"/>
        </w:rPr>
        <w:t xml:space="preserve">and thickness), as well as by reducing the amount of external heat to be supplied to the process </w:t>
      </w:r>
      <w:r w:rsidR="00B82A9F" w:rsidRPr="00E5794E">
        <w:rPr>
          <w:lang w:val="en-US"/>
        </w:rPr>
        <w:t xml:space="preserve">(Gostoli </w:t>
      </w:r>
      <w:r w:rsidR="008637D8">
        <w:rPr>
          <w:lang w:val="en-US"/>
        </w:rPr>
        <w:t>and</w:t>
      </w:r>
      <w:r w:rsidR="00B82A9F" w:rsidRPr="00E5794E">
        <w:rPr>
          <w:lang w:val="en-US"/>
        </w:rPr>
        <w:t xml:space="preserve"> Sarti, 1998; Khayet </w:t>
      </w:r>
      <w:r w:rsidR="00B82A9F" w:rsidRPr="00E5794E">
        <w:rPr>
          <w:i/>
          <w:iCs/>
          <w:lang w:val="en-US"/>
        </w:rPr>
        <w:t>et al</w:t>
      </w:r>
      <w:r w:rsidR="00B82A9F" w:rsidRPr="00E5794E">
        <w:rPr>
          <w:lang w:val="en-US"/>
        </w:rPr>
        <w:t xml:space="preserve">., 2006; Al-Obaidani </w:t>
      </w:r>
      <w:r w:rsidR="00B82A9F" w:rsidRPr="00E5794E">
        <w:rPr>
          <w:i/>
          <w:iCs/>
          <w:lang w:val="en-US"/>
        </w:rPr>
        <w:t>et al</w:t>
      </w:r>
      <w:r w:rsidR="00B82A9F" w:rsidRPr="00E5794E">
        <w:rPr>
          <w:lang w:val="en-US"/>
        </w:rPr>
        <w:t xml:space="preserve">., 2008; Yao </w:t>
      </w:r>
      <w:r w:rsidR="00B82A9F" w:rsidRPr="00E5794E">
        <w:rPr>
          <w:i/>
          <w:iCs/>
          <w:lang w:val="en-US"/>
        </w:rPr>
        <w:t>et al</w:t>
      </w:r>
      <w:r w:rsidR="00B82A9F" w:rsidRPr="00E5794E">
        <w:rPr>
          <w:lang w:val="en-US"/>
        </w:rPr>
        <w:t xml:space="preserve">., 2013; Li </w:t>
      </w:r>
      <w:r w:rsidR="00B82A9F" w:rsidRPr="00E5794E">
        <w:rPr>
          <w:i/>
          <w:iCs/>
          <w:lang w:val="en-US"/>
        </w:rPr>
        <w:t>et al</w:t>
      </w:r>
      <w:r w:rsidR="00B82A9F" w:rsidRPr="00E5794E">
        <w:rPr>
          <w:lang w:val="en-US"/>
        </w:rPr>
        <w:t xml:space="preserve">., 2014; </w:t>
      </w:r>
      <w:r w:rsidR="00B82A9F" w:rsidRPr="00E5794E">
        <w:rPr>
          <w:rFonts w:eastAsia="CharisSIL"/>
          <w:lang w:val="en-US"/>
        </w:rPr>
        <w:t xml:space="preserve">Swaminathan </w:t>
      </w:r>
      <w:r w:rsidR="00B82A9F" w:rsidRPr="00E5794E">
        <w:rPr>
          <w:rFonts w:eastAsia="CharisSIL"/>
          <w:i/>
          <w:iCs/>
          <w:lang w:val="en-US"/>
        </w:rPr>
        <w:t>et al</w:t>
      </w:r>
      <w:r w:rsidR="00B82A9F" w:rsidRPr="00E5794E">
        <w:rPr>
          <w:rFonts w:eastAsia="CharisSIL"/>
          <w:lang w:val="en-US"/>
        </w:rPr>
        <w:t>., 2018</w:t>
      </w:r>
      <w:r w:rsidR="00B82A9F" w:rsidRPr="00E5794E">
        <w:rPr>
          <w:lang w:val="en-US"/>
        </w:rPr>
        <w:t>).</w:t>
      </w:r>
    </w:p>
    <w:p w14:paraId="366CC7AB" w14:textId="5C9188BE" w:rsidR="00B82A9F" w:rsidRPr="008B6A89" w:rsidRDefault="000F49EF" w:rsidP="00165B87">
      <w:pPr>
        <w:rPr>
          <w:lang w:val="en-US"/>
        </w:rPr>
      </w:pPr>
      <w:r w:rsidRPr="008B6A89">
        <w:rPr>
          <w:lang w:val="en-US"/>
        </w:rPr>
        <w:t>The heat supplied to the process can then be significantly reduced by the reuse of the heat available in the output currents of the desalination module through external heat exchangers, extending the applicabilit</w:t>
      </w:r>
      <w:r w:rsidRPr="00E5794E">
        <w:rPr>
          <w:lang w:val="en-US"/>
        </w:rPr>
        <w:t xml:space="preserve">y of the MD process and improving energy efficiency </w:t>
      </w:r>
      <w:r w:rsidR="00B82A9F" w:rsidRPr="00E5794E">
        <w:rPr>
          <w:lang w:val="en-US"/>
        </w:rPr>
        <w:t xml:space="preserve">(Gilron </w:t>
      </w:r>
      <w:r w:rsidR="00B82A9F" w:rsidRPr="00E5794E">
        <w:rPr>
          <w:i/>
          <w:iCs/>
          <w:lang w:val="en-US"/>
        </w:rPr>
        <w:t>et al</w:t>
      </w:r>
      <w:r w:rsidR="00B82A9F" w:rsidRPr="00E5794E">
        <w:rPr>
          <w:lang w:val="en-US"/>
        </w:rPr>
        <w:t xml:space="preserve">., 2007; Lee </w:t>
      </w:r>
      <w:r w:rsidR="00B82A9F" w:rsidRPr="00E5794E">
        <w:rPr>
          <w:i/>
          <w:iCs/>
          <w:lang w:val="en-US"/>
        </w:rPr>
        <w:t>et al</w:t>
      </w:r>
      <w:r w:rsidR="00B82A9F" w:rsidRPr="00E5794E">
        <w:rPr>
          <w:lang w:val="en-US"/>
        </w:rPr>
        <w:t xml:space="preserve">., 2011; Hausmann </w:t>
      </w:r>
      <w:r w:rsidR="00B82A9F" w:rsidRPr="00E5794E">
        <w:rPr>
          <w:i/>
          <w:iCs/>
          <w:lang w:val="en-US"/>
        </w:rPr>
        <w:t>et al</w:t>
      </w:r>
      <w:r w:rsidR="00B82A9F" w:rsidRPr="00E5794E">
        <w:rPr>
          <w:lang w:val="en-US"/>
        </w:rPr>
        <w:t xml:space="preserve">., 2012; Lu </w:t>
      </w:r>
      <w:r w:rsidR="008637D8">
        <w:rPr>
          <w:lang w:val="en-US"/>
        </w:rPr>
        <w:t>and</w:t>
      </w:r>
      <w:r w:rsidR="00B82A9F" w:rsidRPr="00E5794E">
        <w:rPr>
          <w:lang w:val="en-US"/>
        </w:rPr>
        <w:t xml:space="preserve"> Chen, 2012; Zhang </w:t>
      </w:r>
      <w:r w:rsidR="00B82A9F" w:rsidRPr="00E5794E">
        <w:rPr>
          <w:i/>
          <w:iCs/>
          <w:lang w:val="en-US"/>
        </w:rPr>
        <w:t>et al</w:t>
      </w:r>
      <w:r w:rsidR="00B82A9F" w:rsidRPr="00E5794E">
        <w:rPr>
          <w:lang w:val="en-US"/>
        </w:rPr>
        <w:t xml:space="preserve">., 2015; </w:t>
      </w:r>
      <w:r w:rsidR="00B82A9F" w:rsidRPr="00E5794E">
        <w:rPr>
          <w:rFonts w:eastAsia="CharisSIL"/>
          <w:lang w:val="en-US"/>
        </w:rPr>
        <w:t xml:space="preserve">Gonzalez-Bravo </w:t>
      </w:r>
      <w:r w:rsidR="00B82A9F" w:rsidRPr="00E5794E">
        <w:rPr>
          <w:rFonts w:eastAsia="CharisSIL"/>
          <w:i/>
          <w:iCs/>
          <w:lang w:val="en-US"/>
        </w:rPr>
        <w:t>et al</w:t>
      </w:r>
      <w:r w:rsidR="00B82A9F" w:rsidRPr="00E5794E">
        <w:rPr>
          <w:rFonts w:eastAsia="CharisSIL"/>
          <w:lang w:val="en-US"/>
        </w:rPr>
        <w:t xml:space="preserve">., 2015; Kim </w:t>
      </w:r>
      <w:r w:rsidR="00B82A9F" w:rsidRPr="00E5794E">
        <w:rPr>
          <w:rFonts w:eastAsia="CharisSIL"/>
          <w:i/>
          <w:iCs/>
          <w:lang w:val="en-US"/>
        </w:rPr>
        <w:t>et al</w:t>
      </w:r>
      <w:r w:rsidR="00B82A9F" w:rsidRPr="00E5794E">
        <w:rPr>
          <w:rFonts w:eastAsia="CharisSIL"/>
          <w:lang w:val="en-US"/>
        </w:rPr>
        <w:t xml:space="preserve">., 2015; Maheswari </w:t>
      </w:r>
      <w:r w:rsidR="00B82A9F" w:rsidRPr="00E5794E">
        <w:rPr>
          <w:rFonts w:eastAsia="CharisSIL"/>
          <w:i/>
          <w:iCs/>
          <w:lang w:val="en-US"/>
        </w:rPr>
        <w:t>et al</w:t>
      </w:r>
      <w:r w:rsidR="00B82A9F" w:rsidRPr="00E5794E">
        <w:rPr>
          <w:rFonts w:eastAsia="CharisSIL"/>
          <w:lang w:val="en-US"/>
        </w:rPr>
        <w:t xml:space="preserve">., 2015; </w:t>
      </w:r>
      <w:r w:rsidR="00316F62">
        <w:rPr>
          <w:rFonts w:eastAsia="CharisSIL"/>
          <w:lang w:val="en-US"/>
        </w:rPr>
        <w:t xml:space="preserve">Lin </w:t>
      </w:r>
      <w:r w:rsidR="00316F62" w:rsidRPr="00316F62">
        <w:rPr>
          <w:rFonts w:eastAsia="CharisSIL"/>
          <w:i/>
          <w:iCs/>
          <w:lang w:val="en-US"/>
        </w:rPr>
        <w:t>et al</w:t>
      </w:r>
      <w:r w:rsidR="00316F62">
        <w:rPr>
          <w:rFonts w:eastAsia="CharisSIL"/>
          <w:lang w:val="en-US"/>
        </w:rPr>
        <w:t xml:space="preserve">., 2014; </w:t>
      </w:r>
      <w:r w:rsidR="00B82A9F" w:rsidRPr="00E5794E">
        <w:rPr>
          <w:rFonts w:eastAsia="CharisSIL"/>
          <w:lang w:val="en-US"/>
        </w:rPr>
        <w:t xml:space="preserve">Gustafson </w:t>
      </w:r>
      <w:r w:rsidR="00B82A9F" w:rsidRPr="00E5794E">
        <w:rPr>
          <w:rFonts w:eastAsia="CharisSIL"/>
          <w:i/>
          <w:iCs/>
          <w:lang w:val="en-US"/>
        </w:rPr>
        <w:t>et al</w:t>
      </w:r>
      <w:r w:rsidR="00B82A9F" w:rsidRPr="00E5794E">
        <w:rPr>
          <w:rFonts w:eastAsia="CharisSIL"/>
          <w:lang w:val="en-US"/>
        </w:rPr>
        <w:t xml:space="preserve">., 2018; Christie </w:t>
      </w:r>
      <w:r w:rsidR="00B82A9F" w:rsidRPr="00E5794E">
        <w:rPr>
          <w:rFonts w:eastAsia="CharisSIL"/>
          <w:i/>
          <w:iCs/>
          <w:lang w:val="en-US"/>
        </w:rPr>
        <w:t>et al</w:t>
      </w:r>
      <w:r w:rsidR="00B82A9F" w:rsidRPr="00E5794E">
        <w:rPr>
          <w:rFonts w:eastAsia="CharisSIL"/>
          <w:lang w:val="en-US"/>
        </w:rPr>
        <w:t xml:space="preserve">., 2020; Lisboa </w:t>
      </w:r>
      <w:r w:rsidR="00B82A9F" w:rsidRPr="00E5794E">
        <w:rPr>
          <w:rFonts w:eastAsia="CharisSIL"/>
          <w:i/>
          <w:iCs/>
          <w:lang w:val="en-US"/>
        </w:rPr>
        <w:t>et al</w:t>
      </w:r>
      <w:r w:rsidR="00B82A9F" w:rsidRPr="00E5794E">
        <w:rPr>
          <w:rFonts w:eastAsia="CharisSIL"/>
          <w:lang w:val="en-US"/>
        </w:rPr>
        <w:t>., 2021</w:t>
      </w:r>
      <w:r w:rsidR="00E5794E" w:rsidRPr="00E5794E">
        <w:rPr>
          <w:rFonts w:eastAsia="CharisSIL"/>
          <w:lang w:val="en-US"/>
        </w:rPr>
        <w:t>;</w:t>
      </w:r>
      <w:r w:rsidR="00E5794E">
        <w:rPr>
          <w:rFonts w:eastAsia="CharisSIL"/>
          <w:lang w:val="en-US"/>
        </w:rPr>
        <w:t xml:space="preserve"> Sampaio, 2022</w:t>
      </w:r>
      <w:r w:rsidR="00B82A9F" w:rsidRPr="008B6A89">
        <w:rPr>
          <w:rFonts w:eastAsia="CharisSIL"/>
          <w:lang w:val="en-US"/>
        </w:rPr>
        <w:t>).</w:t>
      </w:r>
      <w:r w:rsidR="00B82A9F" w:rsidRPr="008B6A89">
        <w:rPr>
          <w:lang w:val="en-US"/>
        </w:rPr>
        <w:t xml:space="preserve"> </w:t>
      </w:r>
      <w:r w:rsidRPr="008B6A89">
        <w:rPr>
          <w:lang w:val="en-US"/>
        </w:rPr>
        <w:t xml:space="preserve">Obviously, operating conditions such as temperature, </w:t>
      </w:r>
      <w:r w:rsidR="00184D9C" w:rsidRPr="008B6A89">
        <w:rPr>
          <w:lang w:val="en-US"/>
        </w:rPr>
        <w:t xml:space="preserve">the </w:t>
      </w:r>
      <w:ins w:id="169" w:author="Kleber Marques Lisboa" w:date="2023-10-24T14:23:00Z">
        <w:r w:rsidR="00CC2DEB">
          <w:rPr>
            <w:lang w:val="en-US"/>
          </w:rPr>
          <w:t>feed</w:t>
        </w:r>
      </w:ins>
      <w:del w:id="170" w:author="Kleber Marques Lisboa" w:date="2023-10-24T14:23:00Z">
        <w:r w:rsidRPr="008B6A89" w:rsidDel="00CC2DEB">
          <w:rPr>
            <w:lang w:val="en-US"/>
          </w:rPr>
          <w:delText>flow of feed</w:delText>
        </w:r>
      </w:del>
      <w:r w:rsidRPr="008B6A89">
        <w:rPr>
          <w:lang w:val="en-US"/>
        </w:rPr>
        <w:t xml:space="preserve"> and distillate </w:t>
      </w:r>
      <w:del w:id="171" w:author="Kleber Marques Lisboa" w:date="2023-10-24T14:23:00Z">
        <w:r w:rsidRPr="008B6A89" w:rsidDel="00CC2DEB">
          <w:rPr>
            <w:lang w:val="en-US"/>
          </w:rPr>
          <w:delText>currents</w:delText>
        </w:r>
      </w:del>
      <w:ins w:id="172" w:author="Kleber Marques Lisboa" w:date="2023-10-24T14:23:00Z">
        <w:r w:rsidR="00CC2DEB">
          <w:rPr>
            <w:lang w:val="en-US"/>
          </w:rPr>
          <w:t>flow rates</w:t>
        </w:r>
      </w:ins>
      <w:r w:rsidRPr="008B6A89">
        <w:rPr>
          <w:lang w:val="en-US"/>
        </w:rPr>
        <w:t xml:space="preserve">, salinity of the feed </w:t>
      </w:r>
      <w:del w:id="173" w:author="Kleber Marques Lisboa" w:date="2023-10-24T14:23:00Z">
        <w:r w:rsidRPr="008B6A89" w:rsidDel="00CC2DEB">
          <w:rPr>
            <w:lang w:val="en-US"/>
          </w:rPr>
          <w:delText>current</w:delText>
        </w:r>
      </w:del>
      <w:ins w:id="174" w:author="Kleber Marques Lisboa" w:date="2023-10-24T14:23:00Z">
        <w:r w:rsidR="00CC2DEB">
          <w:rPr>
            <w:lang w:val="en-US"/>
          </w:rPr>
          <w:t>stream</w:t>
        </w:r>
      </w:ins>
      <w:r w:rsidR="00184D9C" w:rsidRPr="008B6A89">
        <w:rPr>
          <w:lang w:val="en-US"/>
        </w:rPr>
        <w:t>,</w:t>
      </w:r>
      <w:r w:rsidRPr="008B6A89">
        <w:rPr>
          <w:lang w:val="en-US"/>
        </w:rPr>
        <w:t xml:space="preserve"> and its recirculation, among others, significantly affect the MD process and can improve or reduce process </w:t>
      </w:r>
      <w:r w:rsidR="00E27730" w:rsidRPr="008B6A89">
        <w:rPr>
          <w:lang w:val="en-US"/>
        </w:rPr>
        <w:t xml:space="preserve">efficiency </w:t>
      </w:r>
      <w:r w:rsidR="00E27730" w:rsidRPr="00E5794E">
        <w:rPr>
          <w:lang w:val="en-US"/>
        </w:rPr>
        <w:t>(</w:t>
      </w:r>
      <w:r w:rsidR="00B82A9F" w:rsidRPr="00E5794E">
        <w:rPr>
          <w:lang w:val="en-US"/>
        </w:rPr>
        <w:t xml:space="preserve">Khayet </w:t>
      </w:r>
      <w:r w:rsidR="00B82A9F" w:rsidRPr="00E5794E">
        <w:rPr>
          <w:i/>
          <w:iCs/>
          <w:lang w:val="en-US"/>
        </w:rPr>
        <w:t>et al</w:t>
      </w:r>
      <w:r w:rsidR="00B82A9F" w:rsidRPr="00E5794E">
        <w:rPr>
          <w:lang w:val="en-US"/>
        </w:rPr>
        <w:t xml:space="preserve">., 2000; Wang </w:t>
      </w:r>
      <w:r w:rsidR="00B82A9F" w:rsidRPr="00E5794E">
        <w:rPr>
          <w:i/>
          <w:iCs/>
          <w:lang w:val="en-US"/>
        </w:rPr>
        <w:t>et al</w:t>
      </w:r>
      <w:r w:rsidR="00B82A9F" w:rsidRPr="00E5794E">
        <w:rPr>
          <w:lang w:val="en-US"/>
        </w:rPr>
        <w:t xml:space="preserve">., 2009; Zhang </w:t>
      </w:r>
      <w:r w:rsidR="00B82A9F" w:rsidRPr="00E5794E">
        <w:rPr>
          <w:i/>
          <w:iCs/>
          <w:lang w:val="en-US"/>
        </w:rPr>
        <w:t>et al</w:t>
      </w:r>
      <w:r w:rsidR="00B82A9F" w:rsidRPr="00E5794E">
        <w:rPr>
          <w:lang w:val="en-US"/>
        </w:rPr>
        <w:t xml:space="preserve">., 2010; Fan </w:t>
      </w:r>
      <w:r w:rsidR="008637D8">
        <w:rPr>
          <w:lang w:val="en-US"/>
        </w:rPr>
        <w:t>and</w:t>
      </w:r>
      <w:r w:rsidR="00B82A9F" w:rsidRPr="00E5794E">
        <w:rPr>
          <w:lang w:val="en-US"/>
        </w:rPr>
        <w:t xml:space="preserve"> Peng, 2012, Alkhudhiri </w:t>
      </w:r>
      <w:r w:rsidR="00B82A9F" w:rsidRPr="00E5794E">
        <w:rPr>
          <w:i/>
          <w:iCs/>
          <w:lang w:val="en-US"/>
        </w:rPr>
        <w:t>et al</w:t>
      </w:r>
      <w:r w:rsidR="00B82A9F" w:rsidRPr="00E5794E">
        <w:rPr>
          <w:lang w:val="en-US"/>
        </w:rPr>
        <w:t xml:space="preserve">., 2012, Guan </w:t>
      </w:r>
      <w:r w:rsidR="00B82A9F" w:rsidRPr="00E5794E">
        <w:rPr>
          <w:i/>
          <w:iCs/>
          <w:lang w:val="en-US"/>
        </w:rPr>
        <w:t>et al</w:t>
      </w:r>
      <w:r w:rsidR="00B82A9F" w:rsidRPr="00E5794E">
        <w:rPr>
          <w:lang w:val="en-US"/>
        </w:rPr>
        <w:t>., 2014</w:t>
      </w:r>
      <w:r w:rsidR="00B82A9F" w:rsidRPr="008B6A89">
        <w:rPr>
          <w:lang w:val="en-US"/>
        </w:rPr>
        <w:t>).</w:t>
      </w:r>
    </w:p>
    <w:p w14:paraId="0634AEEF" w14:textId="2150233A" w:rsidR="004554A5" w:rsidRDefault="00805149" w:rsidP="00165B87">
      <w:pPr>
        <w:rPr>
          <w:lang w:val="en-US"/>
        </w:rPr>
      </w:pPr>
      <w:r w:rsidRPr="008B6A89">
        <w:rPr>
          <w:lang w:val="en-US"/>
        </w:rPr>
        <w:t xml:space="preserve">Additionally, since MD presents </w:t>
      </w:r>
      <w:r w:rsidR="00184D9C" w:rsidRPr="008B6A89">
        <w:rPr>
          <w:lang w:val="en-US"/>
        </w:rPr>
        <w:t xml:space="preserve">a </w:t>
      </w:r>
      <w:r w:rsidRPr="008B6A89">
        <w:rPr>
          <w:lang w:val="en-US"/>
        </w:rPr>
        <w:t xml:space="preserve">low recovery ratio per </w:t>
      </w:r>
      <w:del w:id="175" w:author="Kleber Marques Lisboa" w:date="2023-10-24T14:24:00Z">
        <w:r w:rsidRPr="008B6A89" w:rsidDel="00CC2DEB">
          <w:rPr>
            <w:lang w:val="en-US"/>
          </w:rPr>
          <w:delText xml:space="preserve">step </w:delText>
        </w:r>
      </w:del>
      <w:ins w:id="176" w:author="Kleber Marques Lisboa" w:date="2023-10-24T14:24:00Z">
        <w:r w:rsidR="00CC2DEB">
          <w:rPr>
            <w:lang w:val="en-US"/>
          </w:rPr>
          <w:t>pass</w:t>
        </w:r>
        <w:r w:rsidR="00CC2DEB" w:rsidRPr="008B6A89">
          <w:rPr>
            <w:lang w:val="en-US"/>
          </w:rPr>
          <w:t xml:space="preserve"> </w:t>
        </w:r>
      </w:ins>
      <w:r w:rsidRPr="008B6A89">
        <w:rPr>
          <w:lang w:val="en-US"/>
        </w:rPr>
        <w:t xml:space="preserve">(ratio between the production rate of pure water and the feed flow), </w:t>
      </w:r>
      <w:r w:rsidR="00184D9C" w:rsidRPr="008B6A89">
        <w:rPr>
          <w:lang w:val="en-US"/>
        </w:rPr>
        <w:t>using</w:t>
      </w:r>
      <w:r w:rsidRPr="008B6A89">
        <w:rPr>
          <w:lang w:val="en-US"/>
        </w:rPr>
        <w:t xml:space="preserve"> some form of recirculation of the b</w:t>
      </w:r>
      <w:r w:rsidRPr="00F4545B">
        <w:rPr>
          <w:lang w:val="en-US"/>
        </w:rPr>
        <w:t>rine</w:t>
      </w:r>
      <w:r w:rsidR="00F4545B" w:rsidRPr="00F4545B">
        <w:rPr>
          <w:lang w:val="en-US"/>
        </w:rPr>
        <w:t>/retentate</w:t>
      </w:r>
      <w:r w:rsidRPr="00F4545B">
        <w:rPr>
          <w:lang w:val="en-US"/>
        </w:rPr>
        <w:t xml:space="preserve"> </w:t>
      </w:r>
      <w:del w:id="177" w:author="Kleber Marques Lisboa" w:date="2023-10-24T14:24:00Z">
        <w:r w:rsidRPr="008B6A89" w:rsidDel="00CC2DEB">
          <w:rPr>
            <w:lang w:val="en-US"/>
          </w:rPr>
          <w:delText xml:space="preserve">current </w:delText>
        </w:r>
      </w:del>
      <w:ins w:id="178" w:author="Kleber Marques Lisboa" w:date="2023-10-24T14:24:00Z">
        <w:r w:rsidR="00CC2DEB">
          <w:rPr>
            <w:lang w:val="en-US"/>
          </w:rPr>
          <w:t>stream</w:t>
        </w:r>
        <w:r w:rsidR="00CC2DEB" w:rsidRPr="008B6A89">
          <w:rPr>
            <w:lang w:val="en-US"/>
          </w:rPr>
          <w:t xml:space="preserve"> </w:t>
        </w:r>
      </w:ins>
      <w:r w:rsidRPr="008B6A89">
        <w:rPr>
          <w:lang w:val="en-US"/>
        </w:rPr>
        <w:t xml:space="preserve">is mandatory </w:t>
      </w:r>
      <w:r w:rsidR="00184D9C" w:rsidRPr="008B6A89">
        <w:rPr>
          <w:lang w:val="en-US"/>
        </w:rPr>
        <w:t>to in</w:t>
      </w:r>
      <w:r w:rsidR="00184D9C" w:rsidRPr="004D3055">
        <w:rPr>
          <w:lang w:val="en-US"/>
        </w:rPr>
        <w:t>crease</w:t>
      </w:r>
      <w:r w:rsidR="0063764D" w:rsidRPr="004D3055">
        <w:rPr>
          <w:lang w:val="en-US"/>
        </w:rPr>
        <w:t xml:space="preserve"> efficiency</w:t>
      </w:r>
      <w:r w:rsidRPr="004D3055">
        <w:rPr>
          <w:lang w:val="en-US"/>
        </w:rPr>
        <w:t xml:space="preserve">. </w:t>
      </w:r>
      <w:r w:rsidR="00184D9C" w:rsidRPr="004D3055">
        <w:rPr>
          <w:lang w:val="en-US"/>
        </w:rPr>
        <w:t>In this way</w:t>
      </w:r>
      <w:r w:rsidRPr="004D3055">
        <w:rPr>
          <w:lang w:val="en-US"/>
        </w:rPr>
        <w:t xml:space="preserve">, </w:t>
      </w:r>
      <w:r w:rsidR="00DD2738" w:rsidRPr="004D3055">
        <w:rPr>
          <w:lang w:val="en-US"/>
        </w:rPr>
        <w:t xml:space="preserve">by considering a CGMD module, </w:t>
      </w:r>
      <w:r w:rsidR="00B82A9F" w:rsidRPr="00E5794E">
        <w:rPr>
          <w:lang w:val="en-US"/>
        </w:rPr>
        <w:t xml:space="preserve">Swaminathan </w:t>
      </w:r>
      <w:r w:rsidR="00175C32">
        <w:rPr>
          <w:lang w:val="en-US"/>
        </w:rPr>
        <w:t xml:space="preserve">and </w:t>
      </w:r>
      <w:r w:rsidR="00175C32" w:rsidRPr="008B6A89">
        <w:rPr>
          <w:lang w:val="en-US"/>
        </w:rPr>
        <w:t>Lienhard</w:t>
      </w:r>
      <w:r w:rsidR="00175C32">
        <w:rPr>
          <w:lang w:val="en-US"/>
        </w:rPr>
        <w:t xml:space="preserve"> </w:t>
      </w:r>
      <w:r w:rsidR="00B82A9F" w:rsidRPr="00E5794E">
        <w:rPr>
          <w:lang w:val="en-US"/>
        </w:rPr>
        <w:t xml:space="preserve">(2018) </w:t>
      </w:r>
      <w:r w:rsidR="00A7574B" w:rsidRPr="00E5794E">
        <w:rPr>
          <w:lang w:val="en-US"/>
        </w:rPr>
        <w:t>describe four operation strategies that enable high global recovery usin</w:t>
      </w:r>
      <w:r w:rsidR="00A7574B" w:rsidRPr="004D3055">
        <w:rPr>
          <w:lang w:val="en-US"/>
        </w:rPr>
        <w:t>g a single</w:t>
      </w:r>
      <w:r w:rsidR="004D3055" w:rsidRPr="004D3055">
        <w:rPr>
          <w:lang w:val="en-US"/>
        </w:rPr>
        <w:t>-pass</w:t>
      </w:r>
      <w:r w:rsidR="00A7574B" w:rsidRPr="004D3055">
        <w:rPr>
          <w:lang w:val="en-US"/>
        </w:rPr>
        <w:t xml:space="preserve"> low recovery process (batch recirculation, semi-batch recirculation, continuous recirculation</w:t>
      </w:r>
      <w:r w:rsidR="00184D9C" w:rsidRPr="004D3055">
        <w:rPr>
          <w:lang w:val="en-US"/>
        </w:rPr>
        <w:t>,</w:t>
      </w:r>
      <w:r w:rsidR="00A7574B" w:rsidRPr="004D3055">
        <w:rPr>
          <w:lang w:val="en-US"/>
        </w:rPr>
        <w:t xml:space="preserve"> and continuous m</w:t>
      </w:r>
      <w:r w:rsidR="00A7574B" w:rsidRPr="008B6A89">
        <w:rPr>
          <w:lang w:val="en-US"/>
        </w:rPr>
        <w:t>ulti-stage recirculation)</w:t>
      </w:r>
      <w:r w:rsidR="00B82A9F" w:rsidRPr="008B6A89">
        <w:rPr>
          <w:lang w:val="en-US"/>
        </w:rPr>
        <w:t xml:space="preserve">. </w:t>
      </w:r>
      <w:r w:rsidR="00A7574B" w:rsidRPr="008B6A89">
        <w:rPr>
          <w:lang w:val="en-US"/>
        </w:rPr>
        <w:t>The first two operations are classified as transient/discontinuous processes, while the la</w:t>
      </w:r>
      <w:r w:rsidR="008334A5">
        <w:rPr>
          <w:lang w:val="en-US"/>
        </w:rPr>
        <w:t>st</w:t>
      </w:r>
      <w:r w:rsidR="0063764D">
        <w:rPr>
          <w:lang w:val="en-US"/>
        </w:rPr>
        <w:t xml:space="preserve"> </w:t>
      </w:r>
      <w:r w:rsidR="008334A5">
        <w:rPr>
          <w:lang w:val="en-US"/>
        </w:rPr>
        <w:t>two</w:t>
      </w:r>
      <w:r w:rsidR="00A7574B" w:rsidRPr="008B6A89">
        <w:rPr>
          <w:lang w:val="en-US"/>
        </w:rPr>
        <w:t xml:space="preserve"> </w:t>
      </w:r>
      <w:r w:rsidR="008334A5">
        <w:rPr>
          <w:lang w:val="en-US"/>
        </w:rPr>
        <w:t xml:space="preserve">are </w:t>
      </w:r>
      <w:del w:id="179" w:author="Kleber Marques Lisboa" w:date="2023-10-24T14:24:00Z">
        <w:r w:rsidR="00184D9C" w:rsidRPr="008B6A89" w:rsidDel="00CC2DEB">
          <w:rPr>
            <w:lang w:val="en-US"/>
          </w:rPr>
          <w:delText>permanent</w:delText>
        </w:r>
        <w:r w:rsidR="00E5794E" w:rsidDel="00CC2DEB">
          <w:rPr>
            <w:lang w:val="en-US"/>
          </w:rPr>
          <w:delText xml:space="preserve"> </w:delText>
        </w:r>
      </w:del>
      <w:ins w:id="180" w:author="Kleber Marques Lisboa" w:date="2023-10-24T14:24:00Z">
        <w:r w:rsidR="00CC2DEB">
          <w:rPr>
            <w:lang w:val="en-US"/>
          </w:rPr>
          <w:t>steady state</w:t>
        </w:r>
      </w:ins>
      <w:ins w:id="181" w:author="Kleber Marques Lisboa" w:date="2023-10-24T14:25:00Z">
        <w:r w:rsidR="00CC2DEB">
          <w:rPr>
            <w:lang w:val="en-US"/>
          </w:rPr>
          <w:t xml:space="preserve"> ones</w:t>
        </w:r>
      </w:ins>
      <w:del w:id="182" w:author="Kleber Marques Lisboa" w:date="2023-10-24T14:25:00Z">
        <w:r w:rsidR="00E5794E" w:rsidDel="00CC2DEB">
          <w:rPr>
            <w:lang w:val="en-US"/>
          </w:rPr>
          <w:delText>ones</w:delText>
        </w:r>
      </w:del>
      <w:r w:rsidR="00A7574B" w:rsidRPr="008B6A89">
        <w:rPr>
          <w:lang w:val="en-US"/>
        </w:rPr>
        <w:t>.</w:t>
      </w:r>
      <w:r w:rsidR="00316F62">
        <w:rPr>
          <w:lang w:val="en-US"/>
        </w:rPr>
        <w:t xml:space="preserve"> A</w:t>
      </w:r>
      <w:r w:rsidR="004554A5" w:rsidRPr="008B6A89">
        <w:rPr>
          <w:lang w:val="en-US"/>
        </w:rPr>
        <w:t xml:space="preserve">ccording </w:t>
      </w:r>
      <w:r w:rsidR="004554A5" w:rsidRPr="00E5794E">
        <w:rPr>
          <w:lang w:val="en-US"/>
        </w:rPr>
        <w:t xml:space="preserve">to </w:t>
      </w:r>
      <w:r w:rsidR="00316F62">
        <w:rPr>
          <w:lang w:val="en-US"/>
        </w:rPr>
        <w:t>these authors</w:t>
      </w:r>
      <w:r w:rsidR="004554A5" w:rsidRPr="00E5794E">
        <w:rPr>
          <w:lang w:val="en-US"/>
        </w:rPr>
        <w:t>,</w:t>
      </w:r>
      <w:r w:rsidR="004554A5" w:rsidRPr="008B6A89">
        <w:rPr>
          <w:lang w:val="en-US"/>
        </w:rPr>
        <w:t xml:space="preserve"> who studied the salinity variation from </w:t>
      </w:r>
      <w:r w:rsidR="00821C36">
        <w:rPr>
          <w:lang w:val="en-US"/>
        </w:rPr>
        <w:t>a</w:t>
      </w:r>
      <w:r w:rsidR="004554A5" w:rsidRPr="008B6A89">
        <w:rPr>
          <w:lang w:val="en-US"/>
        </w:rPr>
        <w:t xml:space="preserve"> lower limit of 70 g/kg to an upper limit of 260 g/kg</w:t>
      </w:r>
      <w:r w:rsidR="00A611FF" w:rsidRPr="008B6A89">
        <w:rPr>
          <w:lang w:val="en-US"/>
        </w:rPr>
        <w:t>,</w:t>
      </w:r>
      <w:r w:rsidR="004554A5" w:rsidRPr="008B6A89">
        <w:rPr>
          <w:lang w:val="en-US"/>
        </w:rPr>
        <w:t xml:space="preserve"> </w:t>
      </w:r>
      <w:r w:rsidR="00E5794E">
        <w:rPr>
          <w:lang w:val="en-US"/>
        </w:rPr>
        <w:t xml:space="preserve">the </w:t>
      </w:r>
      <w:r w:rsidR="004554A5" w:rsidRPr="008B6A89">
        <w:rPr>
          <w:lang w:val="en-US"/>
        </w:rPr>
        <w:t xml:space="preserve">batch operation is the best option since GOR </w:t>
      </w:r>
      <w:r w:rsidR="00821C36">
        <w:rPr>
          <w:lang w:val="en-US"/>
        </w:rPr>
        <w:t xml:space="preserve">is </w:t>
      </w:r>
      <w:r w:rsidR="004554A5" w:rsidRPr="008B6A89">
        <w:rPr>
          <w:lang w:val="en-US"/>
        </w:rPr>
        <w:t xml:space="preserve">about twice for the same distillate flow when compared to the continuous recirculation operation. In their analyses, </w:t>
      </w:r>
      <w:r w:rsidR="00A611FF" w:rsidRPr="008B6A89">
        <w:rPr>
          <w:lang w:val="en-US"/>
        </w:rPr>
        <w:t>using</w:t>
      </w:r>
      <w:r w:rsidR="004554A5" w:rsidRPr="008B6A89">
        <w:rPr>
          <w:lang w:val="en-US"/>
        </w:rPr>
        <w:t xml:space="preserve"> a tank </w:t>
      </w:r>
      <w:r w:rsidR="00DD2738">
        <w:rPr>
          <w:lang w:val="en-US"/>
        </w:rPr>
        <w:t xml:space="preserve">with a high volume </w:t>
      </w:r>
      <w:r w:rsidR="004554A5" w:rsidRPr="008B6A89">
        <w:rPr>
          <w:lang w:val="en-US"/>
        </w:rPr>
        <w:t xml:space="preserve">to minimize salinity variation, they adopted a </w:t>
      </w:r>
      <w:r w:rsidR="00DD2738">
        <w:rPr>
          <w:lang w:val="en-US"/>
        </w:rPr>
        <w:t>quasi-</w:t>
      </w:r>
      <w:r w:rsidR="004554A5" w:rsidRPr="008B6A89">
        <w:rPr>
          <w:lang w:val="en-US"/>
        </w:rPr>
        <w:t xml:space="preserve">permanent approach, using </w:t>
      </w:r>
      <w:ins w:id="183" w:author="Kleber Marques Lisboa" w:date="2023-10-24T14:25:00Z">
        <w:r w:rsidR="00CC2DEB">
          <w:rPr>
            <w:lang w:val="en-US"/>
          </w:rPr>
          <w:t>a steady state</w:t>
        </w:r>
      </w:ins>
      <w:del w:id="184" w:author="Kleber Marques Lisboa" w:date="2023-10-24T14:25:00Z">
        <w:r w:rsidR="004554A5" w:rsidRPr="008B6A89" w:rsidDel="00CC2DEB">
          <w:rPr>
            <w:lang w:val="en-US"/>
          </w:rPr>
          <w:delText>the</w:delText>
        </w:r>
      </w:del>
      <w:r w:rsidR="004554A5" w:rsidRPr="008B6A89">
        <w:rPr>
          <w:lang w:val="en-US"/>
        </w:rPr>
        <w:t xml:space="preserve"> MD model </w:t>
      </w:r>
      <w:del w:id="185" w:author="Kleber Marques Lisboa" w:date="2023-10-24T14:25:00Z">
        <w:r w:rsidR="00A611FF" w:rsidRPr="008B6A89" w:rsidDel="00CC2DEB">
          <w:rPr>
            <w:lang w:val="en-US"/>
          </w:rPr>
          <w:delText>permanently</w:delText>
        </w:r>
        <w:r w:rsidR="004554A5" w:rsidRPr="008B6A89" w:rsidDel="00CC2DEB">
          <w:rPr>
            <w:lang w:val="en-US"/>
          </w:rPr>
          <w:delText xml:space="preserve"> </w:delText>
        </w:r>
      </w:del>
      <w:r w:rsidR="004554A5" w:rsidRPr="008B6A89">
        <w:rPr>
          <w:lang w:val="en-US"/>
        </w:rPr>
        <w:t>for instant</w:t>
      </w:r>
      <w:ins w:id="186" w:author="Kleber Marques Lisboa" w:date="2023-10-24T14:25:00Z">
        <w:r w:rsidR="00CC2DEB">
          <w:rPr>
            <w:lang w:val="en-US"/>
          </w:rPr>
          <w:t>aneous</w:t>
        </w:r>
      </w:ins>
      <w:r w:rsidR="004554A5" w:rsidRPr="008B6A89">
        <w:rPr>
          <w:lang w:val="en-US"/>
        </w:rPr>
        <w:t xml:space="preserve"> performance evaluation so that </w:t>
      </w:r>
      <w:del w:id="187" w:author="Kleber Marques Lisboa" w:date="2023-10-24T14:26:00Z">
        <w:r w:rsidR="004554A5" w:rsidRPr="008B6A89" w:rsidDel="00CC2DEB">
          <w:rPr>
            <w:lang w:val="en-US"/>
          </w:rPr>
          <w:delText xml:space="preserve">the </w:delText>
        </w:r>
      </w:del>
      <w:r w:rsidR="004554A5" w:rsidRPr="008B6A89">
        <w:rPr>
          <w:lang w:val="en-US"/>
        </w:rPr>
        <w:t>transient effects between each cycle could be ignored. In this respect, cycling time is thus considered</w:t>
      </w:r>
      <w:ins w:id="188" w:author="Kleber Marques Lisboa" w:date="2023-10-24T14:26:00Z">
        <w:r w:rsidR="00CC2DEB">
          <w:rPr>
            <w:lang w:val="en-US"/>
          </w:rPr>
          <w:t xml:space="preserve"> to be</w:t>
        </w:r>
      </w:ins>
      <w:r w:rsidR="004554A5" w:rsidRPr="008B6A89">
        <w:rPr>
          <w:lang w:val="en-US"/>
        </w:rPr>
        <w:t xml:space="preserve"> very small.</w:t>
      </w:r>
      <w:del w:id="189" w:author="Kleber Marques Lisboa" w:date="2023-10-24T14:26:00Z">
        <w:r w:rsidR="004554A5" w:rsidRPr="008B6A89" w:rsidDel="00CC2DEB">
          <w:rPr>
            <w:lang w:val="en-US"/>
          </w:rPr>
          <w:delText xml:space="preserve"> </w:delText>
        </w:r>
      </w:del>
    </w:p>
    <w:p w14:paraId="2E27C910" w14:textId="788D9C48" w:rsidR="00175C32" w:rsidRDefault="00175C32" w:rsidP="00165B87">
      <w:pPr>
        <w:rPr>
          <w:lang w:val="en-US"/>
        </w:rPr>
      </w:pPr>
      <w:r>
        <w:rPr>
          <w:lang w:val="en-US"/>
        </w:rPr>
        <w:t>Sampaio (202</w:t>
      </w:r>
      <w:r w:rsidR="00DF4D0A">
        <w:rPr>
          <w:lang w:val="en-US"/>
        </w:rPr>
        <w:t>2</w:t>
      </w:r>
      <w:r>
        <w:rPr>
          <w:lang w:val="en-US"/>
        </w:rPr>
        <w:t>) mode</w:t>
      </w:r>
      <w:del w:id="190" w:author="Kleber Marques Lisboa" w:date="2023-10-24T14:28:00Z">
        <w:r w:rsidDel="002F785C">
          <w:rPr>
            <w:lang w:val="en-US"/>
          </w:rPr>
          <w:delText>l</w:delText>
        </w:r>
      </w:del>
      <w:r>
        <w:rPr>
          <w:lang w:val="en-US"/>
        </w:rPr>
        <w:t xml:space="preserve">led a </w:t>
      </w:r>
      <w:r w:rsidR="00DF4D0A">
        <w:rPr>
          <w:lang w:val="en-US"/>
        </w:rPr>
        <w:t>seawater</w:t>
      </w:r>
      <w:ins w:id="191" w:author="Kleber Marques Lisboa" w:date="2023-10-24T14:28:00Z">
        <w:r w:rsidR="002F785C">
          <w:rPr>
            <w:lang w:val="en-US"/>
          </w:rPr>
          <w:t xml:space="preserve"> desalination</w:t>
        </w:r>
      </w:ins>
      <w:r w:rsidR="00DF4D0A">
        <w:rPr>
          <w:lang w:val="en-US"/>
        </w:rPr>
        <w:t xml:space="preserve"> </w:t>
      </w:r>
      <w:r>
        <w:rPr>
          <w:lang w:val="en-US"/>
        </w:rPr>
        <w:t xml:space="preserve">DCMD plant with heat recovery </w:t>
      </w:r>
      <w:r w:rsidR="003B1339">
        <w:rPr>
          <w:lang w:val="en-US"/>
        </w:rPr>
        <w:t xml:space="preserve">of the </w:t>
      </w:r>
      <w:r w:rsidR="0001209B">
        <w:rPr>
          <w:lang w:val="en-US"/>
        </w:rPr>
        <w:t xml:space="preserve">recirculating </w:t>
      </w:r>
      <w:r w:rsidR="003B1339">
        <w:rPr>
          <w:lang w:val="en-US"/>
        </w:rPr>
        <w:t xml:space="preserve">hot </w:t>
      </w:r>
      <w:r w:rsidR="008E6DC7">
        <w:rPr>
          <w:lang w:val="en-US"/>
        </w:rPr>
        <w:t>distillate</w:t>
      </w:r>
      <w:r w:rsidR="003B1339">
        <w:rPr>
          <w:lang w:val="en-US"/>
        </w:rPr>
        <w:t xml:space="preserve"> stream </w:t>
      </w:r>
      <w:r w:rsidR="008E6DC7" w:rsidRPr="008E6DC7">
        <w:rPr>
          <w:lang w:val="en-US"/>
        </w:rPr>
        <w:t>by using a DCMD module composed by a bundle of hollow-fiber tubes</w:t>
      </w:r>
      <w:r>
        <w:rPr>
          <w:lang w:val="en-US"/>
        </w:rPr>
        <w:t>. He combined analytical solutions for the mass transfer problem across the membranes with</w:t>
      </w:r>
      <w:r w:rsidR="004153EA">
        <w:rPr>
          <w:lang w:val="en-US"/>
        </w:rPr>
        <w:t xml:space="preserve"> the</w:t>
      </w:r>
      <w:r>
        <w:rPr>
          <w:lang w:val="en-US"/>
        </w:rPr>
        <w:t xml:space="preserve"> finite volume method for solution the </w:t>
      </w:r>
      <w:r w:rsidR="003B1339">
        <w:rPr>
          <w:lang w:val="en-US"/>
        </w:rPr>
        <w:t xml:space="preserve">steady-state </w:t>
      </w:r>
      <w:r>
        <w:rPr>
          <w:lang w:val="en-US"/>
        </w:rPr>
        <w:t>heat transfer problem</w:t>
      </w:r>
      <w:r w:rsidR="004153EA">
        <w:rPr>
          <w:lang w:val="en-US"/>
        </w:rPr>
        <w:t xml:space="preserve">. </w:t>
      </w:r>
      <w:r w:rsidR="00316F62">
        <w:rPr>
          <w:lang w:val="en-US"/>
        </w:rPr>
        <w:t>Still, b</w:t>
      </w:r>
      <w:r w:rsidR="004153EA">
        <w:rPr>
          <w:lang w:val="en-US"/>
        </w:rPr>
        <w:t xml:space="preserve">ased on </w:t>
      </w:r>
      <w:r w:rsidR="00316F62" w:rsidRPr="00175C32">
        <w:rPr>
          <w:lang w:val="en-US"/>
        </w:rPr>
        <w:t xml:space="preserve">Christie </w:t>
      </w:r>
      <w:r w:rsidR="00316F62" w:rsidRPr="00175C32">
        <w:rPr>
          <w:i/>
          <w:iCs/>
          <w:lang w:val="en-US"/>
        </w:rPr>
        <w:t>et al</w:t>
      </w:r>
      <w:r w:rsidR="00316F62" w:rsidRPr="00175C32">
        <w:rPr>
          <w:lang w:val="en-US"/>
        </w:rPr>
        <w:t>. (2020)</w:t>
      </w:r>
      <w:r w:rsidR="00316F62">
        <w:rPr>
          <w:lang w:val="en-US"/>
        </w:rPr>
        <w:t xml:space="preserve"> and Lin </w:t>
      </w:r>
      <w:r w:rsidR="00316F62" w:rsidRPr="00316F62">
        <w:rPr>
          <w:i/>
          <w:iCs/>
          <w:lang w:val="en-US"/>
        </w:rPr>
        <w:t>et al</w:t>
      </w:r>
      <w:r w:rsidR="00316F62">
        <w:rPr>
          <w:lang w:val="en-US"/>
        </w:rPr>
        <w:t>. (2014)</w:t>
      </w:r>
      <w:r w:rsidR="004153EA">
        <w:rPr>
          <w:lang w:val="en-US"/>
        </w:rPr>
        <w:t xml:space="preserve">, </w:t>
      </w:r>
      <w:r w:rsidR="00316F62">
        <w:rPr>
          <w:lang w:val="en-US"/>
        </w:rPr>
        <w:t xml:space="preserve">and </w:t>
      </w:r>
      <w:ins w:id="192" w:author="Kleber Marques Lisboa" w:date="2023-10-24T14:28:00Z">
        <w:r w:rsidR="002F785C">
          <w:rPr>
            <w:lang w:val="en-US"/>
          </w:rPr>
          <w:t xml:space="preserve">to </w:t>
        </w:r>
      </w:ins>
      <w:r w:rsidR="00316F62">
        <w:rPr>
          <w:lang w:val="en-US"/>
        </w:rPr>
        <w:t xml:space="preserve">extend their works, </w:t>
      </w:r>
      <w:del w:id="193" w:author="Kleber Marques Lisboa" w:date="2023-10-24T14:49:00Z">
        <w:r w:rsidR="00316F62" w:rsidDel="00474D7A">
          <w:rPr>
            <w:lang w:val="en-US"/>
          </w:rPr>
          <w:delText xml:space="preserve">he </w:delText>
        </w:r>
      </w:del>
      <w:ins w:id="194" w:author="Kleber Marques Lisboa" w:date="2023-10-24T14:49:00Z">
        <w:r w:rsidR="00474D7A">
          <w:rPr>
            <w:lang w:val="en-US"/>
          </w:rPr>
          <w:t xml:space="preserve">Sampaio (2022) </w:t>
        </w:r>
      </w:ins>
      <w:r w:rsidR="00316F62">
        <w:rPr>
          <w:lang w:val="en-US"/>
        </w:rPr>
        <w:t xml:space="preserve">developed </w:t>
      </w:r>
      <w:del w:id="195" w:author="Kleber Marques Lisboa" w:date="2023-10-24T14:49:00Z">
        <w:r w:rsidR="00316F62" w:rsidDel="00474D7A">
          <w:rPr>
            <w:lang w:val="en-US"/>
          </w:rPr>
          <w:delText xml:space="preserve">simplified </w:delText>
        </w:r>
      </w:del>
      <w:ins w:id="196" w:author="Kleber Marques Lisboa" w:date="2023-10-24T14:49:00Z">
        <w:r w:rsidR="00474D7A">
          <w:rPr>
            <w:lang w:val="en-US"/>
          </w:rPr>
          <w:t xml:space="preserve">an </w:t>
        </w:r>
      </w:ins>
      <w:r w:rsidR="00316F62">
        <w:rPr>
          <w:lang w:val="en-US"/>
        </w:rPr>
        <w:t xml:space="preserve">approximation for the </w:t>
      </w:r>
      <w:r w:rsidR="001F63F4">
        <w:rPr>
          <w:lang w:val="en-US"/>
        </w:rPr>
        <w:t xml:space="preserve">optimal value </w:t>
      </w:r>
      <w:ins w:id="197" w:author="Kleber Marques Lisboa" w:date="2023-10-24T14:50:00Z">
        <w:r w:rsidR="00474D7A">
          <w:rPr>
            <w:lang w:val="en-US"/>
          </w:rPr>
          <w:t>of</w:t>
        </w:r>
      </w:ins>
      <w:del w:id="198" w:author="Kleber Marques Lisboa" w:date="2023-10-24T14:50:00Z">
        <w:r w:rsidR="001F63F4" w:rsidDel="00474D7A">
          <w:rPr>
            <w:lang w:val="en-US"/>
          </w:rPr>
          <w:delText>for</w:delText>
        </w:r>
      </w:del>
      <w:r w:rsidR="001F63F4">
        <w:rPr>
          <w:lang w:val="en-US"/>
        </w:rPr>
        <w:t xml:space="preserve"> the ratio</w:t>
      </w:r>
      <w:del w:id="199" w:author="Kleber Marques Lisboa" w:date="2023-10-24T14:49:00Z">
        <w:r w:rsidR="001F63F4" w:rsidDel="009D02DE">
          <w:rPr>
            <w:lang w:val="en-US"/>
          </w:rPr>
          <w:delText>n</w:delText>
        </w:r>
      </w:del>
      <w:r w:rsidR="001F63F4">
        <w:rPr>
          <w:lang w:val="en-US"/>
        </w:rPr>
        <w:t xml:space="preserve"> between permeate and feed flow</w:t>
      </w:r>
      <w:ins w:id="200" w:author="Kleber Marques Lisboa" w:date="2023-10-24T14:49:00Z">
        <w:r w:rsidR="009D02DE">
          <w:rPr>
            <w:lang w:val="en-US"/>
          </w:rPr>
          <w:t xml:space="preserve"> </w:t>
        </w:r>
      </w:ins>
      <w:r w:rsidR="001F63F4">
        <w:rPr>
          <w:lang w:val="en-US"/>
        </w:rPr>
        <w:t xml:space="preserve">rates, and for the </w:t>
      </w:r>
      <w:r w:rsidR="00316F62">
        <w:rPr>
          <w:lang w:val="en-US"/>
        </w:rPr>
        <w:t xml:space="preserve">maximum mass recovery rate </w:t>
      </w:r>
      <w:r w:rsidR="001F63F4">
        <w:rPr>
          <w:lang w:val="en-US"/>
        </w:rPr>
        <w:t>that</w:t>
      </w:r>
      <w:r w:rsidR="0001209B">
        <w:rPr>
          <w:lang w:val="en-US"/>
        </w:rPr>
        <w:t>,</w:t>
      </w:r>
      <w:r w:rsidR="001F63F4">
        <w:rPr>
          <w:lang w:val="en-US"/>
        </w:rPr>
        <w:t xml:space="preserve"> differently from the expressions developed by </w:t>
      </w:r>
      <w:r w:rsidR="001F63F4" w:rsidRPr="00175C32">
        <w:rPr>
          <w:lang w:val="en-US"/>
        </w:rPr>
        <w:t xml:space="preserve">Christie </w:t>
      </w:r>
      <w:r w:rsidR="001F63F4" w:rsidRPr="00175C32">
        <w:rPr>
          <w:i/>
          <w:iCs/>
          <w:lang w:val="en-US"/>
        </w:rPr>
        <w:t>et al</w:t>
      </w:r>
      <w:r w:rsidR="001F63F4" w:rsidRPr="00175C32">
        <w:rPr>
          <w:lang w:val="en-US"/>
        </w:rPr>
        <w:t>. (2020)</w:t>
      </w:r>
      <w:r w:rsidR="001F63F4">
        <w:rPr>
          <w:lang w:val="en-US"/>
        </w:rPr>
        <w:t xml:space="preserve"> and Lin </w:t>
      </w:r>
      <w:r w:rsidR="001F63F4" w:rsidRPr="00316F62">
        <w:rPr>
          <w:i/>
          <w:iCs/>
          <w:lang w:val="en-US"/>
        </w:rPr>
        <w:t>et al</w:t>
      </w:r>
      <w:r w:rsidR="001F63F4">
        <w:rPr>
          <w:lang w:val="en-US"/>
        </w:rPr>
        <w:t>. (2014), take into consideration the membrane thermal efficiency.</w:t>
      </w:r>
    </w:p>
    <w:p w14:paraId="6C340B5A" w14:textId="7AE6C412" w:rsidR="00491383" w:rsidDel="001852E2" w:rsidRDefault="004554A5" w:rsidP="00165B87">
      <w:pPr>
        <w:rPr>
          <w:del w:id="201" w:author="Kleber Marques Lisboa" w:date="2023-10-24T14:51:00Z"/>
          <w:lang w:val="en-US"/>
        </w:rPr>
      </w:pPr>
      <w:r w:rsidRPr="008B6A89">
        <w:rPr>
          <w:lang w:val="en-US"/>
        </w:rPr>
        <w:t>Thus, based on the w</w:t>
      </w:r>
      <w:r w:rsidRPr="00175C32">
        <w:rPr>
          <w:lang w:val="en-US"/>
        </w:rPr>
        <w:t xml:space="preserve">orks of Swaminathan </w:t>
      </w:r>
      <w:r w:rsidRPr="00175C32">
        <w:rPr>
          <w:i/>
          <w:iCs/>
          <w:lang w:val="en-US"/>
        </w:rPr>
        <w:t>et al</w:t>
      </w:r>
      <w:r w:rsidRPr="00175C32">
        <w:rPr>
          <w:lang w:val="en-US"/>
        </w:rPr>
        <w:t xml:space="preserve">. (2018), Christie </w:t>
      </w:r>
      <w:r w:rsidRPr="00175C32">
        <w:rPr>
          <w:i/>
          <w:iCs/>
          <w:lang w:val="en-US"/>
        </w:rPr>
        <w:t>et al</w:t>
      </w:r>
      <w:r w:rsidRPr="00175C32">
        <w:rPr>
          <w:lang w:val="en-US"/>
        </w:rPr>
        <w:t>. (2020)</w:t>
      </w:r>
      <w:r w:rsidR="00A611FF" w:rsidRPr="00175C32">
        <w:rPr>
          <w:lang w:val="en-US"/>
        </w:rPr>
        <w:t>,</w:t>
      </w:r>
      <w:r w:rsidRPr="00175C32">
        <w:rPr>
          <w:lang w:val="en-US"/>
        </w:rPr>
        <w:t xml:space="preserve"> Lisbo</w:t>
      </w:r>
      <w:r w:rsidR="00D33F25" w:rsidRPr="00175C32">
        <w:rPr>
          <w:lang w:val="en-US"/>
        </w:rPr>
        <w:t>a</w:t>
      </w:r>
      <w:r w:rsidRPr="00175C32">
        <w:rPr>
          <w:lang w:val="en-US"/>
        </w:rPr>
        <w:t xml:space="preserve"> </w:t>
      </w:r>
      <w:r w:rsidRPr="00175C32">
        <w:rPr>
          <w:i/>
          <w:iCs/>
          <w:lang w:val="en-US"/>
        </w:rPr>
        <w:t>et al</w:t>
      </w:r>
      <w:r w:rsidRPr="00175C32">
        <w:rPr>
          <w:lang w:val="en-US"/>
        </w:rPr>
        <w:t>. (2021)</w:t>
      </w:r>
      <w:ins w:id="202" w:author="Kleber Marques Lisboa" w:date="2023-10-24T14:50:00Z">
        <w:r w:rsidR="00474D7A">
          <w:rPr>
            <w:lang w:val="en-US"/>
          </w:rPr>
          <w:t>,</w:t>
        </w:r>
      </w:ins>
      <w:r w:rsidR="00175C32">
        <w:rPr>
          <w:lang w:val="en-US"/>
        </w:rPr>
        <w:t xml:space="preserve"> </w:t>
      </w:r>
      <w:r w:rsidR="00175C32" w:rsidRPr="008B6A89">
        <w:rPr>
          <w:lang w:val="en-US"/>
        </w:rPr>
        <w:t>and</w:t>
      </w:r>
      <w:r w:rsidR="00175C32">
        <w:rPr>
          <w:lang w:val="en-US"/>
        </w:rPr>
        <w:t xml:space="preserve"> Sampaio (202</w:t>
      </w:r>
      <w:r w:rsidR="00DF4D0A">
        <w:rPr>
          <w:lang w:val="en-US"/>
        </w:rPr>
        <w:t>2</w:t>
      </w:r>
      <w:r w:rsidR="00175C32">
        <w:rPr>
          <w:lang w:val="en-US"/>
        </w:rPr>
        <w:t>)</w:t>
      </w:r>
      <w:r w:rsidRPr="008B6A89">
        <w:rPr>
          <w:lang w:val="en-US"/>
        </w:rPr>
        <w:t xml:space="preserve"> and extending </w:t>
      </w:r>
      <w:r w:rsidR="00E156F9">
        <w:rPr>
          <w:lang w:val="en-US"/>
        </w:rPr>
        <w:t>their</w:t>
      </w:r>
      <w:r w:rsidRPr="008B6A89">
        <w:rPr>
          <w:lang w:val="en-US"/>
        </w:rPr>
        <w:t xml:space="preserve"> analyses, the present work aims at the development of physical-mathematical modeling</w:t>
      </w:r>
      <w:r w:rsidR="003B1339">
        <w:rPr>
          <w:lang w:val="en-US"/>
        </w:rPr>
        <w:t>,</w:t>
      </w:r>
      <w:r w:rsidR="003B1339" w:rsidRPr="003B1339">
        <w:rPr>
          <w:lang w:val="en-US"/>
        </w:rPr>
        <w:t xml:space="preserve"> </w:t>
      </w:r>
      <w:r w:rsidR="003B1339">
        <w:rPr>
          <w:lang w:val="en-US"/>
        </w:rPr>
        <w:t>in the unsteady-state regime,</w:t>
      </w:r>
      <w:r w:rsidRPr="008B6A89">
        <w:rPr>
          <w:lang w:val="en-US"/>
        </w:rPr>
        <w:t xml:space="preserve"> and subsequent numerical simulation of a hollow</w:t>
      </w:r>
      <w:r w:rsidR="000E4D7A">
        <w:rPr>
          <w:lang w:val="en-US"/>
        </w:rPr>
        <w:t>-</w:t>
      </w:r>
      <w:r w:rsidRPr="008B6A89">
        <w:rPr>
          <w:lang w:val="en-US"/>
        </w:rPr>
        <w:t xml:space="preserve">fiber DCMD system with double </w:t>
      </w:r>
      <w:r w:rsidR="0001209B">
        <w:rPr>
          <w:lang w:val="en-US"/>
        </w:rPr>
        <w:t xml:space="preserve">recirculation and </w:t>
      </w:r>
      <w:r w:rsidRPr="008B6A89">
        <w:rPr>
          <w:lang w:val="en-US"/>
        </w:rPr>
        <w:t>heat recovery</w:t>
      </w:r>
      <w:r w:rsidR="003B1339">
        <w:rPr>
          <w:lang w:val="en-US"/>
        </w:rPr>
        <w:t>.</w:t>
      </w:r>
      <w:r w:rsidR="00B0060E">
        <w:rPr>
          <w:lang w:val="en-US"/>
        </w:rPr>
        <w:t xml:space="preserve"> </w:t>
      </w:r>
      <w:r w:rsidR="003B1339">
        <w:rPr>
          <w:lang w:val="en-US"/>
        </w:rPr>
        <w:t xml:space="preserve">The main goal </w:t>
      </w:r>
      <w:r w:rsidR="00216D05">
        <w:rPr>
          <w:lang w:val="en-US"/>
        </w:rPr>
        <w:t xml:space="preserve">is firstly </w:t>
      </w:r>
      <w:r w:rsidR="003B1339">
        <w:rPr>
          <w:lang w:val="en-US"/>
        </w:rPr>
        <w:t xml:space="preserve">to evaluate the </w:t>
      </w:r>
      <w:r w:rsidR="00491383">
        <w:rPr>
          <w:lang w:val="en-US"/>
        </w:rPr>
        <w:t xml:space="preserve">potential of </w:t>
      </w:r>
      <w:r w:rsidR="0001209B">
        <w:rPr>
          <w:lang w:val="en-US"/>
        </w:rPr>
        <w:t xml:space="preserve">heat recovery from </w:t>
      </w:r>
      <w:r w:rsidR="003B1339">
        <w:rPr>
          <w:lang w:val="en-US"/>
        </w:rPr>
        <w:t xml:space="preserve">the retentate stream to increase the </w:t>
      </w:r>
      <w:r w:rsidRPr="008B6A89">
        <w:rPr>
          <w:lang w:val="en-US"/>
        </w:rPr>
        <w:t xml:space="preserve">energy efficiency of the system </w:t>
      </w:r>
      <w:del w:id="203" w:author="Kleber Marques Lisboa" w:date="2023-10-24T14:53:00Z">
        <w:r w:rsidRPr="008B6A89" w:rsidDel="00542381">
          <w:rPr>
            <w:lang w:val="en-US"/>
          </w:rPr>
          <w:delText>for the production of</w:delText>
        </w:r>
      </w:del>
      <w:ins w:id="204" w:author="Kleber Marques Lisboa" w:date="2023-10-24T14:53:00Z">
        <w:r w:rsidR="00542381" w:rsidRPr="008B6A89">
          <w:rPr>
            <w:lang w:val="en-US"/>
          </w:rPr>
          <w:t>to produce</w:t>
        </w:r>
      </w:ins>
      <w:r w:rsidRPr="008B6A89">
        <w:rPr>
          <w:lang w:val="en-US"/>
        </w:rPr>
        <w:t xml:space="preserve"> distilled water</w:t>
      </w:r>
      <w:r w:rsidR="00216D05">
        <w:rPr>
          <w:lang w:val="en-US"/>
        </w:rPr>
        <w:t>.</w:t>
      </w:r>
      <w:ins w:id="205" w:author="Kleber Marques Lisboa" w:date="2023-10-24T14:51:00Z">
        <w:r w:rsidR="001852E2">
          <w:rPr>
            <w:lang w:val="en-US"/>
          </w:rPr>
          <w:t xml:space="preserve"> </w:t>
        </w:r>
      </w:ins>
      <w:ins w:id="206" w:author="Kleber Marques Lisboa" w:date="2023-10-24T14:52:00Z">
        <w:r w:rsidR="001852E2">
          <w:rPr>
            <w:lang w:val="en-US"/>
          </w:rPr>
          <w:t>Furthermore</w:t>
        </w:r>
      </w:ins>
      <w:ins w:id="207" w:author="Kleber Marques Lisboa" w:date="2023-10-24T14:51:00Z">
        <w:r w:rsidR="001852E2">
          <w:rPr>
            <w:lang w:val="en-US"/>
          </w:rPr>
          <w:t>, an a</w:t>
        </w:r>
      </w:ins>
      <w:ins w:id="208" w:author="Kleber Marques Lisboa" w:date="2023-10-24T14:52:00Z">
        <w:r w:rsidR="001852E2">
          <w:rPr>
            <w:lang w:val="en-US"/>
          </w:rPr>
          <w:t>pplication</w:t>
        </w:r>
      </w:ins>
    </w:p>
    <w:p w14:paraId="4DFCDBFC" w14:textId="14623BED" w:rsidR="00466AF0" w:rsidRDefault="002A4383" w:rsidP="001852E2">
      <w:pPr>
        <w:rPr>
          <w:lang w:val="en-US"/>
        </w:rPr>
      </w:pPr>
      <w:del w:id="209" w:author="Kleber Marques Lisboa" w:date="2023-10-24T14:51:00Z">
        <w:r w:rsidRPr="002A4383" w:rsidDel="001852E2">
          <w:rPr>
            <w:lang w:val="en-US"/>
          </w:rPr>
          <w:delText>In</w:delText>
        </w:r>
        <w:r w:rsidR="00466AF0" w:rsidDel="001852E2">
          <w:rPr>
            <w:lang w:val="en-US"/>
          </w:rPr>
          <w:delText xml:space="preserve">sofar as </w:delText>
        </w:r>
        <w:r w:rsidDel="001852E2">
          <w:rPr>
            <w:lang w:val="en-US"/>
          </w:rPr>
          <w:delText xml:space="preserve">we are </w:delText>
        </w:r>
        <w:r w:rsidRPr="002A4383" w:rsidDel="001852E2">
          <w:rPr>
            <w:lang w:val="en-US"/>
          </w:rPr>
          <w:delText xml:space="preserve">also interested in </w:delText>
        </w:r>
      </w:del>
      <w:del w:id="210" w:author="Kleber Marques Lisboa" w:date="2023-10-24T14:52:00Z">
        <w:r w:rsidRPr="002A4383" w:rsidDel="001852E2">
          <w:rPr>
            <w:lang w:val="en-US"/>
          </w:rPr>
          <w:delText>applying</w:delText>
        </w:r>
      </w:del>
      <w:ins w:id="211" w:author="Kleber Marques Lisboa" w:date="2023-10-24T14:52:00Z">
        <w:r w:rsidR="001852E2">
          <w:rPr>
            <w:lang w:val="en-US"/>
          </w:rPr>
          <w:t xml:space="preserve"> of</w:t>
        </w:r>
      </w:ins>
      <w:r w:rsidRPr="002A4383">
        <w:rPr>
          <w:lang w:val="en-US"/>
        </w:rPr>
        <w:t xml:space="preserve"> the model to study the desalination process in regions with </w:t>
      </w:r>
      <w:r w:rsidR="00D07390">
        <w:rPr>
          <w:lang w:val="en-US"/>
        </w:rPr>
        <w:t>h</w:t>
      </w:r>
      <w:r w:rsidR="00466AF0">
        <w:rPr>
          <w:lang w:val="en-US"/>
        </w:rPr>
        <w:t xml:space="preserve">igh seasonal </w:t>
      </w:r>
      <w:r w:rsidRPr="002A4383">
        <w:rPr>
          <w:lang w:val="en-US"/>
        </w:rPr>
        <w:t xml:space="preserve">hydrological stress, such as the semi-arid region of </w:t>
      </w:r>
      <w:r w:rsidR="00216D05">
        <w:rPr>
          <w:lang w:val="en-US"/>
        </w:rPr>
        <w:t xml:space="preserve">the Brazilian </w:t>
      </w:r>
      <w:r w:rsidRPr="002A4383">
        <w:rPr>
          <w:lang w:val="en-US"/>
        </w:rPr>
        <w:t>northeastern</w:t>
      </w:r>
      <w:del w:id="212" w:author="Kleber Marques Lisboa" w:date="2023-10-24T15:19:00Z">
        <w:r w:rsidRPr="002A4383" w:rsidDel="004149DC">
          <w:rPr>
            <w:lang w:val="en-US"/>
          </w:rPr>
          <w:delText xml:space="preserve">, </w:delText>
        </w:r>
      </w:del>
      <w:ins w:id="213" w:author="Kleber Marques Lisboa" w:date="2023-10-24T15:19:00Z">
        <w:r w:rsidR="004149DC">
          <w:rPr>
            <w:lang w:val="en-US"/>
          </w:rPr>
          <w:t>.</w:t>
        </w:r>
        <w:r w:rsidR="004149DC" w:rsidRPr="002A4383">
          <w:rPr>
            <w:lang w:val="en-US"/>
          </w:rPr>
          <w:t xml:space="preserve"> </w:t>
        </w:r>
      </w:ins>
      <w:del w:id="214" w:author="Kleber Marques Lisboa" w:date="2023-10-24T15:19:00Z">
        <w:r w:rsidR="00B8138A" w:rsidDel="004149DC">
          <w:rPr>
            <w:lang w:val="en-US"/>
          </w:rPr>
          <w:delText xml:space="preserve">in </w:delText>
        </w:r>
      </w:del>
      <w:ins w:id="215" w:author="Kleber Marques Lisboa" w:date="2023-10-24T15:19:00Z">
        <w:r w:rsidR="004149DC">
          <w:rPr>
            <w:lang w:val="en-US"/>
          </w:rPr>
          <w:t xml:space="preserve">In </w:t>
        </w:r>
      </w:ins>
      <w:r w:rsidR="00B8138A">
        <w:rPr>
          <w:lang w:val="en-US"/>
        </w:rPr>
        <w:t xml:space="preserve">addition to the </w:t>
      </w:r>
      <w:r w:rsidR="00466AF0">
        <w:rPr>
          <w:lang w:val="en-US"/>
        </w:rPr>
        <w:t xml:space="preserve">classical </w:t>
      </w:r>
      <w:r w:rsidR="00B8138A">
        <w:rPr>
          <w:lang w:val="en-US"/>
        </w:rPr>
        <w:t>batch, semi-batch, continuous</w:t>
      </w:r>
      <w:ins w:id="216" w:author="Kleber Marques Lisboa" w:date="2023-10-24T15:19:00Z">
        <w:r w:rsidR="004149DC">
          <w:rPr>
            <w:lang w:val="en-US"/>
          </w:rPr>
          <w:t>,</w:t>
        </w:r>
      </w:ins>
      <w:r w:rsidR="00B8138A">
        <w:rPr>
          <w:lang w:val="en-US"/>
        </w:rPr>
        <w:t xml:space="preserve"> and steady-state modes of operation, two </w:t>
      </w:r>
      <w:r w:rsidR="00466AF0">
        <w:rPr>
          <w:lang w:val="en-US"/>
        </w:rPr>
        <w:t xml:space="preserve">intermediary </w:t>
      </w:r>
      <w:r w:rsidR="00B8138A">
        <w:rPr>
          <w:lang w:val="en-US"/>
        </w:rPr>
        <w:t>modes, namely, mixing tank volume controlling and mixing tank salt concentration controlling</w:t>
      </w:r>
      <w:r w:rsidR="00466AF0">
        <w:rPr>
          <w:lang w:val="en-US"/>
        </w:rPr>
        <w:t xml:space="preserve">, </w:t>
      </w:r>
      <w:r w:rsidR="00491383">
        <w:rPr>
          <w:lang w:val="en-US"/>
        </w:rPr>
        <w:t>are</w:t>
      </w:r>
      <w:r w:rsidR="00B8138A">
        <w:rPr>
          <w:lang w:val="en-US"/>
        </w:rPr>
        <w:t xml:space="preserve"> also introduced</w:t>
      </w:r>
      <w:r w:rsidR="00D07390">
        <w:rPr>
          <w:lang w:val="en-US"/>
        </w:rPr>
        <w:t xml:space="preserve">. The aim is </w:t>
      </w:r>
      <w:r w:rsidR="00B8138A">
        <w:rPr>
          <w:lang w:val="en-US"/>
        </w:rPr>
        <w:t xml:space="preserve">to verify </w:t>
      </w:r>
      <w:r w:rsidR="00491383">
        <w:rPr>
          <w:lang w:val="en-US"/>
        </w:rPr>
        <w:t>their</w:t>
      </w:r>
      <w:r w:rsidR="00B8138A">
        <w:rPr>
          <w:lang w:val="en-US"/>
        </w:rPr>
        <w:t xml:space="preserve"> effect on the behavior </w:t>
      </w:r>
      <w:r w:rsidR="003851B5">
        <w:rPr>
          <w:lang w:val="en-US"/>
        </w:rPr>
        <w:t xml:space="preserve">of the system </w:t>
      </w:r>
      <w:r w:rsidR="00B8138A">
        <w:rPr>
          <w:lang w:val="en-US"/>
        </w:rPr>
        <w:t xml:space="preserve">efficiency and on the water recovery ratio (for </w:t>
      </w:r>
      <w:r w:rsidR="00B8138A" w:rsidRPr="008B6A89">
        <w:rPr>
          <w:lang w:val="en-US"/>
        </w:rPr>
        <w:t>minimiz</w:t>
      </w:r>
      <w:r w:rsidR="00D07390">
        <w:rPr>
          <w:lang w:val="en-US"/>
        </w:rPr>
        <w:t>ing</w:t>
      </w:r>
      <w:r w:rsidR="00B8138A" w:rsidRPr="008B6A89">
        <w:rPr>
          <w:lang w:val="en-US"/>
        </w:rPr>
        <w:t xml:space="preserve"> the </w:t>
      </w:r>
      <w:r w:rsidR="00D07390">
        <w:rPr>
          <w:lang w:val="en-US"/>
        </w:rPr>
        <w:t xml:space="preserve">well </w:t>
      </w:r>
      <w:r w:rsidR="00B8138A">
        <w:rPr>
          <w:lang w:val="en-US"/>
        </w:rPr>
        <w:t xml:space="preserve">brackish </w:t>
      </w:r>
      <w:r w:rsidR="00B8138A" w:rsidRPr="008B6A89">
        <w:rPr>
          <w:lang w:val="en-US"/>
        </w:rPr>
        <w:t>water consumption</w:t>
      </w:r>
      <w:r w:rsidR="00B8138A">
        <w:rPr>
          <w:lang w:val="en-US"/>
        </w:rPr>
        <w:t>)</w:t>
      </w:r>
      <w:r w:rsidR="00491383">
        <w:rPr>
          <w:lang w:val="en-US"/>
        </w:rPr>
        <w:t>.</w:t>
      </w:r>
      <w:r w:rsidR="00466AF0">
        <w:rPr>
          <w:lang w:val="en-US"/>
        </w:rPr>
        <w:t xml:space="preserve"> These controlling schemes can also be operated in conjunction with total or p</w:t>
      </w:r>
      <w:r w:rsidR="00466AF0" w:rsidRPr="008B6A89">
        <w:rPr>
          <w:lang w:val="en-US"/>
        </w:rPr>
        <w:t>artial recirculation</w:t>
      </w:r>
      <w:ins w:id="217" w:author="Kleber Marques Lisboa" w:date="2023-10-24T15:20:00Z">
        <w:r w:rsidR="004149DC">
          <w:rPr>
            <w:lang w:val="en-US"/>
          </w:rPr>
          <w:t xml:space="preserve">, i.e., </w:t>
        </w:r>
      </w:ins>
      <w:del w:id="218" w:author="Kleber Marques Lisboa" w:date="2023-10-24T15:20:00Z">
        <w:r w:rsidR="00466AF0" w:rsidDel="004149DC">
          <w:rPr>
            <w:lang w:val="en-US"/>
          </w:rPr>
          <w:delText xml:space="preserve"> (</w:delText>
        </w:r>
      </w:del>
      <w:r w:rsidR="00466AF0" w:rsidRPr="008B6A89">
        <w:rPr>
          <w:lang w:val="en-US"/>
        </w:rPr>
        <w:t xml:space="preserve">when </w:t>
      </w:r>
      <w:r w:rsidR="003851B5">
        <w:rPr>
          <w:lang w:val="en-US"/>
        </w:rPr>
        <w:t xml:space="preserve">the </w:t>
      </w:r>
      <w:r w:rsidR="00466AF0" w:rsidRPr="008B6A89">
        <w:rPr>
          <w:lang w:val="en-US"/>
        </w:rPr>
        <w:t>brine is rejected from the system</w:t>
      </w:r>
      <w:r w:rsidR="00466AF0">
        <w:rPr>
          <w:lang w:val="en-US"/>
        </w:rPr>
        <w:t xml:space="preserve"> with fraction rejections equal or different to the unity, respectively</w:t>
      </w:r>
      <w:del w:id="219" w:author="Kleber Marques Lisboa" w:date="2023-10-24T15:20:00Z">
        <w:r w:rsidR="00466AF0" w:rsidDel="004149DC">
          <w:rPr>
            <w:lang w:val="en-US"/>
          </w:rPr>
          <w:delText>)</w:delText>
        </w:r>
      </w:del>
      <w:r w:rsidR="00466AF0">
        <w:rPr>
          <w:lang w:val="en-US"/>
        </w:rPr>
        <w:t>.</w:t>
      </w:r>
    </w:p>
    <w:p w14:paraId="79B0BF0C" w14:textId="55AA715D" w:rsidR="003E0133" w:rsidRDefault="003E0133" w:rsidP="00165B87">
      <w:pPr>
        <w:rPr>
          <w:lang w:val="en-US"/>
        </w:rPr>
      </w:pPr>
      <w:r w:rsidRPr="00AF24A5">
        <w:rPr>
          <w:lang w:val="en-US"/>
        </w:rPr>
        <w:t>Table 1 presents</w:t>
      </w:r>
      <w:r w:rsidRPr="008B6A89">
        <w:rPr>
          <w:lang w:val="en-US"/>
        </w:rPr>
        <w:t xml:space="preserve">, in a condensed way, a brief bibliographic review of the main </w:t>
      </w:r>
      <w:r w:rsidR="002A4383">
        <w:rPr>
          <w:lang w:val="en-US"/>
        </w:rPr>
        <w:t xml:space="preserve">experimental and simulation </w:t>
      </w:r>
      <w:r w:rsidRPr="008B6A89">
        <w:rPr>
          <w:lang w:val="en-US"/>
        </w:rPr>
        <w:t>works on the thermal efficiency of MD systems, highlighting the main contributions of each of the works, especially</w:t>
      </w:r>
      <w:r w:rsidR="002A4383">
        <w:rPr>
          <w:lang w:val="en-US"/>
        </w:rPr>
        <w:t>, but not limited to,</w:t>
      </w:r>
      <w:r w:rsidRPr="008B6A89">
        <w:rPr>
          <w:lang w:val="en-US"/>
        </w:rPr>
        <w:t xml:space="preserve"> </w:t>
      </w:r>
      <w:r w:rsidR="002A4383">
        <w:rPr>
          <w:lang w:val="en-US"/>
        </w:rPr>
        <w:t xml:space="preserve">those works that adopt </w:t>
      </w:r>
      <w:r w:rsidRPr="008B6A89">
        <w:rPr>
          <w:lang w:val="en-US"/>
        </w:rPr>
        <w:t xml:space="preserve">heat recovery and recirculation of flow </w:t>
      </w:r>
      <w:r w:rsidR="002A4383">
        <w:rPr>
          <w:lang w:val="en-US"/>
        </w:rPr>
        <w:t>streams using hollow fiber membrane configuration.</w:t>
      </w:r>
    </w:p>
    <w:p w14:paraId="3BE938AA" w14:textId="77777777" w:rsidR="00216D05" w:rsidRDefault="00216D05">
      <w:pPr>
        <w:ind w:firstLine="0"/>
        <w:rPr>
          <w:lang w:val="en-US"/>
        </w:rPr>
        <w:pPrChange w:id="220" w:author="Kleber Marques Lisboa" w:date="2023-10-24T15:20:00Z">
          <w:pPr/>
        </w:pPrChange>
      </w:pPr>
    </w:p>
    <w:p w14:paraId="0C9E1E42" w14:textId="4AA96F53" w:rsidR="004554A5" w:rsidRDefault="004554A5" w:rsidP="00165B87">
      <w:pPr>
        <w:spacing w:after="0"/>
        <w:ind w:firstLine="0"/>
        <w:jc w:val="center"/>
        <w:rPr>
          <w:lang w:val="en-US"/>
        </w:rPr>
      </w:pPr>
      <w:r w:rsidRPr="008B6A89">
        <w:rPr>
          <w:lang w:val="en-US"/>
        </w:rPr>
        <w:t>Table 1 - Literature review on thermal efficiency in MD systems by heat recovery</w:t>
      </w:r>
      <w:r w:rsidR="008579A0">
        <w:rPr>
          <w:lang w:val="en-US"/>
        </w:rPr>
        <w:t>.</w:t>
      </w:r>
    </w:p>
    <w:tbl>
      <w:tblPr>
        <w:tblpPr w:leftFromText="141" w:rightFromText="141" w:vertAnchor="text" w:tblpY="1"/>
        <w:tblOverlap w:val="never"/>
        <w:tblW w:w="9355"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992"/>
        <w:gridCol w:w="992"/>
        <w:gridCol w:w="992"/>
        <w:gridCol w:w="3685"/>
      </w:tblGrid>
      <w:tr w:rsidR="00FF2926" w:rsidRPr="00E156F9" w14:paraId="46555DEE" w14:textId="77777777" w:rsidTr="00F825C4">
        <w:trPr>
          <w:trHeight w:val="340"/>
        </w:trPr>
        <w:tc>
          <w:tcPr>
            <w:tcW w:w="2694" w:type="dxa"/>
            <w:vMerge w:val="restart"/>
            <w:tcBorders>
              <w:top w:val="single" w:sz="8" w:space="0" w:color="auto"/>
            </w:tcBorders>
            <w:vAlign w:val="center"/>
          </w:tcPr>
          <w:p w14:paraId="28FB76DC" w14:textId="77777777" w:rsidR="00FF2926" w:rsidRPr="00F825C4" w:rsidRDefault="00FF2926">
            <w:pPr>
              <w:spacing w:after="0"/>
              <w:ind w:firstLine="0"/>
              <w:jc w:val="center"/>
              <w:rPr>
                <w:b/>
                <w:bCs/>
                <w:sz w:val="22"/>
                <w:szCs w:val="22"/>
                <w:lang w:val="en-US"/>
              </w:rPr>
              <w:pPrChange w:id="221" w:author="Kleber Marques Lisboa" w:date="2023-10-24T09:41:00Z">
                <w:pPr>
                  <w:framePr w:hSpace="141" w:wrap="around" w:vAnchor="text" w:hAnchor="text" w:y="1"/>
                  <w:spacing w:after="0" w:line="240" w:lineRule="auto"/>
                  <w:ind w:firstLine="0"/>
                  <w:suppressOverlap/>
                  <w:jc w:val="center"/>
                </w:pPr>
              </w:pPrChange>
            </w:pPr>
            <w:r w:rsidRPr="00F825C4">
              <w:rPr>
                <w:b/>
                <w:bCs/>
                <w:sz w:val="22"/>
                <w:szCs w:val="22"/>
                <w:lang w:val="en-US"/>
              </w:rPr>
              <w:t>Reference</w:t>
            </w:r>
          </w:p>
        </w:tc>
        <w:tc>
          <w:tcPr>
            <w:tcW w:w="992" w:type="dxa"/>
            <w:tcBorders>
              <w:top w:val="single" w:sz="8" w:space="0" w:color="auto"/>
            </w:tcBorders>
            <w:vAlign w:val="center"/>
          </w:tcPr>
          <w:p w14:paraId="520BA831" w14:textId="77777777" w:rsidR="00FF2926" w:rsidRPr="00F825C4" w:rsidRDefault="00FF2926">
            <w:pPr>
              <w:spacing w:after="0"/>
              <w:ind w:left="-113" w:right="-113" w:firstLine="0"/>
              <w:jc w:val="center"/>
              <w:rPr>
                <w:b/>
                <w:bCs/>
                <w:sz w:val="22"/>
                <w:szCs w:val="22"/>
                <w:lang w:val="en-US"/>
              </w:rPr>
              <w:pPrChange w:id="222" w:author="Kleber Marques Lisboa" w:date="2023-10-24T09:41:00Z">
                <w:pPr>
                  <w:framePr w:hSpace="141" w:wrap="around" w:vAnchor="text" w:hAnchor="text" w:y="1"/>
                  <w:spacing w:after="0" w:line="240" w:lineRule="auto"/>
                  <w:ind w:left="-113" w:right="-113" w:firstLine="0"/>
                  <w:suppressOverlap/>
                  <w:jc w:val="center"/>
                </w:pPr>
              </w:pPrChange>
            </w:pPr>
            <w:r w:rsidRPr="00F825C4">
              <w:rPr>
                <w:b/>
                <w:bCs/>
                <w:sz w:val="22"/>
                <w:szCs w:val="22"/>
                <w:lang w:val="en-US"/>
              </w:rPr>
              <w:t>Heat Recovery</w:t>
            </w:r>
          </w:p>
        </w:tc>
        <w:tc>
          <w:tcPr>
            <w:tcW w:w="1984" w:type="dxa"/>
            <w:gridSpan w:val="2"/>
            <w:tcBorders>
              <w:top w:val="single" w:sz="8" w:space="0" w:color="auto"/>
            </w:tcBorders>
            <w:vAlign w:val="center"/>
          </w:tcPr>
          <w:p w14:paraId="24404A93" w14:textId="77777777" w:rsidR="00FF2926" w:rsidRPr="00F825C4" w:rsidRDefault="00FF2926">
            <w:pPr>
              <w:spacing w:after="0"/>
              <w:ind w:left="-57" w:right="-57" w:firstLine="0"/>
              <w:jc w:val="center"/>
              <w:rPr>
                <w:b/>
                <w:bCs/>
                <w:sz w:val="22"/>
                <w:szCs w:val="22"/>
                <w:lang w:val="en-US"/>
              </w:rPr>
              <w:pPrChange w:id="223" w:author="Kleber Marques Lisboa" w:date="2023-10-24T09:41:00Z">
                <w:pPr>
                  <w:framePr w:hSpace="141" w:wrap="around" w:vAnchor="text" w:hAnchor="text" w:y="1"/>
                  <w:spacing w:after="0" w:line="240" w:lineRule="auto"/>
                  <w:ind w:left="-57" w:right="-57" w:firstLine="0"/>
                  <w:suppressOverlap/>
                  <w:jc w:val="center"/>
                </w:pPr>
              </w:pPrChange>
            </w:pPr>
            <w:r w:rsidRPr="00F825C4">
              <w:rPr>
                <w:b/>
                <w:bCs/>
                <w:sz w:val="22"/>
                <w:szCs w:val="22"/>
                <w:lang w:val="en-US"/>
              </w:rPr>
              <w:t>Recirculation</w:t>
            </w:r>
          </w:p>
        </w:tc>
        <w:tc>
          <w:tcPr>
            <w:tcW w:w="3685" w:type="dxa"/>
            <w:vMerge w:val="restart"/>
            <w:tcBorders>
              <w:top w:val="single" w:sz="8" w:space="0" w:color="auto"/>
            </w:tcBorders>
            <w:vAlign w:val="center"/>
          </w:tcPr>
          <w:p w14:paraId="5179BD06" w14:textId="77777777" w:rsidR="00FF2926" w:rsidRPr="00F825C4" w:rsidRDefault="00FF2926">
            <w:pPr>
              <w:spacing w:after="0"/>
              <w:ind w:left="-57" w:right="-57" w:firstLine="0"/>
              <w:jc w:val="center"/>
              <w:rPr>
                <w:b/>
                <w:bCs/>
                <w:sz w:val="22"/>
                <w:szCs w:val="22"/>
                <w:lang w:val="en-US"/>
              </w:rPr>
              <w:pPrChange w:id="224" w:author="Kleber Marques Lisboa" w:date="2023-10-24T09:41:00Z">
                <w:pPr>
                  <w:framePr w:hSpace="141" w:wrap="around" w:vAnchor="text" w:hAnchor="text" w:y="1"/>
                  <w:spacing w:after="0" w:line="240" w:lineRule="auto"/>
                  <w:ind w:left="-57" w:right="-57" w:firstLine="0"/>
                  <w:suppressOverlap/>
                  <w:jc w:val="center"/>
                </w:pPr>
              </w:pPrChange>
            </w:pPr>
            <w:r w:rsidRPr="00F825C4">
              <w:rPr>
                <w:b/>
                <w:bCs/>
                <w:sz w:val="22"/>
                <w:szCs w:val="22"/>
                <w:lang w:val="en-US"/>
              </w:rPr>
              <w:t>Observations</w:t>
            </w:r>
          </w:p>
        </w:tc>
      </w:tr>
      <w:tr w:rsidR="00FF2926" w:rsidRPr="00E156F9" w14:paraId="531842E0" w14:textId="77777777" w:rsidTr="00F825C4">
        <w:trPr>
          <w:trHeight w:val="340"/>
        </w:trPr>
        <w:tc>
          <w:tcPr>
            <w:tcW w:w="2694" w:type="dxa"/>
            <w:vMerge/>
            <w:vAlign w:val="center"/>
          </w:tcPr>
          <w:p w14:paraId="540149A1" w14:textId="77777777" w:rsidR="00FF2926" w:rsidRPr="00F825C4" w:rsidRDefault="00FF2926">
            <w:pPr>
              <w:spacing w:after="0"/>
              <w:ind w:firstLine="0"/>
              <w:jc w:val="center"/>
              <w:rPr>
                <w:sz w:val="22"/>
                <w:szCs w:val="22"/>
                <w:lang w:val="en-US"/>
              </w:rPr>
              <w:pPrChange w:id="225" w:author="Kleber Marques Lisboa" w:date="2023-10-24T09:41:00Z">
                <w:pPr>
                  <w:framePr w:hSpace="141" w:wrap="around" w:vAnchor="text" w:hAnchor="text" w:y="1"/>
                  <w:spacing w:after="0" w:line="240" w:lineRule="auto"/>
                  <w:ind w:firstLine="0"/>
                  <w:suppressOverlap/>
                  <w:jc w:val="center"/>
                </w:pPr>
              </w:pPrChange>
            </w:pPr>
          </w:p>
        </w:tc>
        <w:tc>
          <w:tcPr>
            <w:tcW w:w="992" w:type="dxa"/>
            <w:tcBorders>
              <w:top w:val="single" w:sz="8" w:space="0" w:color="auto"/>
            </w:tcBorders>
            <w:vAlign w:val="center"/>
          </w:tcPr>
          <w:p w14:paraId="50727AFB" w14:textId="77777777" w:rsidR="00FF2926" w:rsidRPr="00F825C4" w:rsidRDefault="00FF2926">
            <w:pPr>
              <w:spacing w:after="0"/>
              <w:ind w:left="-57" w:right="-57" w:firstLine="0"/>
              <w:jc w:val="center"/>
              <w:rPr>
                <w:sz w:val="22"/>
                <w:szCs w:val="22"/>
                <w:lang w:val="en-US"/>
              </w:rPr>
              <w:pPrChange w:id="226"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2"/>
                <w:szCs w:val="22"/>
                <w:lang w:val="en-US"/>
              </w:rPr>
              <w:t>Distillate</w:t>
            </w:r>
          </w:p>
        </w:tc>
        <w:tc>
          <w:tcPr>
            <w:tcW w:w="992" w:type="dxa"/>
            <w:tcBorders>
              <w:top w:val="single" w:sz="8" w:space="0" w:color="auto"/>
            </w:tcBorders>
            <w:vAlign w:val="center"/>
          </w:tcPr>
          <w:p w14:paraId="52E4D2B0" w14:textId="77777777" w:rsidR="00FF2926" w:rsidRPr="00F825C4" w:rsidRDefault="00FF2926">
            <w:pPr>
              <w:spacing w:after="0"/>
              <w:ind w:left="-57" w:firstLine="0"/>
              <w:jc w:val="center"/>
              <w:rPr>
                <w:sz w:val="22"/>
                <w:szCs w:val="22"/>
                <w:lang w:val="en-US"/>
              </w:rPr>
              <w:pPrChange w:id="227" w:author="Kleber Marques Lisboa" w:date="2023-10-24T09:41:00Z">
                <w:pPr>
                  <w:framePr w:hSpace="141" w:wrap="around" w:vAnchor="text" w:hAnchor="text" w:y="1"/>
                  <w:spacing w:after="0" w:line="240" w:lineRule="auto"/>
                  <w:ind w:left="-57" w:firstLine="0"/>
                  <w:suppressOverlap/>
                  <w:jc w:val="center"/>
                </w:pPr>
              </w:pPrChange>
            </w:pPr>
            <w:r w:rsidRPr="00F825C4">
              <w:rPr>
                <w:sz w:val="22"/>
                <w:szCs w:val="22"/>
                <w:lang w:val="en-US"/>
              </w:rPr>
              <w:t>Distillate</w:t>
            </w:r>
          </w:p>
        </w:tc>
        <w:tc>
          <w:tcPr>
            <w:tcW w:w="992" w:type="dxa"/>
            <w:tcBorders>
              <w:top w:val="single" w:sz="4" w:space="0" w:color="auto"/>
            </w:tcBorders>
            <w:vAlign w:val="center"/>
          </w:tcPr>
          <w:p w14:paraId="2F738C2B" w14:textId="77777777" w:rsidR="00FF2926" w:rsidRPr="00F825C4" w:rsidRDefault="00FF2926">
            <w:pPr>
              <w:spacing w:after="0"/>
              <w:ind w:left="-57" w:right="-57" w:firstLine="0"/>
              <w:jc w:val="center"/>
              <w:rPr>
                <w:sz w:val="22"/>
                <w:szCs w:val="22"/>
                <w:lang w:val="en-US"/>
              </w:rPr>
              <w:pPrChange w:id="228"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2"/>
                <w:szCs w:val="22"/>
                <w:lang w:val="en-US"/>
              </w:rPr>
              <w:t>Retentate</w:t>
            </w:r>
          </w:p>
        </w:tc>
        <w:tc>
          <w:tcPr>
            <w:tcW w:w="3685" w:type="dxa"/>
            <w:vMerge/>
            <w:vAlign w:val="center"/>
          </w:tcPr>
          <w:p w14:paraId="7ED52C7A" w14:textId="77777777" w:rsidR="00FF2926" w:rsidRPr="00F825C4" w:rsidRDefault="00FF2926">
            <w:pPr>
              <w:spacing w:after="0"/>
              <w:ind w:left="-57" w:right="-57" w:firstLine="0"/>
              <w:jc w:val="center"/>
              <w:rPr>
                <w:sz w:val="22"/>
                <w:szCs w:val="22"/>
                <w:lang w:val="en-US"/>
              </w:rPr>
              <w:pPrChange w:id="229" w:author="Kleber Marques Lisboa" w:date="2023-10-24T09:41:00Z">
                <w:pPr>
                  <w:framePr w:hSpace="141" w:wrap="around" w:vAnchor="text" w:hAnchor="text" w:y="1"/>
                  <w:spacing w:after="0" w:line="240" w:lineRule="auto"/>
                  <w:ind w:left="-57" w:right="-57" w:firstLine="0"/>
                  <w:suppressOverlap/>
                  <w:jc w:val="center"/>
                </w:pPr>
              </w:pPrChange>
            </w:pPr>
          </w:p>
        </w:tc>
      </w:tr>
      <w:tr w:rsidR="00FF2926" w:rsidRPr="00877922" w14:paraId="171A58D8" w14:textId="77777777" w:rsidTr="00F825C4">
        <w:trPr>
          <w:trHeight w:val="170"/>
        </w:trPr>
        <w:tc>
          <w:tcPr>
            <w:tcW w:w="2694" w:type="dxa"/>
            <w:tcBorders>
              <w:top w:val="single" w:sz="8" w:space="0" w:color="auto"/>
            </w:tcBorders>
            <w:vAlign w:val="center"/>
          </w:tcPr>
          <w:p w14:paraId="64CA5D45" w14:textId="77777777" w:rsidR="00FF2926" w:rsidRPr="00F825C4" w:rsidRDefault="00FF2926">
            <w:pPr>
              <w:spacing w:after="0"/>
              <w:ind w:firstLine="0"/>
              <w:jc w:val="center"/>
              <w:rPr>
                <w:sz w:val="21"/>
                <w:szCs w:val="21"/>
                <w:lang w:val="en-US"/>
              </w:rPr>
              <w:pPrChange w:id="230" w:author="Kleber Marques Lisboa" w:date="2023-10-24T09:41:00Z">
                <w:pPr>
                  <w:framePr w:hSpace="141" w:wrap="around" w:vAnchor="text" w:hAnchor="text" w:y="1"/>
                  <w:spacing w:after="0" w:line="240" w:lineRule="auto"/>
                  <w:ind w:firstLine="0"/>
                  <w:suppressOverlap/>
                  <w:jc w:val="center"/>
                </w:pPr>
              </w:pPrChange>
            </w:pPr>
            <w:r w:rsidRPr="00F825C4">
              <w:rPr>
                <w:sz w:val="21"/>
                <w:szCs w:val="21"/>
                <w:lang w:val="en-US"/>
              </w:rPr>
              <w:t xml:space="preserve">Fane </w:t>
            </w:r>
            <w:r w:rsidRPr="00F825C4">
              <w:rPr>
                <w:i/>
                <w:iCs/>
                <w:sz w:val="21"/>
                <w:szCs w:val="21"/>
                <w:lang w:val="en-US"/>
              </w:rPr>
              <w:t>et al</w:t>
            </w:r>
            <w:r w:rsidRPr="00F825C4">
              <w:rPr>
                <w:sz w:val="21"/>
                <w:szCs w:val="21"/>
                <w:lang w:val="en-US"/>
              </w:rPr>
              <w:t>. (1987)</w:t>
            </w:r>
          </w:p>
        </w:tc>
        <w:tc>
          <w:tcPr>
            <w:tcW w:w="992" w:type="dxa"/>
            <w:tcBorders>
              <w:top w:val="single" w:sz="8" w:space="0" w:color="auto"/>
            </w:tcBorders>
            <w:vAlign w:val="center"/>
          </w:tcPr>
          <w:p w14:paraId="42690E5C" w14:textId="77777777" w:rsidR="00FF2926" w:rsidRPr="00F825C4" w:rsidRDefault="00FF2926">
            <w:pPr>
              <w:spacing w:after="0"/>
              <w:ind w:left="-57" w:right="-57" w:firstLine="0"/>
              <w:jc w:val="center"/>
              <w:rPr>
                <w:sz w:val="21"/>
                <w:szCs w:val="21"/>
                <w:lang w:val="en-US"/>
              </w:rPr>
              <w:pPrChange w:id="231"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X</w:t>
            </w:r>
          </w:p>
        </w:tc>
        <w:tc>
          <w:tcPr>
            <w:tcW w:w="992" w:type="dxa"/>
            <w:tcBorders>
              <w:top w:val="single" w:sz="8" w:space="0" w:color="auto"/>
            </w:tcBorders>
            <w:vAlign w:val="center"/>
          </w:tcPr>
          <w:p w14:paraId="5358C7A5" w14:textId="77777777" w:rsidR="00FF2926" w:rsidRPr="00F825C4" w:rsidRDefault="00FF2926">
            <w:pPr>
              <w:spacing w:after="0"/>
              <w:ind w:left="-57" w:firstLine="0"/>
              <w:jc w:val="center"/>
              <w:rPr>
                <w:sz w:val="21"/>
                <w:szCs w:val="21"/>
                <w:lang w:val="en-US"/>
              </w:rPr>
              <w:pPrChange w:id="232" w:author="Kleber Marques Lisboa" w:date="2023-10-24T09:41:00Z">
                <w:pPr>
                  <w:framePr w:hSpace="141" w:wrap="around" w:vAnchor="text" w:hAnchor="text" w:y="1"/>
                  <w:spacing w:after="0" w:line="240" w:lineRule="auto"/>
                  <w:ind w:left="-57" w:firstLine="0"/>
                  <w:suppressOverlap/>
                  <w:jc w:val="center"/>
                </w:pPr>
              </w:pPrChange>
            </w:pPr>
            <w:r w:rsidRPr="00F825C4">
              <w:rPr>
                <w:sz w:val="21"/>
                <w:szCs w:val="21"/>
                <w:lang w:val="en-US"/>
              </w:rPr>
              <w:t>X</w:t>
            </w:r>
          </w:p>
        </w:tc>
        <w:tc>
          <w:tcPr>
            <w:tcW w:w="992" w:type="dxa"/>
            <w:tcBorders>
              <w:top w:val="single" w:sz="4" w:space="0" w:color="auto"/>
            </w:tcBorders>
            <w:vAlign w:val="center"/>
          </w:tcPr>
          <w:p w14:paraId="0FEFF82F" w14:textId="77777777" w:rsidR="00FF2926" w:rsidRPr="00F825C4" w:rsidRDefault="00FF2926">
            <w:pPr>
              <w:spacing w:after="0"/>
              <w:ind w:left="-57" w:right="-57" w:firstLine="0"/>
              <w:jc w:val="center"/>
              <w:rPr>
                <w:sz w:val="21"/>
                <w:szCs w:val="21"/>
                <w:lang w:val="en-US"/>
              </w:rPr>
              <w:pPrChange w:id="233"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X</w:t>
            </w:r>
          </w:p>
        </w:tc>
        <w:tc>
          <w:tcPr>
            <w:tcW w:w="3685" w:type="dxa"/>
            <w:tcBorders>
              <w:top w:val="single" w:sz="8" w:space="0" w:color="auto"/>
            </w:tcBorders>
            <w:vAlign w:val="center"/>
          </w:tcPr>
          <w:p w14:paraId="0410E47E" w14:textId="77777777" w:rsidR="00FF2926" w:rsidRPr="00F825C4" w:rsidRDefault="00FF2926">
            <w:pPr>
              <w:spacing w:after="0"/>
              <w:ind w:left="-57" w:right="-57" w:firstLine="0"/>
              <w:jc w:val="center"/>
              <w:rPr>
                <w:sz w:val="21"/>
                <w:szCs w:val="21"/>
                <w:lang w:val="en-US"/>
              </w:rPr>
              <w:pPrChange w:id="234"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 xml:space="preserve">Experimental/Simulation - Hollow fiber </w:t>
            </w:r>
            <w:r w:rsidR="00DB7069" w:rsidRPr="00F825C4">
              <w:rPr>
                <w:sz w:val="21"/>
                <w:szCs w:val="21"/>
                <w:lang w:val="en-US"/>
              </w:rPr>
              <w:t>-</w:t>
            </w:r>
            <w:r w:rsidRPr="00F825C4">
              <w:rPr>
                <w:sz w:val="21"/>
                <w:szCs w:val="21"/>
                <w:lang w:val="en-US"/>
              </w:rPr>
              <w:t xml:space="preserve"> DCMD</w:t>
            </w:r>
          </w:p>
        </w:tc>
      </w:tr>
      <w:tr w:rsidR="00FF2926" w:rsidRPr="0014184B" w14:paraId="466AEDAB" w14:textId="77777777" w:rsidTr="00F825C4">
        <w:trPr>
          <w:trHeight w:val="170"/>
        </w:trPr>
        <w:tc>
          <w:tcPr>
            <w:tcW w:w="2694" w:type="dxa"/>
            <w:vAlign w:val="center"/>
          </w:tcPr>
          <w:p w14:paraId="68CF0A3E" w14:textId="77777777" w:rsidR="00FF2926" w:rsidRPr="00F825C4" w:rsidRDefault="00FF2926">
            <w:pPr>
              <w:spacing w:after="0"/>
              <w:ind w:firstLine="0"/>
              <w:jc w:val="center"/>
              <w:rPr>
                <w:sz w:val="21"/>
                <w:szCs w:val="21"/>
                <w:lang w:val="en-US"/>
              </w:rPr>
              <w:pPrChange w:id="235" w:author="Kleber Marques Lisboa" w:date="2023-10-24T09:41:00Z">
                <w:pPr>
                  <w:framePr w:hSpace="141" w:wrap="around" w:vAnchor="text" w:hAnchor="text" w:y="1"/>
                  <w:spacing w:after="0" w:line="240" w:lineRule="auto"/>
                  <w:ind w:firstLine="0"/>
                  <w:suppressOverlap/>
                  <w:jc w:val="center"/>
                </w:pPr>
              </w:pPrChange>
            </w:pPr>
            <w:r w:rsidRPr="00F825C4">
              <w:rPr>
                <w:sz w:val="21"/>
                <w:szCs w:val="21"/>
                <w:lang w:val="en-US"/>
              </w:rPr>
              <w:t xml:space="preserve">Schneider </w:t>
            </w:r>
            <w:r w:rsidRPr="00F825C4">
              <w:rPr>
                <w:i/>
                <w:iCs/>
                <w:sz w:val="21"/>
                <w:szCs w:val="21"/>
                <w:lang w:val="en-US"/>
              </w:rPr>
              <w:t>et al</w:t>
            </w:r>
            <w:r w:rsidRPr="00F825C4">
              <w:rPr>
                <w:sz w:val="21"/>
                <w:szCs w:val="21"/>
                <w:lang w:val="en-US"/>
              </w:rPr>
              <w:t>. (1988)</w:t>
            </w:r>
          </w:p>
        </w:tc>
        <w:tc>
          <w:tcPr>
            <w:tcW w:w="992" w:type="dxa"/>
            <w:vAlign w:val="center"/>
          </w:tcPr>
          <w:p w14:paraId="69C8DA11" w14:textId="77777777" w:rsidR="00FF2926" w:rsidRPr="00F825C4" w:rsidRDefault="00FF2926">
            <w:pPr>
              <w:spacing w:after="0"/>
              <w:ind w:left="-57" w:right="-57" w:firstLine="0"/>
              <w:jc w:val="center"/>
              <w:rPr>
                <w:sz w:val="21"/>
                <w:szCs w:val="21"/>
                <w:lang w:val="en-US"/>
              </w:rPr>
              <w:pPrChange w:id="236"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X</w:t>
            </w:r>
          </w:p>
        </w:tc>
        <w:tc>
          <w:tcPr>
            <w:tcW w:w="992" w:type="dxa"/>
            <w:vAlign w:val="center"/>
          </w:tcPr>
          <w:p w14:paraId="5962AD71" w14:textId="77777777" w:rsidR="00FF2926" w:rsidRPr="00F825C4" w:rsidRDefault="00FF2926">
            <w:pPr>
              <w:spacing w:after="0"/>
              <w:ind w:left="-57" w:firstLine="0"/>
              <w:jc w:val="center"/>
              <w:rPr>
                <w:sz w:val="21"/>
                <w:szCs w:val="21"/>
                <w:lang w:val="en-US"/>
              </w:rPr>
              <w:pPrChange w:id="237" w:author="Kleber Marques Lisboa" w:date="2023-10-24T09:41:00Z">
                <w:pPr>
                  <w:framePr w:hSpace="141" w:wrap="around" w:vAnchor="text" w:hAnchor="text" w:y="1"/>
                  <w:spacing w:after="0" w:line="240" w:lineRule="auto"/>
                  <w:ind w:left="-57" w:firstLine="0"/>
                  <w:suppressOverlap/>
                  <w:jc w:val="center"/>
                </w:pPr>
              </w:pPrChange>
            </w:pPr>
            <w:r w:rsidRPr="00F825C4">
              <w:rPr>
                <w:sz w:val="21"/>
                <w:szCs w:val="21"/>
                <w:lang w:val="en-US"/>
              </w:rPr>
              <w:t>X</w:t>
            </w:r>
          </w:p>
        </w:tc>
        <w:tc>
          <w:tcPr>
            <w:tcW w:w="992" w:type="dxa"/>
            <w:vAlign w:val="center"/>
          </w:tcPr>
          <w:p w14:paraId="39A4BE23" w14:textId="77777777" w:rsidR="00FF2926" w:rsidRPr="00F825C4" w:rsidRDefault="00FF2926">
            <w:pPr>
              <w:spacing w:after="0"/>
              <w:ind w:left="-57" w:right="-57" w:firstLine="0"/>
              <w:jc w:val="center"/>
              <w:rPr>
                <w:sz w:val="21"/>
                <w:szCs w:val="21"/>
                <w:lang w:val="en-US"/>
              </w:rPr>
              <w:pPrChange w:id="238"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X</w:t>
            </w:r>
          </w:p>
        </w:tc>
        <w:tc>
          <w:tcPr>
            <w:tcW w:w="3685" w:type="dxa"/>
            <w:vAlign w:val="center"/>
          </w:tcPr>
          <w:p w14:paraId="001F28C0" w14:textId="77777777" w:rsidR="00FF2926" w:rsidRPr="00F825C4" w:rsidRDefault="00FF2926">
            <w:pPr>
              <w:spacing w:after="0"/>
              <w:ind w:left="-57" w:right="-57" w:firstLine="0"/>
              <w:jc w:val="center"/>
              <w:rPr>
                <w:sz w:val="21"/>
                <w:szCs w:val="21"/>
                <w:lang w:val="en-US"/>
              </w:rPr>
              <w:pPrChange w:id="239"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Experimental - Hollow Fiber - DCMD</w:t>
            </w:r>
          </w:p>
        </w:tc>
      </w:tr>
      <w:tr w:rsidR="00FF2926" w:rsidRPr="0014184B" w14:paraId="54E0E571" w14:textId="77777777" w:rsidTr="00F825C4">
        <w:trPr>
          <w:trHeight w:val="170"/>
        </w:trPr>
        <w:tc>
          <w:tcPr>
            <w:tcW w:w="2694" w:type="dxa"/>
            <w:vAlign w:val="center"/>
          </w:tcPr>
          <w:p w14:paraId="0F2CA180" w14:textId="77777777" w:rsidR="00FF2926" w:rsidRPr="00F825C4" w:rsidRDefault="00FF2926">
            <w:pPr>
              <w:spacing w:after="0"/>
              <w:ind w:firstLine="0"/>
              <w:jc w:val="center"/>
              <w:rPr>
                <w:sz w:val="21"/>
                <w:szCs w:val="21"/>
                <w:lang w:val="en-US"/>
              </w:rPr>
              <w:pPrChange w:id="240" w:author="Kleber Marques Lisboa" w:date="2023-10-24T09:41:00Z">
                <w:pPr>
                  <w:framePr w:hSpace="141" w:wrap="around" w:vAnchor="text" w:hAnchor="text" w:y="1"/>
                  <w:spacing w:after="0" w:line="240" w:lineRule="auto"/>
                  <w:ind w:firstLine="0"/>
                  <w:suppressOverlap/>
                  <w:jc w:val="center"/>
                </w:pPr>
              </w:pPrChange>
            </w:pPr>
            <w:r w:rsidRPr="00F825C4">
              <w:rPr>
                <w:sz w:val="21"/>
                <w:szCs w:val="21"/>
                <w:lang w:val="en-US"/>
              </w:rPr>
              <w:t>Kurokawa and Sawa (1996)</w:t>
            </w:r>
          </w:p>
        </w:tc>
        <w:tc>
          <w:tcPr>
            <w:tcW w:w="992" w:type="dxa"/>
            <w:vAlign w:val="center"/>
          </w:tcPr>
          <w:p w14:paraId="3E3C6E56" w14:textId="77777777" w:rsidR="00FF2926" w:rsidRPr="00F825C4" w:rsidRDefault="00FF2926">
            <w:pPr>
              <w:spacing w:after="0"/>
              <w:ind w:left="-57" w:right="-57" w:firstLine="0"/>
              <w:jc w:val="center"/>
              <w:rPr>
                <w:sz w:val="21"/>
                <w:szCs w:val="21"/>
                <w:lang w:val="en-US"/>
              </w:rPr>
              <w:pPrChange w:id="241"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X</w:t>
            </w:r>
          </w:p>
        </w:tc>
        <w:tc>
          <w:tcPr>
            <w:tcW w:w="992" w:type="dxa"/>
            <w:vAlign w:val="center"/>
          </w:tcPr>
          <w:p w14:paraId="2F61B3FB" w14:textId="77777777" w:rsidR="00FF2926" w:rsidRPr="00F825C4" w:rsidRDefault="00FF2926">
            <w:pPr>
              <w:spacing w:after="0"/>
              <w:ind w:left="-57" w:firstLine="0"/>
              <w:jc w:val="center"/>
              <w:rPr>
                <w:sz w:val="21"/>
                <w:szCs w:val="21"/>
                <w:lang w:val="en-US"/>
              </w:rPr>
              <w:pPrChange w:id="242" w:author="Kleber Marques Lisboa" w:date="2023-10-24T09:41:00Z">
                <w:pPr>
                  <w:framePr w:hSpace="141" w:wrap="around" w:vAnchor="text" w:hAnchor="text" w:y="1"/>
                  <w:spacing w:after="0" w:line="240" w:lineRule="auto"/>
                  <w:ind w:left="-57" w:firstLine="0"/>
                  <w:suppressOverlap/>
                  <w:jc w:val="center"/>
                </w:pPr>
              </w:pPrChange>
            </w:pPr>
            <w:r w:rsidRPr="00F825C4">
              <w:rPr>
                <w:sz w:val="21"/>
                <w:szCs w:val="21"/>
                <w:lang w:val="en-US"/>
              </w:rPr>
              <w:t>X</w:t>
            </w:r>
          </w:p>
        </w:tc>
        <w:tc>
          <w:tcPr>
            <w:tcW w:w="992" w:type="dxa"/>
            <w:vAlign w:val="center"/>
          </w:tcPr>
          <w:p w14:paraId="52427CBF" w14:textId="77777777" w:rsidR="00FF2926" w:rsidRPr="00F825C4" w:rsidRDefault="00FF2926">
            <w:pPr>
              <w:spacing w:after="0"/>
              <w:ind w:left="-57" w:right="-57" w:firstLine="0"/>
              <w:jc w:val="center"/>
              <w:rPr>
                <w:sz w:val="21"/>
                <w:szCs w:val="21"/>
                <w:lang w:val="en-US"/>
              </w:rPr>
              <w:pPrChange w:id="243"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X</w:t>
            </w:r>
          </w:p>
        </w:tc>
        <w:tc>
          <w:tcPr>
            <w:tcW w:w="3685" w:type="dxa"/>
            <w:vAlign w:val="center"/>
          </w:tcPr>
          <w:p w14:paraId="5BB8A00C" w14:textId="77777777" w:rsidR="00FF2926" w:rsidRPr="00F825C4" w:rsidRDefault="00FF2926">
            <w:pPr>
              <w:spacing w:after="0"/>
              <w:ind w:left="-57" w:right="-57" w:firstLine="0"/>
              <w:jc w:val="center"/>
              <w:rPr>
                <w:sz w:val="21"/>
                <w:szCs w:val="21"/>
                <w:lang w:val="en-US"/>
              </w:rPr>
              <w:pPrChange w:id="244"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Simulation - Flat fiber - DCMD</w:t>
            </w:r>
          </w:p>
        </w:tc>
      </w:tr>
      <w:tr w:rsidR="00FF2926" w:rsidRPr="00877922" w14:paraId="1E623D87" w14:textId="77777777" w:rsidTr="00F825C4">
        <w:trPr>
          <w:trHeight w:val="170"/>
        </w:trPr>
        <w:tc>
          <w:tcPr>
            <w:tcW w:w="2694" w:type="dxa"/>
            <w:vAlign w:val="center"/>
          </w:tcPr>
          <w:p w14:paraId="52CF0E45" w14:textId="77777777" w:rsidR="00FF2926" w:rsidRPr="00F825C4" w:rsidRDefault="00FF2926">
            <w:pPr>
              <w:spacing w:after="0"/>
              <w:ind w:firstLine="0"/>
              <w:jc w:val="center"/>
              <w:rPr>
                <w:sz w:val="21"/>
                <w:szCs w:val="21"/>
                <w:lang w:val="en-US"/>
              </w:rPr>
              <w:pPrChange w:id="245" w:author="Kleber Marques Lisboa" w:date="2023-10-24T09:41:00Z">
                <w:pPr>
                  <w:framePr w:hSpace="141" w:wrap="around" w:vAnchor="text" w:hAnchor="text" w:y="1"/>
                  <w:spacing w:after="0" w:line="240" w:lineRule="auto"/>
                  <w:ind w:firstLine="0"/>
                  <w:suppressOverlap/>
                  <w:jc w:val="center"/>
                </w:pPr>
              </w:pPrChange>
            </w:pPr>
            <w:r w:rsidRPr="00F825C4">
              <w:rPr>
                <w:sz w:val="21"/>
                <w:szCs w:val="21"/>
                <w:lang w:val="en-US"/>
              </w:rPr>
              <w:t>Li and Sirkar (2004)</w:t>
            </w:r>
          </w:p>
        </w:tc>
        <w:tc>
          <w:tcPr>
            <w:tcW w:w="992" w:type="dxa"/>
            <w:vAlign w:val="center"/>
          </w:tcPr>
          <w:p w14:paraId="6C634E52" w14:textId="77777777" w:rsidR="00FF2926" w:rsidRPr="00F825C4" w:rsidRDefault="00FF2926">
            <w:pPr>
              <w:spacing w:after="0"/>
              <w:ind w:left="-57" w:right="-57" w:firstLine="0"/>
              <w:jc w:val="center"/>
              <w:rPr>
                <w:sz w:val="21"/>
                <w:szCs w:val="21"/>
                <w:lang w:val="en-US"/>
              </w:rPr>
              <w:pPrChange w:id="246"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w:t>
            </w:r>
          </w:p>
        </w:tc>
        <w:tc>
          <w:tcPr>
            <w:tcW w:w="992" w:type="dxa"/>
            <w:vAlign w:val="center"/>
          </w:tcPr>
          <w:p w14:paraId="38C09727" w14:textId="77777777" w:rsidR="00FF2926" w:rsidRPr="00F825C4" w:rsidRDefault="00FF2926">
            <w:pPr>
              <w:spacing w:after="0"/>
              <w:ind w:left="-57" w:firstLine="0"/>
              <w:jc w:val="center"/>
              <w:rPr>
                <w:sz w:val="21"/>
                <w:szCs w:val="21"/>
                <w:lang w:val="en-US"/>
              </w:rPr>
              <w:pPrChange w:id="247" w:author="Kleber Marques Lisboa" w:date="2023-10-24T09:41:00Z">
                <w:pPr>
                  <w:framePr w:hSpace="141" w:wrap="around" w:vAnchor="text" w:hAnchor="text" w:y="1"/>
                  <w:spacing w:after="0" w:line="240" w:lineRule="auto"/>
                  <w:ind w:left="-57" w:firstLine="0"/>
                  <w:suppressOverlap/>
                  <w:jc w:val="center"/>
                </w:pPr>
              </w:pPrChange>
            </w:pPr>
            <w:r w:rsidRPr="00F825C4">
              <w:rPr>
                <w:sz w:val="21"/>
                <w:szCs w:val="21"/>
                <w:lang w:val="en-US"/>
              </w:rPr>
              <w:t>---</w:t>
            </w:r>
          </w:p>
        </w:tc>
        <w:tc>
          <w:tcPr>
            <w:tcW w:w="992" w:type="dxa"/>
            <w:vAlign w:val="center"/>
          </w:tcPr>
          <w:p w14:paraId="4F737448" w14:textId="77777777" w:rsidR="00FF2926" w:rsidRPr="00F825C4" w:rsidRDefault="00FF2926">
            <w:pPr>
              <w:spacing w:after="0"/>
              <w:ind w:left="-57" w:right="-57" w:firstLine="0"/>
              <w:jc w:val="center"/>
              <w:rPr>
                <w:sz w:val="21"/>
                <w:szCs w:val="21"/>
                <w:lang w:val="en-US"/>
              </w:rPr>
              <w:pPrChange w:id="248"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w:t>
            </w:r>
          </w:p>
        </w:tc>
        <w:tc>
          <w:tcPr>
            <w:tcW w:w="3685" w:type="dxa"/>
            <w:vAlign w:val="center"/>
          </w:tcPr>
          <w:p w14:paraId="1B40C214" w14:textId="77777777" w:rsidR="00FF2926" w:rsidRPr="00F825C4" w:rsidRDefault="00FF2926">
            <w:pPr>
              <w:spacing w:after="0"/>
              <w:ind w:left="-57" w:right="-57" w:firstLine="0"/>
              <w:jc w:val="center"/>
              <w:rPr>
                <w:sz w:val="21"/>
                <w:szCs w:val="21"/>
                <w:lang w:val="en-US"/>
              </w:rPr>
              <w:pPrChange w:id="249"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 xml:space="preserve">Experimental - Hollow Fiber - DCMD - </w:t>
            </w:r>
            <w:r w:rsidRPr="00F825C4">
              <w:rPr>
                <w:i/>
                <w:iCs/>
                <w:sz w:val="21"/>
                <w:szCs w:val="21"/>
                <w:lang w:val="en-US"/>
              </w:rPr>
              <w:t>Crossflow</w:t>
            </w:r>
          </w:p>
        </w:tc>
      </w:tr>
      <w:tr w:rsidR="00FF2926" w:rsidRPr="00877922" w14:paraId="40A1E967" w14:textId="77777777" w:rsidTr="00F825C4">
        <w:trPr>
          <w:trHeight w:val="170"/>
        </w:trPr>
        <w:tc>
          <w:tcPr>
            <w:tcW w:w="2694" w:type="dxa"/>
            <w:vAlign w:val="center"/>
          </w:tcPr>
          <w:p w14:paraId="39DF29BA" w14:textId="77777777" w:rsidR="00FF2926" w:rsidRPr="00F825C4" w:rsidRDefault="00FF2926">
            <w:pPr>
              <w:spacing w:after="0"/>
              <w:ind w:firstLine="0"/>
              <w:jc w:val="center"/>
              <w:rPr>
                <w:sz w:val="21"/>
                <w:szCs w:val="21"/>
                <w:lang w:val="en-US"/>
              </w:rPr>
              <w:pPrChange w:id="250" w:author="Kleber Marques Lisboa" w:date="2023-10-24T09:41:00Z">
                <w:pPr>
                  <w:framePr w:hSpace="141" w:wrap="around" w:vAnchor="text" w:hAnchor="text" w:y="1"/>
                  <w:spacing w:after="0" w:line="240" w:lineRule="auto"/>
                  <w:ind w:firstLine="0"/>
                  <w:suppressOverlap/>
                  <w:jc w:val="center"/>
                </w:pPr>
              </w:pPrChange>
            </w:pPr>
            <w:r w:rsidRPr="00F825C4">
              <w:rPr>
                <w:sz w:val="21"/>
                <w:szCs w:val="21"/>
                <w:lang w:val="en-US"/>
              </w:rPr>
              <w:t xml:space="preserve">Gilron </w:t>
            </w:r>
            <w:r w:rsidRPr="00F825C4">
              <w:rPr>
                <w:i/>
                <w:iCs/>
                <w:sz w:val="21"/>
                <w:szCs w:val="21"/>
                <w:lang w:val="en-US"/>
              </w:rPr>
              <w:t>et al</w:t>
            </w:r>
            <w:r w:rsidRPr="00F825C4">
              <w:rPr>
                <w:sz w:val="21"/>
                <w:szCs w:val="21"/>
                <w:lang w:val="en-US"/>
              </w:rPr>
              <w:t>. (2007)</w:t>
            </w:r>
          </w:p>
        </w:tc>
        <w:tc>
          <w:tcPr>
            <w:tcW w:w="992" w:type="dxa"/>
            <w:vAlign w:val="center"/>
          </w:tcPr>
          <w:p w14:paraId="41509B90" w14:textId="77777777" w:rsidR="00FF2926" w:rsidRPr="00F825C4" w:rsidRDefault="00FF2926">
            <w:pPr>
              <w:spacing w:after="0"/>
              <w:ind w:left="-57" w:right="-57" w:firstLine="0"/>
              <w:jc w:val="center"/>
              <w:rPr>
                <w:sz w:val="21"/>
                <w:szCs w:val="21"/>
                <w:lang w:val="en-US"/>
              </w:rPr>
              <w:pPrChange w:id="251"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X</w:t>
            </w:r>
          </w:p>
        </w:tc>
        <w:tc>
          <w:tcPr>
            <w:tcW w:w="992" w:type="dxa"/>
            <w:vAlign w:val="center"/>
          </w:tcPr>
          <w:p w14:paraId="4C6CB8BB" w14:textId="77777777" w:rsidR="00FF2926" w:rsidRPr="00F825C4" w:rsidRDefault="00FF2926">
            <w:pPr>
              <w:spacing w:after="0"/>
              <w:ind w:left="-57" w:firstLine="0"/>
              <w:jc w:val="center"/>
              <w:rPr>
                <w:sz w:val="21"/>
                <w:szCs w:val="21"/>
                <w:lang w:val="en-US"/>
              </w:rPr>
              <w:pPrChange w:id="252" w:author="Kleber Marques Lisboa" w:date="2023-10-24T09:41:00Z">
                <w:pPr>
                  <w:framePr w:hSpace="141" w:wrap="around" w:vAnchor="text" w:hAnchor="text" w:y="1"/>
                  <w:spacing w:after="0" w:line="240" w:lineRule="auto"/>
                  <w:ind w:left="-57" w:firstLine="0"/>
                  <w:suppressOverlap/>
                  <w:jc w:val="center"/>
                </w:pPr>
              </w:pPrChange>
            </w:pPr>
            <w:r w:rsidRPr="00F825C4">
              <w:rPr>
                <w:sz w:val="21"/>
                <w:szCs w:val="21"/>
                <w:lang w:val="en-US"/>
              </w:rPr>
              <w:t>X</w:t>
            </w:r>
          </w:p>
        </w:tc>
        <w:tc>
          <w:tcPr>
            <w:tcW w:w="992" w:type="dxa"/>
            <w:vAlign w:val="center"/>
          </w:tcPr>
          <w:p w14:paraId="01F7BA79" w14:textId="77777777" w:rsidR="00FF2926" w:rsidRPr="00F825C4" w:rsidRDefault="00FF2926">
            <w:pPr>
              <w:spacing w:after="0"/>
              <w:ind w:left="-57" w:right="-57" w:firstLine="0"/>
              <w:jc w:val="center"/>
              <w:rPr>
                <w:sz w:val="21"/>
                <w:szCs w:val="21"/>
                <w:lang w:val="en-US"/>
              </w:rPr>
              <w:pPrChange w:id="253"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X</w:t>
            </w:r>
          </w:p>
        </w:tc>
        <w:tc>
          <w:tcPr>
            <w:tcW w:w="3685" w:type="dxa"/>
            <w:vAlign w:val="center"/>
          </w:tcPr>
          <w:p w14:paraId="17B973F3" w14:textId="77777777" w:rsidR="00FF2926" w:rsidRPr="00F825C4" w:rsidRDefault="00FF2926">
            <w:pPr>
              <w:spacing w:after="0"/>
              <w:ind w:left="-57" w:right="-57" w:firstLine="0"/>
              <w:jc w:val="center"/>
              <w:rPr>
                <w:sz w:val="21"/>
                <w:szCs w:val="21"/>
                <w:lang w:val="en-US"/>
              </w:rPr>
              <w:pPrChange w:id="254"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 xml:space="preserve">Simulation - Hollow fiber - DCMD Cascade in </w:t>
            </w:r>
            <w:r w:rsidRPr="00F825C4">
              <w:rPr>
                <w:i/>
                <w:iCs/>
                <w:sz w:val="21"/>
                <w:szCs w:val="21"/>
                <w:lang w:val="en-US"/>
              </w:rPr>
              <w:t>Crossflow</w:t>
            </w:r>
            <w:r w:rsidRPr="00F825C4">
              <w:rPr>
                <w:sz w:val="21"/>
                <w:szCs w:val="21"/>
                <w:lang w:val="en-US"/>
              </w:rPr>
              <w:t xml:space="preserve"> - Cascade of Exchangers</w:t>
            </w:r>
          </w:p>
        </w:tc>
      </w:tr>
      <w:tr w:rsidR="00FF2926" w:rsidRPr="00877922" w14:paraId="4B6CF4F2" w14:textId="77777777" w:rsidTr="00F825C4">
        <w:trPr>
          <w:trHeight w:val="170"/>
        </w:trPr>
        <w:tc>
          <w:tcPr>
            <w:tcW w:w="2694" w:type="dxa"/>
            <w:vAlign w:val="center"/>
          </w:tcPr>
          <w:p w14:paraId="1E83E0C6" w14:textId="77777777" w:rsidR="00FF2926" w:rsidRPr="00F825C4" w:rsidRDefault="00FF2926">
            <w:pPr>
              <w:spacing w:after="0"/>
              <w:ind w:firstLine="0"/>
              <w:jc w:val="center"/>
              <w:rPr>
                <w:sz w:val="21"/>
                <w:szCs w:val="21"/>
                <w:lang w:val="en-US"/>
              </w:rPr>
              <w:pPrChange w:id="255" w:author="Kleber Marques Lisboa" w:date="2023-10-24T09:41:00Z">
                <w:pPr>
                  <w:framePr w:hSpace="141" w:wrap="around" w:vAnchor="text" w:hAnchor="text" w:y="1"/>
                  <w:spacing w:after="0" w:line="240" w:lineRule="auto"/>
                  <w:ind w:firstLine="0"/>
                  <w:suppressOverlap/>
                  <w:jc w:val="center"/>
                </w:pPr>
              </w:pPrChange>
            </w:pPr>
            <w:r w:rsidRPr="00F825C4">
              <w:rPr>
                <w:sz w:val="21"/>
                <w:szCs w:val="21"/>
                <w:lang w:val="en-US"/>
              </w:rPr>
              <w:t xml:space="preserve">Lee </w:t>
            </w:r>
            <w:r w:rsidRPr="00F825C4">
              <w:rPr>
                <w:i/>
                <w:iCs/>
                <w:sz w:val="21"/>
                <w:szCs w:val="21"/>
                <w:lang w:val="en-US"/>
              </w:rPr>
              <w:t>et al</w:t>
            </w:r>
            <w:r w:rsidRPr="00F825C4">
              <w:rPr>
                <w:sz w:val="21"/>
                <w:szCs w:val="21"/>
                <w:lang w:val="en-US"/>
              </w:rPr>
              <w:t>. (2011)</w:t>
            </w:r>
          </w:p>
        </w:tc>
        <w:tc>
          <w:tcPr>
            <w:tcW w:w="992" w:type="dxa"/>
            <w:vAlign w:val="center"/>
          </w:tcPr>
          <w:p w14:paraId="4452C2ED" w14:textId="77777777" w:rsidR="00FF2926" w:rsidRPr="00F825C4" w:rsidRDefault="00FF2926">
            <w:pPr>
              <w:spacing w:after="0"/>
              <w:ind w:left="-57" w:right="-57" w:firstLine="0"/>
              <w:jc w:val="center"/>
              <w:rPr>
                <w:sz w:val="21"/>
                <w:szCs w:val="21"/>
                <w:lang w:val="en-US"/>
              </w:rPr>
              <w:pPrChange w:id="256"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X</w:t>
            </w:r>
          </w:p>
        </w:tc>
        <w:tc>
          <w:tcPr>
            <w:tcW w:w="992" w:type="dxa"/>
            <w:vAlign w:val="center"/>
          </w:tcPr>
          <w:p w14:paraId="360CE460" w14:textId="77777777" w:rsidR="00FF2926" w:rsidRPr="00F825C4" w:rsidRDefault="00FF2926">
            <w:pPr>
              <w:spacing w:after="0"/>
              <w:ind w:left="-57" w:firstLine="0"/>
              <w:jc w:val="center"/>
              <w:rPr>
                <w:sz w:val="21"/>
                <w:szCs w:val="21"/>
                <w:lang w:val="en-US"/>
              </w:rPr>
              <w:pPrChange w:id="257" w:author="Kleber Marques Lisboa" w:date="2023-10-24T09:41:00Z">
                <w:pPr>
                  <w:framePr w:hSpace="141" w:wrap="around" w:vAnchor="text" w:hAnchor="text" w:y="1"/>
                  <w:spacing w:after="0" w:line="240" w:lineRule="auto"/>
                  <w:ind w:left="-57" w:firstLine="0"/>
                  <w:suppressOverlap/>
                  <w:jc w:val="center"/>
                </w:pPr>
              </w:pPrChange>
            </w:pPr>
            <w:r w:rsidRPr="00F825C4">
              <w:rPr>
                <w:sz w:val="21"/>
                <w:szCs w:val="21"/>
                <w:lang w:val="en-US"/>
              </w:rPr>
              <w:t>X</w:t>
            </w:r>
          </w:p>
        </w:tc>
        <w:tc>
          <w:tcPr>
            <w:tcW w:w="992" w:type="dxa"/>
            <w:vAlign w:val="center"/>
          </w:tcPr>
          <w:p w14:paraId="27A20E65" w14:textId="77777777" w:rsidR="00FF2926" w:rsidRPr="00F825C4" w:rsidRDefault="00FF2926">
            <w:pPr>
              <w:spacing w:after="0"/>
              <w:ind w:left="-57" w:right="-57" w:firstLine="0"/>
              <w:jc w:val="center"/>
              <w:rPr>
                <w:sz w:val="21"/>
                <w:szCs w:val="21"/>
                <w:lang w:val="en-US"/>
              </w:rPr>
              <w:pPrChange w:id="258"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X</w:t>
            </w:r>
          </w:p>
        </w:tc>
        <w:tc>
          <w:tcPr>
            <w:tcW w:w="3685" w:type="dxa"/>
            <w:vAlign w:val="center"/>
          </w:tcPr>
          <w:p w14:paraId="0F0EF22A" w14:textId="77777777" w:rsidR="00FF2926" w:rsidRPr="00F825C4" w:rsidRDefault="00FF2926">
            <w:pPr>
              <w:spacing w:after="0"/>
              <w:ind w:left="-57" w:right="-57" w:firstLine="0"/>
              <w:jc w:val="center"/>
              <w:rPr>
                <w:sz w:val="21"/>
                <w:szCs w:val="21"/>
                <w:lang w:val="en-US"/>
              </w:rPr>
              <w:pPrChange w:id="259"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 xml:space="preserve">Experimental/Simulation - Hollow Fiber - DCMD Cascade in </w:t>
            </w:r>
            <w:r w:rsidRPr="00F825C4">
              <w:rPr>
                <w:i/>
                <w:iCs/>
                <w:sz w:val="21"/>
                <w:szCs w:val="21"/>
                <w:lang w:val="en-US"/>
              </w:rPr>
              <w:t>Crossflow</w:t>
            </w:r>
            <w:r w:rsidRPr="00F825C4">
              <w:rPr>
                <w:sz w:val="21"/>
                <w:szCs w:val="21"/>
                <w:lang w:val="en-US"/>
              </w:rPr>
              <w:t xml:space="preserve"> - 1 Changer</w:t>
            </w:r>
          </w:p>
        </w:tc>
      </w:tr>
      <w:tr w:rsidR="00FF2926" w:rsidRPr="00877922" w14:paraId="0CB745AD" w14:textId="77777777" w:rsidTr="00F825C4">
        <w:trPr>
          <w:trHeight w:val="170"/>
        </w:trPr>
        <w:tc>
          <w:tcPr>
            <w:tcW w:w="2694" w:type="dxa"/>
            <w:vAlign w:val="center"/>
          </w:tcPr>
          <w:p w14:paraId="2DFDD0E4" w14:textId="77777777" w:rsidR="00FF2926" w:rsidRPr="00F825C4" w:rsidRDefault="00FF2926">
            <w:pPr>
              <w:spacing w:after="0"/>
              <w:ind w:firstLine="0"/>
              <w:jc w:val="center"/>
              <w:rPr>
                <w:sz w:val="21"/>
                <w:szCs w:val="21"/>
                <w:lang w:val="en-US"/>
              </w:rPr>
              <w:pPrChange w:id="260" w:author="Kleber Marques Lisboa" w:date="2023-10-24T09:41:00Z">
                <w:pPr>
                  <w:framePr w:hSpace="141" w:wrap="around" w:vAnchor="text" w:hAnchor="text" w:y="1"/>
                  <w:spacing w:after="0" w:line="240" w:lineRule="auto"/>
                  <w:ind w:firstLine="0"/>
                  <w:suppressOverlap/>
                  <w:jc w:val="center"/>
                </w:pPr>
              </w:pPrChange>
            </w:pPr>
            <w:r w:rsidRPr="00F825C4">
              <w:rPr>
                <w:sz w:val="21"/>
                <w:szCs w:val="21"/>
                <w:lang w:val="en-US"/>
              </w:rPr>
              <w:t xml:space="preserve">Hausmann </w:t>
            </w:r>
            <w:r w:rsidRPr="00F825C4">
              <w:rPr>
                <w:i/>
                <w:iCs/>
                <w:sz w:val="21"/>
                <w:szCs w:val="21"/>
                <w:lang w:val="en-US"/>
              </w:rPr>
              <w:t>et al</w:t>
            </w:r>
            <w:r w:rsidRPr="00F825C4">
              <w:rPr>
                <w:sz w:val="21"/>
                <w:szCs w:val="21"/>
                <w:lang w:val="en-US"/>
              </w:rPr>
              <w:t>. (2012)</w:t>
            </w:r>
          </w:p>
        </w:tc>
        <w:tc>
          <w:tcPr>
            <w:tcW w:w="992" w:type="dxa"/>
            <w:vAlign w:val="center"/>
          </w:tcPr>
          <w:p w14:paraId="7D4380A8" w14:textId="77777777" w:rsidR="00FF2926" w:rsidRPr="00F825C4" w:rsidRDefault="00FF2926">
            <w:pPr>
              <w:spacing w:after="0"/>
              <w:ind w:left="-57" w:right="-57" w:firstLine="0"/>
              <w:jc w:val="center"/>
              <w:rPr>
                <w:sz w:val="21"/>
                <w:szCs w:val="21"/>
                <w:lang w:val="en-US"/>
              </w:rPr>
              <w:pPrChange w:id="261"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w:t>
            </w:r>
          </w:p>
        </w:tc>
        <w:tc>
          <w:tcPr>
            <w:tcW w:w="992" w:type="dxa"/>
            <w:vAlign w:val="center"/>
          </w:tcPr>
          <w:p w14:paraId="21ABB853" w14:textId="77777777" w:rsidR="00FF2926" w:rsidRPr="00F825C4" w:rsidRDefault="00FF2926">
            <w:pPr>
              <w:spacing w:after="0"/>
              <w:ind w:left="-57" w:firstLine="0"/>
              <w:jc w:val="center"/>
              <w:rPr>
                <w:sz w:val="21"/>
                <w:szCs w:val="21"/>
                <w:lang w:val="en-US"/>
              </w:rPr>
              <w:pPrChange w:id="262" w:author="Kleber Marques Lisboa" w:date="2023-10-24T09:41:00Z">
                <w:pPr>
                  <w:framePr w:hSpace="141" w:wrap="around" w:vAnchor="text" w:hAnchor="text" w:y="1"/>
                  <w:spacing w:after="0" w:line="240" w:lineRule="auto"/>
                  <w:ind w:left="-57" w:firstLine="0"/>
                  <w:suppressOverlap/>
                  <w:jc w:val="center"/>
                </w:pPr>
              </w:pPrChange>
            </w:pPr>
            <w:r w:rsidRPr="00F825C4">
              <w:rPr>
                <w:sz w:val="21"/>
                <w:szCs w:val="21"/>
                <w:lang w:val="en-US"/>
              </w:rPr>
              <w:t>X</w:t>
            </w:r>
          </w:p>
        </w:tc>
        <w:tc>
          <w:tcPr>
            <w:tcW w:w="992" w:type="dxa"/>
            <w:vAlign w:val="center"/>
          </w:tcPr>
          <w:p w14:paraId="53CB1567" w14:textId="77777777" w:rsidR="00FF2926" w:rsidRPr="00F825C4" w:rsidRDefault="00FF2926">
            <w:pPr>
              <w:spacing w:after="0"/>
              <w:ind w:left="-57" w:right="-57" w:firstLine="0"/>
              <w:jc w:val="center"/>
              <w:rPr>
                <w:sz w:val="21"/>
                <w:szCs w:val="21"/>
                <w:lang w:val="en-US"/>
              </w:rPr>
              <w:pPrChange w:id="263"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X</w:t>
            </w:r>
          </w:p>
        </w:tc>
        <w:tc>
          <w:tcPr>
            <w:tcW w:w="3685" w:type="dxa"/>
            <w:vAlign w:val="center"/>
          </w:tcPr>
          <w:p w14:paraId="3100F4AC" w14:textId="77777777" w:rsidR="00FF2926" w:rsidRPr="00F825C4" w:rsidRDefault="00FF2926">
            <w:pPr>
              <w:spacing w:after="0"/>
              <w:ind w:left="-57" w:right="-57" w:firstLine="0"/>
              <w:jc w:val="center"/>
              <w:rPr>
                <w:sz w:val="21"/>
                <w:szCs w:val="21"/>
                <w:lang w:val="en-US"/>
              </w:rPr>
              <w:pPrChange w:id="264"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Experimental/Simulation - Flat Fiber - HX integrated into the DCMD Module for heat recovery</w:t>
            </w:r>
          </w:p>
        </w:tc>
      </w:tr>
      <w:tr w:rsidR="00FF2926" w:rsidRPr="00877922" w14:paraId="0D63613A" w14:textId="77777777" w:rsidTr="00F825C4">
        <w:trPr>
          <w:trHeight w:val="170"/>
        </w:trPr>
        <w:tc>
          <w:tcPr>
            <w:tcW w:w="2694" w:type="dxa"/>
            <w:vAlign w:val="center"/>
          </w:tcPr>
          <w:p w14:paraId="6DF8B37E" w14:textId="77777777" w:rsidR="00FF2926" w:rsidRPr="00F825C4" w:rsidRDefault="00FF2926">
            <w:pPr>
              <w:spacing w:after="0"/>
              <w:ind w:firstLine="0"/>
              <w:jc w:val="center"/>
              <w:rPr>
                <w:sz w:val="21"/>
                <w:szCs w:val="21"/>
                <w:lang w:val="en-US"/>
              </w:rPr>
              <w:pPrChange w:id="265" w:author="Kleber Marques Lisboa" w:date="2023-10-24T09:41:00Z">
                <w:pPr>
                  <w:framePr w:hSpace="141" w:wrap="around" w:vAnchor="text" w:hAnchor="text" w:y="1"/>
                  <w:spacing w:after="0" w:line="240" w:lineRule="auto"/>
                  <w:ind w:firstLine="0"/>
                  <w:suppressOverlap/>
                  <w:jc w:val="center"/>
                </w:pPr>
              </w:pPrChange>
            </w:pPr>
            <w:r w:rsidRPr="00F825C4">
              <w:rPr>
                <w:sz w:val="21"/>
                <w:szCs w:val="21"/>
                <w:lang w:val="en-US"/>
              </w:rPr>
              <w:t xml:space="preserve">He </w:t>
            </w:r>
            <w:r w:rsidRPr="00F825C4">
              <w:rPr>
                <w:i/>
                <w:iCs/>
                <w:sz w:val="21"/>
                <w:szCs w:val="21"/>
                <w:lang w:val="en-US"/>
              </w:rPr>
              <w:t>et al</w:t>
            </w:r>
            <w:r w:rsidRPr="00F825C4">
              <w:rPr>
                <w:sz w:val="21"/>
                <w:szCs w:val="21"/>
                <w:lang w:val="en-US"/>
              </w:rPr>
              <w:t>. (2013)</w:t>
            </w:r>
          </w:p>
        </w:tc>
        <w:tc>
          <w:tcPr>
            <w:tcW w:w="992" w:type="dxa"/>
            <w:vAlign w:val="center"/>
          </w:tcPr>
          <w:p w14:paraId="790AEB12" w14:textId="77777777" w:rsidR="00FF2926" w:rsidRPr="00F825C4" w:rsidRDefault="00FF2926">
            <w:pPr>
              <w:spacing w:after="0"/>
              <w:ind w:left="-57" w:right="-57" w:firstLine="0"/>
              <w:jc w:val="center"/>
              <w:rPr>
                <w:sz w:val="21"/>
                <w:szCs w:val="21"/>
                <w:lang w:val="en-US"/>
              </w:rPr>
              <w:pPrChange w:id="266"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X</w:t>
            </w:r>
          </w:p>
        </w:tc>
        <w:tc>
          <w:tcPr>
            <w:tcW w:w="992" w:type="dxa"/>
            <w:vAlign w:val="center"/>
          </w:tcPr>
          <w:p w14:paraId="32E90CF2" w14:textId="77777777" w:rsidR="00FF2926" w:rsidRPr="00F825C4" w:rsidRDefault="00FF2926">
            <w:pPr>
              <w:spacing w:after="0"/>
              <w:ind w:left="-57" w:firstLine="0"/>
              <w:jc w:val="center"/>
              <w:rPr>
                <w:sz w:val="21"/>
                <w:szCs w:val="21"/>
                <w:lang w:val="en-US"/>
              </w:rPr>
              <w:pPrChange w:id="267" w:author="Kleber Marques Lisboa" w:date="2023-10-24T09:41:00Z">
                <w:pPr>
                  <w:framePr w:hSpace="141" w:wrap="around" w:vAnchor="text" w:hAnchor="text" w:y="1"/>
                  <w:spacing w:after="0" w:line="240" w:lineRule="auto"/>
                  <w:ind w:left="-57" w:firstLine="0"/>
                  <w:suppressOverlap/>
                  <w:jc w:val="center"/>
                </w:pPr>
              </w:pPrChange>
            </w:pPr>
            <w:r w:rsidRPr="00F825C4">
              <w:rPr>
                <w:sz w:val="21"/>
                <w:szCs w:val="21"/>
                <w:lang w:val="en-US"/>
              </w:rPr>
              <w:t>X</w:t>
            </w:r>
          </w:p>
        </w:tc>
        <w:tc>
          <w:tcPr>
            <w:tcW w:w="992" w:type="dxa"/>
            <w:vAlign w:val="center"/>
          </w:tcPr>
          <w:p w14:paraId="31A2800C" w14:textId="77777777" w:rsidR="00FF2926" w:rsidRPr="00F825C4" w:rsidRDefault="00FF2926">
            <w:pPr>
              <w:spacing w:after="0"/>
              <w:ind w:left="-57" w:right="-57" w:firstLine="0"/>
              <w:jc w:val="center"/>
              <w:rPr>
                <w:sz w:val="21"/>
                <w:szCs w:val="21"/>
                <w:lang w:val="en-US"/>
              </w:rPr>
              <w:pPrChange w:id="268"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X</w:t>
            </w:r>
          </w:p>
        </w:tc>
        <w:tc>
          <w:tcPr>
            <w:tcW w:w="3685" w:type="dxa"/>
            <w:vAlign w:val="center"/>
          </w:tcPr>
          <w:p w14:paraId="421727EC" w14:textId="77777777" w:rsidR="00FF2926" w:rsidRPr="00F825C4" w:rsidRDefault="00FF2926">
            <w:pPr>
              <w:spacing w:after="0"/>
              <w:ind w:left="-57" w:right="-57" w:firstLine="0"/>
              <w:jc w:val="center"/>
              <w:rPr>
                <w:sz w:val="21"/>
                <w:szCs w:val="21"/>
                <w:lang w:val="en-US"/>
              </w:rPr>
              <w:pPrChange w:id="269"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 xml:space="preserve">Simulation </w:t>
            </w:r>
            <w:r w:rsidR="00DB7069" w:rsidRPr="00F825C4">
              <w:rPr>
                <w:sz w:val="21"/>
                <w:szCs w:val="21"/>
                <w:lang w:val="en-US"/>
              </w:rPr>
              <w:t>-</w:t>
            </w:r>
            <w:r w:rsidRPr="00F825C4">
              <w:rPr>
                <w:sz w:val="21"/>
                <w:szCs w:val="21"/>
                <w:lang w:val="en-US"/>
              </w:rPr>
              <w:t xml:space="preserve"> Hollow fiber </w:t>
            </w:r>
            <w:r w:rsidR="00DB7069" w:rsidRPr="00F825C4">
              <w:rPr>
                <w:sz w:val="21"/>
                <w:szCs w:val="21"/>
                <w:lang w:val="en-US"/>
              </w:rPr>
              <w:t>-</w:t>
            </w:r>
            <w:r w:rsidRPr="00F825C4">
              <w:rPr>
                <w:sz w:val="21"/>
                <w:szCs w:val="21"/>
                <w:lang w:val="en-US"/>
              </w:rPr>
              <w:t xml:space="preserve"> DCMD Cascade</w:t>
            </w:r>
          </w:p>
        </w:tc>
      </w:tr>
      <w:tr w:rsidR="00FF2926" w:rsidRPr="00877922" w14:paraId="6D8895D1" w14:textId="77777777" w:rsidTr="00F825C4">
        <w:trPr>
          <w:trHeight w:val="170"/>
        </w:trPr>
        <w:tc>
          <w:tcPr>
            <w:tcW w:w="2694" w:type="dxa"/>
            <w:vAlign w:val="center"/>
          </w:tcPr>
          <w:p w14:paraId="3895B567" w14:textId="43A96BDD" w:rsidR="00FF2926" w:rsidRPr="00AB2BB4" w:rsidRDefault="00AB2BB4">
            <w:pPr>
              <w:spacing w:after="0"/>
              <w:ind w:firstLine="0"/>
              <w:jc w:val="center"/>
              <w:rPr>
                <w:sz w:val="21"/>
                <w:szCs w:val="21"/>
                <w:lang w:val="en-US"/>
              </w:rPr>
              <w:pPrChange w:id="270" w:author="Kleber Marques Lisboa" w:date="2023-10-24T09:41:00Z">
                <w:pPr>
                  <w:framePr w:hSpace="141" w:wrap="around" w:vAnchor="text" w:hAnchor="text" w:y="1"/>
                  <w:spacing w:after="0" w:line="240" w:lineRule="auto"/>
                  <w:ind w:firstLine="0"/>
                  <w:suppressOverlap/>
                  <w:jc w:val="center"/>
                </w:pPr>
              </w:pPrChange>
            </w:pPr>
            <w:r w:rsidRPr="00AB2BB4">
              <w:rPr>
                <w:sz w:val="21"/>
                <w:szCs w:val="21"/>
                <w:lang w:val="en-US"/>
              </w:rPr>
              <w:t>Ch</w:t>
            </w:r>
            <w:r w:rsidR="00FF2926" w:rsidRPr="00AB2BB4">
              <w:rPr>
                <w:sz w:val="21"/>
                <w:szCs w:val="21"/>
                <w:lang w:val="en-US"/>
              </w:rPr>
              <w:t xml:space="preserve">ung </w:t>
            </w:r>
            <w:r w:rsidR="00FF2926" w:rsidRPr="00AB2BB4">
              <w:rPr>
                <w:i/>
                <w:iCs/>
                <w:sz w:val="21"/>
                <w:szCs w:val="21"/>
                <w:lang w:val="en-US"/>
              </w:rPr>
              <w:t>et al</w:t>
            </w:r>
            <w:r w:rsidR="00FF2926" w:rsidRPr="00AB2BB4">
              <w:rPr>
                <w:sz w:val="21"/>
                <w:szCs w:val="21"/>
                <w:lang w:val="en-US"/>
              </w:rPr>
              <w:t>. (2014)</w:t>
            </w:r>
          </w:p>
        </w:tc>
        <w:tc>
          <w:tcPr>
            <w:tcW w:w="992" w:type="dxa"/>
            <w:vAlign w:val="center"/>
          </w:tcPr>
          <w:p w14:paraId="625D0742" w14:textId="77777777" w:rsidR="00FF2926" w:rsidRPr="00F825C4" w:rsidRDefault="00FF2926">
            <w:pPr>
              <w:spacing w:after="0"/>
              <w:ind w:left="-57" w:right="-57" w:firstLine="0"/>
              <w:jc w:val="center"/>
              <w:rPr>
                <w:sz w:val="21"/>
                <w:szCs w:val="21"/>
                <w:lang w:val="en-US"/>
              </w:rPr>
              <w:pPrChange w:id="271"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X</w:t>
            </w:r>
          </w:p>
        </w:tc>
        <w:tc>
          <w:tcPr>
            <w:tcW w:w="992" w:type="dxa"/>
            <w:vAlign w:val="center"/>
          </w:tcPr>
          <w:p w14:paraId="25EC5CD3" w14:textId="77777777" w:rsidR="00FF2926" w:rsidRPr="00F825C4" w:rsidRDefault="00FF2926">
            <w:pPr>
              <w:spacing w:after="0"/>
              <w:ind w:left="-57" w:firstLine="0"/>
              <w:jc w:val="center"/>
              <w:rPr>
                <w:sz w:val="21"/>
                <w:szCs w:val="21"/>
                <w:lang w:val="en-US"/>
              </w:rPr>
              <w:pPrChange w:id="272" w:author="Kleber Marques Lisboa" w:date="2023-10-24T09:41:00Z">
                <w:pPr>
                  <w:framePr w:hSpace="141" w:wrap="around" w:vAnchor="text" w:hAnchor="text" w:y="1"/>
                  <w:spacing w:after="0" w:line="240" w:lineRule="auto"/>
                  <w:ind w:left="-57" w:firstLine="0"/>
                  <w:suppressOverlap/>
                  <w:jc w:val="center"/>
                </w:pPr>
              </w:pPrChange>
            </w:pPr>
            <w:r w:rsidRPr="00F825C4">
              <w:rPr>
                <w:sz w:val="21"/>
                <w:szCs w:val="21"/>
                <w:lang w:val="en-US"/>
              </w:rPr>
              <w:t>X</w:t>
            </w:r>
          </w:p>
        </w:tc>
        <w:tc>
          <w:tcPr>
            <w:tcW w:w="992" w:type="dxa"/>
            <w:vAlign w:val="center"/>
          </w:tcPr>
          <w:p w14:paraId="77B1C911" w14:textId="77777777" w:rsidR="00FF2926" w:rsidRPr="00F825C4" w:rsidRDefault="00FF2926">
            <w:pPr>
              <w:spacing w:after="0"/>
              <w:ind w:left="-57" w:right="-57" w:firstLine="0"/>
              <w:jc w:val="center"/>
              <w:rPr>
                <w:sz w:val="21"/>
                <w:szCs w:val="21"/>
                <w:lang w:val="en-US"/>
              </w:rPr>
              <w:pPrChange w:id="273"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X</w:t>
            </w:r>
          </w:p>
        </w:tc>
        <w:tc>
          <w:tcPr>
            <w:tcW w:w="3685" w:type="dxa"/>
            <w:vAlign w:val="center"/>
          </w:tcPr>
          <w:p w14:paraId="7A7B76C6" w14:textId="77777777" w:rsidR="00FF2926" w:rsidRPr="00F825C4" w:rsidRDefault="00FF2926">
            <w:pPr>
              <w:spacing w:after="0"/>
              <w:ind w:left="-57" w:right="-57" w:firstLine="0"/>
              <w:jc w:val="center"/>
              <w:rPr>
                <w:sz w:val="21"/>
                <w:szCs w:val="21"/>
                <w:lang w:val="en-US"/>
              </w:rPr>
              <w:pPrChange w:id="274"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 xml:space="preserve">Experimental/Simulation - Hollow fiber - DCMD cascade </w:t>
            </w:r>
            <w:r w:rsidRPr="00F825C4">
              <w:rPr>
                <w:i/>
                <w:iCs/>
                <w:sz w:val="21"/>
                <w:szCs w:val="21"/>
                <w:lang w:val="en-US"/>
              </w:rPr>
              <w:t>in Crossflow</w:t>
            </w:r>
            <w:r w:rsidRPr="00F825C4">
              <w:rPr>
                <w:sz w:val="21"/>
                <w:szCs w:val="21"/>
                <w:lang w:val="en-US"/>
              </w:rPr>
              <w:t xml:space="preserve"> - Recovery before/after retry rejection</w:t>
            </w:r>
          </w:p>
        </w:tc>
      </w:tr>
      <w:tr w:rsidR="00421466" w:rsidRPr="00877922" w14:paraId="79BA57EF" w14:textId="77777777" w:rsidTr="00F825C4">
        <w:trPr>
          <w:trHeight w:val="170"/>
        </w:trPr>
        <w:tc>
          <w:tcPr>
            <w:tcW w:w="2694" w:type="dxa"/>
            <w:vAlign w:val="center"/>
          </w:tcPr>
          <w:p w14:paraId="2BE877ED" w14:textId="77777777" w:rsidR="00421466" w:rsidRPr="00F825C4" w:rsidRDefault="00421466">
            <w:pPr>
              <w:spacing w:after="0"/>
              <w:ind w:firstLine="0"/>
              <w:jc w:val="center"/>
              <w:rPr>
                <w:sz w:val="21"/>
                <w:szCs w:val="21"/>
                <w:lang w:val="en-US"/>
              </w:rPr>
              <w:pPrChange w:id="275" w:author="Kleber Marques Lisboa" w:date="2023-10-24T09:41:00Z">
                <w:pPr>
                  <w:framePr w:hSpace="141" w:wrap="around" w:vAnchor="text" w:hAnchor="text" w:y="1"/>
                  <w:spacing w:after="0" w:line="240" w:lineRule="auto"/>
                  <w:ind w:firstLine="0"/>
                  <w:suppressOverlap/>
                  <w:jc w:val="center"/>
                </w:pPr>
              </w:pPrChange>
            </w:pPr>
            <w:r w:rsidRPr="00F825C4">
              <w:rPr>
                <w:sz w:val="21"/>
                <w:szCs w:val="21"/>
                <w:lang w:val="en-US"/>
              </w:rPr>
              <w:t xml:space="preserve">Duong </w:t>
            </w:r>
            <w:r w:rsidRPr="00F825C4">
              <w:rPr>
                <w:i/>
                <w:iCs/>
                <w:sz w:val="21"/>
                <w:szCs w:val="21"/>
                <w:lang w:val="en-US"/>
              </w:rPr>
              <w:t>et al</w:t>
            </w:r>
            <w:r w:rsidRPr="00F825C4">
              <w:rPr>
                <w:sz w:val="21"/>
                <w:szCs w:val="21"/>
                <w:lang w:val="en-US"/>
              </w:rPr>
              <w:t>. (2015)</w:t>
            </w:r>
          </w:p>
        </w:tc>
        <w:tc>
          <w:tcPr>
            <w:tcW w:w="992" w:type="dxa"/>
            <w:vAlign w:val="center"/>
          </w:tcPr>
          <w:p w14:paraId="104D8276" w14:textId="77777777" w:rsidR="00421466" w:rsidRPr="00F825C4" w:rsidRDefault="00421466">
            <w:pPr>
              <w:spacing w:after="0"/>
              <w:ind w:left="-57" w:right="-57" w:firstLine="0"/>
              <w:jc w:val="center"/>
              <w:rPr>
                <w:sz w:val="21"/>
                <w:szCs w:val="21"/>
                <w:lang w:val="en-US"/>
              </w:rPr>
              <w:pPrChange w:id="276"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w:t>
            </w:r>
          </w:p>
        </w:tc>
        <w:tc>
          <w:tcPr>
            <w:tcW w:w="992" w:type="dxa"/>
            <w:vAlign w:val="center"/>
          </w:tcPr>
          <w:p w14:paraId="0892A7A9" w14:textId="77777777" w:rsidR="00421466" w:rsidRPr="00F825C4" w:rsidRDefault="00421466">
            <w:pPr>
              <w:spacing w:after="0"/>
              <w:ind w:left="-57" w:firstLine="0"/>
              <w:jc w:val="center"/>
              <w:rPr>
                <w:sz w:val="21"/>
                <w:szCs w:val="21"/>
                <w:lang w:val="en-US"/>
              </w:rPr>
              <w:pPrChange w:id="277" w:author="Kleber Marques Lisboa" w:date="2023-10-24T09:41:00Z">
                <w:pPr>
                  <w:framePr w:hSpace="141" w:wrap="around" w:vAnchor="text" w:hAnchor="text" w:y="1"/>
                  <w:spacing w:after="0" w:line="240" w:lineRule="auto"/>
                  <w:ind w:left="-57" w:firstLine="0"/>
                  <w:suppressOverlap/>
                  <w:jc w:val="center"/>
                </w:pPr>
              </w:pPrChange>
            </w:pPr>
            <w:r w:rsidRPr="00F825C4">
              <w:rPr>
                <w:sz w:val="21"/>
                <w:szCs w:val="21"/>
                <w:lang w:val="en-US"/>
              </w:rPr>
              <w:t>X</w:t>
            </w:r>
          </w:p>
        </w:tc>
        <w:tc>
          <w:tcPr>
            <w:tcW w:w="992" w:type="dxa"/>
            <w:vAlign w:val="center"/>
          </w:tcPr>
          <w:p w14:paraId="7D36BA1C" w14:textId="77777777" w:rsidR="00421466" w:rsidRPr="00F825C4" w:rsidRDefault="00421466">
            <w:pPr>
              <w:spacing w:after="0"/>
              <w:ind w:left="-57" w:right="-57" w:firstLine="0"/>
              <w:jc w:val="center"/>
              <w:rPr>
                <w:sz w:val="21"/>
                <w:szCs w:val="21"/>
                <w:lang w:val="en-US"/>
              </w:rPr>
              <w:pPrChange w:id="278"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X</w:t>
            </w:r>
          </w:p>
        </w:tc>
        <w:tc>
          <w:tcPr>
            <w:tcW w:w="3685" w:type="dxa"/>
            <w:vAlign w:val="center"/>
          </w:tcPr>
          <w:p w14:paraId="378EBB75" w14:textId="77777777" w:rsidR="00421466" w:rsidRPr="00F825C4" w:rsidRDefault="00421466">
            <w:pPr>
              <w:spacing w:after="0"/>
              <w:ind w:left="-57" w:right="-57" w:firstLine="0"/>
              <w:jc w:val="center"/>
              <w:rPr>
                <w:sz w:val="21"/>
                <w:szCs w:val="21"/>
                <w:lang w:val="en-US"/>
              </w:rPr>
              <w:pPrChange w:id="279"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 xml:space="preserve">Experimental/Simulation – Flat Fiber </w:t>
            </w:r>
            <w:r w:rsidR="00CD4FF6" w:rsidRPr="00F825C4">
              <w:rPr>
                <w:sz w:val="21"/>
                <w:szCs w:val="21"/>
                <w:lang w:val="en-US"/>
              </w:rPr>
              <w:t>–</w:t>
            </w:r>
            <w:r w:rsidRPr="00F825C4">
              <w:rPr>
                <w:sz w:val="21"/>
                <w:szCs w:val="21"/>
                <w:lang w:val="en-US"/>
              </w:rPr>
              <w:t xml:space="preserve"> DCMD</w:t>
            </w:r>
            <w:r w:rsidR="00CD4FF6" w:rsidRPr="00F825C4">
              <w:rPr>
                <w:sz w:val="21"/>
                <w:szCs w:val="21"/>
                <w:lang w:val="en-US"/>
              </w:rPr>
              <w:t xml:space="preserve"> – Optimization brine recycling</w:t>
            </w:r>
          </w:p>
        </w:tc>
      </w:tr>
      <w:tr w:rsidR="00FF2926" w:rsidRPr="00877922" w14:paraId="33848660" w14:textId="77777777" w:rsidTr="00F825C4">
        <w:trPr>
          <w:trHeight w:val="170"/>
        </w:trPr>
        <w:tc>
          <w:tcPr>
            <w:tcW w:w="2694" w:type="dxa"/>
            <w:vAlign w:val="center"/>
          </w:tcPr>
          <w:p w14:paraId="7CCC6342" w14:textId="77777777" w:rsidR="00FF2926" w:rsidRPr="00F825C4" w:rsidRDefault="00FF2926">
            <w:pPr>
              <w:spacing w:after="0"/>
              <w:ind w:firstLine="0"/>
              <w:jc w:val="center"/>
              <w:rPr>
                <w:sz w:val="21"/>
                <w:szCs w:val="21"/>
                <w:lang w:val="en-US"/>
              </w:rPr>
              <w:pPrChange w:id="280" w:author="Kleber Marques Lisboa" w:date="2023-10-24T09:41:00Z">
                <w:pPr>
                  <w:framePr w:hSpace="141" w:wrap="around" w:vAnchor="text" w:hAnchor="text" w:y="1"/>
                  <w:spacing w:after="0" w:line="240" w:lineRule="auto"/>
                  <w:ind w:firstLine="0"/>
                  <w:suppressOverlap/>
                  <w:jc w:val="center"/>
                </w:pPr>
              </w:pPrChange>
            </w:pPr>
            <w:r w:rsidRPr="00F825C4">
              <w:rPr>
                <w:sz w:val="21"/>
                <w:szCs w:val="21"/>
                <w:lang w:val="en-US"/>
              </w:rPr>
              <w:t xml:space="preserve">Lin </w:t>
            </w:r>
            <w:r w:rsidRPr="00F825C4">
              <w:rPr>
                <w:i/>
                <w:iCs/>
                <w:sz w:val="21"/>
                <w:szCs w:val="21"/>
                <w:lang w:val="en-US"/>
              </w:rPr>
              <w:t>et al</w:t>
            </w:r>
            <w:r w:rsidRPr="00F825C4">
              <w:rPr>
                <w:sz w:val="21"/>
                <w:szCs w:val="21"/>
                <w:lang w:val="en-US"/>
              </w:rPr>
              <w:t>. (2014)</w:t>
            </w:r>
          </w:p>
        </w:tc>
        <w:tc>
          <w:tcPr>
            <w:tcW w:w="992" w:type="dxa"/>
            <w:vAlign w:val="center"/>
          </w:tcPr>
          <w:p w14:paraId="4808C97F" w14:textId="77777777" w:rsidR="00FF2926" w:rsidRPr="00F825C4" w:rsidRDefault="00FF2926">
            <w:pPr>
              <w:spacing w:after="0"/>
              <w:ind w:left="-57" w:right="-57" w:firstLine="0"/>
              <w:jc w:val="center"/>
              <w:rPr>
                <w:sz w:val="21"/>
                <w:szCs w:val="21"/>
                <w:lang w:val="en-US"/>
              </w:rPr>
              <w:pPrChange w:id="281"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X</w:t>
            </w:r>
          </w:p>
        </w:tc>
        <w:tc>
          <w:tcPr>
            <w:tcW w:w="992" w:type="dxa"/>
            <w:vAlign w:val="center"/>
          </w:tcPr>
          <w:p w14:paraId="1426E3FB" w14:textId="77777777" w:rsidR="00FF2926" w:rsidRPr="00F825C4" w:rsidRDefault="00FF2926">
            <w:pPr>
              <w:spacing w:after="0"/>
              <w:ind w:left="-57" w:firstLine="0"/>
              <w:jc w:val="center"/>
              <w:rPr>
                <w:sz w:val="21"/>
                <w:szCs w:val="21"/>
                <w:lang w:val="en-US"/>
              </w:rPr>
              <w:pPrChange w:id="282" w:author="Kleber Marques Lisboa" w:date="2023-10-24T09:41:00Z">
                <w:pPr>
                  <w:framePr w:hSpace="141" w:wrap="around" w:vAnchor="text" w:hAnchor="text" w:y="1"/>
                  <w:spacing w:after="0" w:line="240" w:lineRule="auto"/>
                  <w:ind w:left="-57" w:firstLine="0"/>
                  <w:suppressOverlap/>
                  <w:jc w:val="center"/>
                </w:pPr>
              </w:pPrChange>
            </w:pPr>
            <w:r w:rsidRPr="00F825C4">
              <w:rPr>
                <w:sz w:val="21"/>
                <w:szCs w:val="21"/>
                <w:lang w:val="en-US"/>
              </w:rPr>
              <w:t>X</w:t>
            </w:r>
          </w:p>
        </w:tc>
        <w:tc>
          <w:tcPr>
            <w:tcW w:w="992" w:type="dxa"/>
            <w:vAlign w:val="center"/>
          </w:tcPr>
          <w:p w14:paraId="3304DBAB" w14:textId="77777777" w:rsidR="00FF2926" w:rsidRPr="00F825C4" w:rsidRDefault="00FF2926">
            <w:pPr>
              <w:spacing w:after="0"/>
              <w:ind w:left="-57" w:right="-57" w:firstLine="0"/>
              <w:jc w:val="center"/>
              <w:rPr>
                <w:sz w:val="21"/>
                <w:szCs w:val="21"/>
                <w:lang w:val="en-US"/>
              </w:rPr>
              <w:pPrChange w:id="283"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w:t>
            </w:r>
          </w:p>
        </w:tc>
        <w:tc>
          <w:tcPr>
            <w:tcW w:w="3685" w:type="dxa"/>
            <w:vAlign w:val="center"/>
          </w:tcPr>
          <w:p w14:paraId="5C6BED89" w14:textId="77777777" w:rsidR="00FF2926" w:rsidRPr="00F825C4" w:rsidRDefault="00FF2926">
            <w:pPr>
              <w:spacing w:after="0"/>
              <w:ind w:left="-57" w:right="-57" w:firstLine="0"/>
              <w:jc w:val="center"/>
              <w:rPr>
                <w:sz w:val="21"/>
                <w:szCs w:val="21"/>
                <w:lang w:val="en-US"/>
              </w:rPr>
              <w:pPrChange w:id="284"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Simulation - DCMD - Critical parameter operation FLR/DLR</w:t>
            </w:r>
          </w:p>
        </w:tc>
      </w:tr>
      <w:tr w:rsidR="00FF2926" w:rsidRPr="00877922" w14:paraId="5CC03A22" w14:textId="77777777" w:rsidTr="00F825C4">
        <w:trPr>
          <w:trHeight w:val="170"/>
        </w:trPr>
        <w:tc>
          <w:tcPr>
            <w:tcW w:w="2694" w:type="dxa"/>
            <w:vAlign w:val="center"/>
          </w:tcPr>
          <w:p w14:paraId="7E23D009" w14:textId="77777777" w:rsidR="00FF2926" w:rsidRPr="00F825C4" w:rsidRDefault="00FF2926">
            <w:pPr>
              <w:spacing w:after="0"/>
              <w:ind w:firstLine="0"/>
              <w:jc w:val="center"/>
              <w:rPr>
                <w:sz w:val="21"/>
                <w:szCs w:val="21"/>
                <w:lang w:val="en-US"/>
              </w:rPr>
              <w:pPrChange w:id="285" w:author="Kleber Marques Lisboa" w:date="2023-10-24T09:41:00Z">
                <w:pPr>
                  <w:framePr w:hSpace="141" w:wrap="around" w:vAnchor="text" w:hAnchor="text" w:y="1"/>
                  <w:spacing w:after="0" w:line="240" w:lineRule="auto"/>
                  <w:ind w:firstLine="0"/>
                  <w:suppressOverlap/>
                  <w:jc w:val="center"/>
                </w:pPr>
              </w:pPrChange>
            </w:pPr>
            <w:r w:rsidRPr="00F825C4">
              <w:rPr>
                <w:sz w:val="21"/>
                <w:szCs w:val="21"/>
                <w:lang w:val="en-US"/>
              </w:rPr>
              <w:t xml:space="preserve">Guan </w:t>
            </w:r>
            <w:r w:rsidRPr="00F825C4">
              <w:rPr>
                <w:i/>
                <w:iCs/>
                <w:sz w:val="21"/>
                <w:szCs w:val="21"/>
                <w:lang w:val="en-US"/>
              </w:rPr>
              <w:t>et al</w:t>
            </w:r>
            <w:r w:rsidRPr="00F825C4">
              <w:rPr>
                <w:sz w:val="21"/>
                <w:szCs w:val="21"/>
                <w:lang w:val="en-US"/>
              </w:rPr>
              <w:t>. (2015)</w:t>
            </w:r>
          </w:p>
        </w:tc>
        <w:tc>
          <w:tcPr>
            <w:tcW w:w="992" w:type="dxa"/>
            <w:vAlign w:val="center"/>
          </w:tcPr>
          <w:p w14:paraId="3EF0EE31" w14:textId="77777777" w:rsidR="00FF2926" w:rsidRPr="00F825C4" w:rsidRDefault="00FF2926">
            <w:pPr>
              <w:spacing w:after="0"/>
              <w:ind w:left="-57" w:right="-57" w:firstLine="0"/>
              <w:jc w:val="center"/>
              <w:rPr>
                <w:sz w:val="21"/>
                <w:szCs w:val="21"/>
                <w:lang w:val="en-US"/>
              </w:rPr>
              <w:pPrChange w:id="286"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X</w:t>
            </w:r>
          </w:p>
        </w:tc>
        <w:tc>
          <w:tcPr>
            <w:tcW w:w="992" w:type="dxa"/>
            <w:vAlign w:val="center"/>
          </w:tcPr>
          <w:p w14:paraId="3BEEB0A2" w14:textId="77777777" w:rsidR="00FF2926" w:rsidRPr="00F825C4" w:rsidRDefault="00FF2926">
            <w:pPr>
              <w:spacing w:after="0"/>
              <w:ind w:left="-57" w:firstLine="0"/>
              <w:jc w:val="center"/>
              <w:rPr>
                <w:sz w:val="21"/>
                <w:szCs w:val="21"/>
                <w:lang w:val="en-US"/>
              </w:rPr>
              <w:pPrChange w:id="287" w:author="Kleber Marques Lisboa" w:date="2023-10-24T09:41:00Z">
                <w:pPr>
                  <w:framePr w:hSpace="141" w:wrap="around" w:vAnchor="text" w:hAnchor="text" w:y="1"/>
                  <w:spacing w:after="0" w:line="240" w:lineRule="auto"/>
                  <w:ind w:left="-57" w:firstLine="0"/>
                  <w:suppressOverlap/>
                  <w:jc w:val="center"/>
                </w:pPr>
              </w:pPrChange>
            </w:pPr>
            <w:r w:rsidRPr="00F825C4">
              <w:rPr>
                <w:sz w:val="21"/>
                <w:szCs w:val="21"/>
                <w:lang w:val="en-US"/>
              </w:rPr>
              <w:t>X</w:t>
            </w:r>
          </w:p>
        </w:tc>
        <w:tc>
          <w:tcPr>
            <w:tcW w:w="992" w:type="dxa"/>
            <w:vAlign w:val="center"/>
          </w:tcPr>
          <w:p w14:paraId="4EFB00BB" w14:textId="77777777" w:rsidR="00FF2926" w:rsidRPr="00F825C4" w:rsidRDefault="00FF2926">
            <w:pPr>
              <w:spacing w:after="0"/>
              <w:ind w:left="-57" w:right="-57" w:firstLine="0"/>
              <w:jc w:val="center"/>
              <w:rPr>
                <w:sz w:val="21"/>
                <w:szCs w:val="21"/>
                <w:lang w:val="en-US"/>
              </w:rPr>
              <w:pPrChange w:id="288"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X</w:t>
            </w:r>
          </w:p>
        </w:tc>
        <w:tc>
          <w:tcPr>
            <w:tcW w:w="3685" w:type="dxa"/>
            <w:vAlign w:val="center"/>
          </w:tcPr>
          <w:p w14:paraId="0E57E386" w14:textId="77777777" w:rsidR="00FF2926" w:rsidRPr="00F825C4" w:rsidRDefault="00FF2926">
            <w:pPr>
              <w:spacing w:after="0"/>
              <w:ind w:left="-57" w:right="-57" w:firstLine="0"/>
              <w:jc w:val="center"/>
              <w:rPr>
                <w:sz w:val="21"/>
                <w:szCs w:val="21"/>
                <w:lang w:val="en-US"/>
              </w:rPr>
              <w:pPrChange w:id="289"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Simulation - Hollow fiber - DCMD - Implicit expression for GOR</w:t>
            </w:r>
          </w:p>
        </w:tc>
      </w:tr>
      <w:tr w:rsidR="00FF2926" w:rsidRPr="00877922" w14:paraId="674368CD" w14:textId="77777777" w:rsidTr="00F825C4">
        <w:trPr>
          <w:trHeight w:val="170"/>
        </w:trPr>
        <w:tc>
          <w:tcPr>
            <w:tcW w:w="2694" w:type="dxa"/>
            <w:vAlign w:val="center"/>
          </w:tcPr>
          <w:p w14:paraId="55831BDE" w14:textId="77777777" w:rsidR="00FF2926" w:rsidRPr="00F825C4" w:rsidRDefault="00FF2926">
            <w:pPr>
              <w:spacing w:after="0"/>
              <w:ind w:firstLine="0"/>
              <w:jc w:val="center"/>
              <w:rPr>
                <w:sz w:val="21"/>
                <w:szCs w:val="21"/>
                <w:lang w:val="en-US"/>
              </w:rPr>
              <w:pPrChange w:id="290" w:author="Kleber Marques Lisboa" w:date="2023-10-24T09:41:00Z">
                <w:pPr>
                  <w:framePr w:hSpace="141" w:wrap="around" w:vAnchor="text" w:hAnchor="text" w:y="1"/>
                  <w:spacing w:after="0" w:line="240" w:lineRule="auto"/>
                  <w:ind w:firstLine="0"/>
                  <w:suppressOverlap/>
                  <w:jc w:val="center"/>
                </w:pPr>
              </w:pPrChange>
            </w:pPr>
            <w:r w:rsidRPr="00F825C4">
              <w:rPr>
                <w:sz w:val="21"/>
                <w:szCs w:val="21"/>
                <w:lang w:val="en-US"/>
              </w:rPr>
              <w:t xml:space="preserve">Zhang </w:t>
            </w:r>
            <w:r w:rsidRPr="00F825C4">
              <w:rPr>
                <w:i/>
                <w:iCs/>
                <w:sz w:val="21"/>
                <w:szCs w:val="21"/>
                <w:lang w:val="en-US"/>
              </w:rPr>
              <w:t>et al</w:t>
            </w:r>
            <w:r w:rsidRPr="00F825C4">
              <w:rPr>
                <w:sz w:val="21"/>
                <w:szCs w:val="21"/>
                <w:lang w:val="en-US"/>
              </w:rPr>
              <w:t>. (2015)</w:t>
            </w:r>
          </w:p>
        </w:tc>
        <w:tc>
          <w:tcPr>
            <w:tcW w:w="992" w:type="dxa"/>
            <w:vAlign w:val="center"/>
          </w:tcPr>
          <w:p w14:paraId="21D0F49C" w14:textId="77777777" w:rsidR="00FF2926" w:rsidRPr="00F825C4" w:rsidRDefault="00FF2926">
            <w:pPr>
              <w:spacing w:after="0"/>
              <w:ind w:left="-57" w:right="-57" w:firstLine="0"/>
              <w:jc w:val="center"/>
              <w:rPr>
                <w:sz w:val="21"/>
                <w:szCs w:val="21"/>
                <w:lang w:val="en-US"/>
              </w:rPr>
              <w:pPrChange w:id="291"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X</w:t>
            </w:r>
          </w:p>
        </w:tc>
        <w:tc>
          <w:tcPr>
            <w:tcW w:w="992" w:type="dxa"/>
            <w:vAlign w:val="center"/>
          </w:tcPr>
          <w:p w14:paraId="6844B9CB" w14:textId="77777777" w:rsidR="00FF2926" w:rsidRPr="00F825C4" w:rsidRDefault="00FF2926">
            <w:pPr>
              <w:spacing w:after="0"/>
              <w:ind w:left="-57" w:firstLine="0"/>
              <w:jc w:val="center"/>
              <w:rPr>
                <w:sz w:val="21"/>
                <w:szCs w:val="21"/>
                <w:lang w:val="en-US"/>
              </w:rPr>
              <w:pPrChange w:id="292" w:author="Kleber Marques Lisboa" w:date="2023-10-24T09:41:00Z">
                <w:pPr>
                  <w:framePr w:hSpace="141" w:wrap="around" w:vAnchor="text" w:hAnchor="text" w:y="1"/>
                  <w:spacing w:after="0" w:line="240" w:lineRule="auto"/>
                  <w:ind w:left="-57" w:firstLine="0"/>
                  <w:suppressOverlap/>
                  <w:jc w:val="center"/>
                </w:pPr>
              </w:pPrChange>
            </w:pPr>
            <w:r w:rsidRPr="00F825C4">
              <w:rPr>
                <w:sz w:val="21"/>
                <w:szCs w:val="21"/>
                <w:lang w:val="en-US"/>
              </w:rPr>
              <w:t>X</w:t>
            </w:r>
          </w:p>
        </w:tc>
        <w:tc>
          <w:tcPr>
            <w:tcW w:w="992" w:type="dxa"/>
            <w:vAlign w:val="center"/>
          </w:tcPr>
          <w:p w14:paraId="2F9898A2" w14:textId="77777777" w:rsidR="00FF2926" w:rsidRPr="00F825C4" w:rsidRDefault="00FF2926">
            <w:pPr>
              <w:spacing w:after="0"/>
              <w:ind w:left="-57" w:right="-57" w:firstLine="0"/>
              <w:jc w:val="center"/>
              <w:rPr>
                <w:sz w:val="21"/>
                <w:szCs w:val="21"/>
                <w:lang w:val="en-US"/>
              </w:rPr>
              <w:pPrChange w:id="293"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X</w:t>
            </w:r>
          </w:p>
        </w:tc>
        <w:tc>
          <w:tcPr>
            <w:tcW w:w="3685" w:type="dxa"/>
            <w:vAlign w:val="center"/>
          </w:tcPr>
          <w:p w14:paraId="0C244A4F" w14:textId="77777777" w:rsidR="00FF2926" w:rsidRPr="00F825C4" w:rsidRDefault="00FF2926">
            <w:pPr>
              <w:spacing w:after="0"/>
              <w:ind w:left="-57" w:right="-57" w:firstLine="0"/>
              <w:jc w:val="center"/>
              <w:rPr>
                <w:sz w:val="21"/>
                <w:szCs w:val="21"/>
                <w:lang w:val="en-US"/>
              </w:rPr>
              <w:pPrChange w:id="294"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Review on heat recovery in MD systems</w:t>
            </w:r>
          </w:p>
        </w:tc>
      </w:tr>
      <w:tr w:rsidR="00907DD7" w:rsidRPr="00877922" w14:paraId="760861B0" w14:textId="77777777" w:rsidTr="00F825C4">
        <w:trPr>
          <w:trHeight w:val="170"/>
        </w:trPr>
        <w:tc>
          <w:tcPr>
            <w:tcW w:w="2694" w:type="dxa"/>
            <w:vAlign w:val="center"/>
          </w:tcPr>
          <w:p w14:paraId="201871D7" w14:textId="77777777" w:rsidR="00907DD7" w:rsidRPr="00F825C4" w:rsidRDefault="00907DD7">
            <w:pPr>
              <w:spacing w:after="0"/>
              <w:ind w:firstLine="0"/>
              <w:jc w:val="center"/>
              <w:rPr>
                <w:sz w:val="21"/>
                <w:szCs w:val="21"/>
                <w:lang w:val="en-US"/>
              </w:rPr>
              <w:pPrChange w:id="295" w:author="Kleber Marques Lisboa" w:date="2023-10-24T09:41:00Z">
                <w:pPr>
                  <w:framePr w:hSpace="141" w:wrap="around" w:vAnchor="text" w:hAnchor="text" w:y="1"/>
                  <w:spacing w:after="0" w:line="240" w:lineRule="auto"/>
                  <w:ind w:firstLine="0"/>
                  <w:suppressOverlap/>
                  <w:jc w:val="center"/>
                </w:pPr>
              </w:pPrChange>
            </w:pPr>
            <w:r w:rsidRPr="00F825C4">
              <w:rPr>
                <w:sz w:val="21"/>
                <w:szCs w:val="21"/>
                <w:lang w:val="en-US"/>
              </w:rPr>
              <w:t xml:space="preserve">Lokare </w:t>
            </w:r>
            <w:r w:rsidRPr="00F825C4">
              <w:rPr>
                <w:i/>
                <w:iCs/>
                <w:sz w:val="21"/>
                <w:szCs w:val="21"/>
                <w:lang w:val="en-US"/>
              </w:rPr>
              <w:t>et al</w:t>
            </w:r>
            <w:r w:rsidRPr="00F825C4">
              <w:rPr>
                <w:sz w:val="21"/>
                <w:szCs w:val="21"/>
                <w:lang w:val="en-US"/>
              </w:rPr>
              <w:t>. (2018)</w:t>
            </w:r>
          </w:p>
        </w:tc>
        <w:tc>
          <w:tcPr>
            <w:tcW w:w="992" w:type="dxa"/>
            <w:vAlign w:val="center"/>
          </w:tcPr>
          <w:p w14:paraId="64D41820" w14:textId="77777777" w:rsidR="00907DD7" w:rsidRPr="00F825C4" w:rsidRDefault="00907DD7">
            <w:pPr>
              <w:spacing w:after="0"/>
              <w:ind w:left="-57" w:right="-57" w:firstLine="0"/>
              <w:jc w:val="center"/>
              <w:rPr>
                <w:sz w:val="21"/>
                <w:szCs w:val="21"/>
                <w:lang w:val="en-US"/>
              </w:rPr>
              <w:pPrChange w:id="296"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w:t>
            </w:r>
          </w:p>
        </w:tc>
        <w:tc>
          <w:tcPr>
            <w:tcW w:w="992" w:type="dxa"/>
            <w:vAlign w:val="center"/>
          </w:tcPr>
          <w:p w14:paraId="37AE675B" w14:textId="77777777" w:rsidR="00907DD7" w:rsidRPr="00F825C4" w:rsidRDefault="00907DD7">
            <w:pPr>
              <w:spacing w:after="0"/>
              <w:ind w:left="-57" w:firstLine="0"/>
              <w:jc w:val="center"/>
              <w:rPr>
                <w:sz w:val="21"/>
                <w:szCs w:val="21"/>
                <w:lang w:val="en-US"/>
              </w:rPr>
              <w:pPrChange w:id="297" w:author="Kleber Marques Lisboa" w:date="2023-10-24T09:41:00Z">
                <w:pPr>
                  <w:framePr w:hSpace="141" w:wrap="around" w:vAnchor="text" w:hAnchor="text" w:y="1"/>
                  <w:spacing w:after="0" w:line="240" w:lineRule="auto"/>
                  <w:ind w:left="-57" w:firstLine="0"/>
                  <w:suppressOverlap/>
                  <w:jc w:val="center"/>
                </w:pPr>
              </w:pPrChange>
            </w:pPr>
            <w:r w:rsidRPr="00F825C4">
              <w:rPr>
                <w:sz w:val="21"/>
                <w:szCs w:val="21"/>
                <w:lang w:val="en-US"/>
              </w:rPr>
              <w:t>X</w:t>
            </w:r>
          </w:p>
        </w:tc>
        <w:tc>
          <w:tcPr>
            <w:tcW w:w="992" w:type="dxa"/>
            <w:vAlign w:val="center"/>
          </w:tcPr>
          <w:p w14:paraId="38BFDED5" w14:textId="77777777" w:rsidR="00907DD7" w:rsidRPr="00F825C4" w:rsidRDefault="00907DD7">
            <w:pPr>
              <w:spacing w:after="0"/>
              <w:ind w:left="-57" w:right="-57" w:firstLine="0"/>
              <w:jc w:val="center"/>
              <w:rPr>
                <w:sz w:val="21"/>
                <w:szCs w:val="21"/>
                <w:lang w:val="en-US"/>
              </w:rPr>
              <w:pPrChange w:id="298"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X</w:t>
            </w:r>
          </w:p>
        </w:tc>
        <w:tc>
          <w:tcPr>
            <w:tcW w:w="3685" w:type="dxa"/>
            <w:vAlign w:val="center"/>
          </w:tcPr>
          <w:p w14:paraId="33D463E0" w14:textId="77777777" w:rsidR="00907DD7" w:rsidRPr="00F825C4" w:rsidRDefault="00907DD7">
            <w:pPr>
              <w:spacing w:after="0"/>
              <w:ind w:left="-57" w:right="-57" w:firstLine="0"/>
              <w:jc w:val="center"/>
              <w:rPr>
                <w:sz w:val="21"/>
                <w:szCs w:val="21"/>
                <w:lang w:val="en-US"/>
              </w:rPr>
              <w:pPrChange w:id="299"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 xml:space="preserve">Simulation </w:t>
            </w:r>
            <w:r w:rsidR="00DB7069" w:rsidRPr="00F825C4">
              <w:rPr>
                <w:sz w:val="21"/>
                <w:szCs w:val="21"/>
                <w:lang w:val="en-US"/>
              </w:rPr>
              <w:t>-</w:t>
            </w:r>
            <w:r w:rsidRPr="00F825C4">
              <w:rPr>
                <w:sz w:val="21"/>
                <w:szCs w:val="21"/>
                <w:lang w:val="en-US"/>
              </w:rPr>
              <w:t xml:space="preserve"> DCMD </w:t>
            </w:r>
            <w:r w:rsidR="00DB7069" w:rsidRPr="00F825C4">
              <w:rPr>
                <w:sz w:val="21"/>
                <w:szCs w:val="21"/>
                <w:lang w:val="en-US"/>
              </w:rPr>
              <w:t>-</w:t>
            </w:r>
            <w:r w:rsidRPr="00F825C4">
              <w:rPr>
                <w:sz w:val="21"/>
                <w:szCs w:val="21"/>
                <w:lang w:val="en-US"/>
              </w:rPr>
              <w:t xml:space="preserve"> Brine recycling </w:t>
            </w:r>
            <w:r w:rsidR="00DB7069" w:rsidRPr="00F825C4">
              <w:rPr>
                <w:sz w:val="21"/>
                <w:szCs w:val="21"/>
                <w:lang w:val="en-US"/>
              </w:rPr>
              <w:t>-</w:t>
            </w:r>
            <w:r w:rsidRPr="00F825C4">
              <w:rPr>
                <w:sz w:val="21"/>
                <w:szCs w:val="21"/>
                <w:lang w:val="en-US"/>
              </w:rPr>
              <w:t xml:space="preserve"> Impact on the electrical consumption</w:t>
            </w:r>
          </w:p>
        </w:tc>
      </w:tr>
      <w:tr w:rsidR="00FF2926" w:rsidRPr="00877922" w14:paraId="0613E5E9" w14:textId="77777777" w:rsidTr="00F825C4">
        <w:trPr>
          <w:trHeight w:val="170"/>
        </w:trPr>
        <w:tc>
          <w:tcPr>
            <w:tcW w:w="2694" w:type="dxa"/>
            <w:vAlign w:val="center"/>
          </w:tcPr>
          <w:p w14:paraId="3A988A8F" w14:textId="77777777" w:rsidR="00FF2926" w:rsidRPr="00F825C4" w:rsidRDefault="00FF2926">
            <w:pPr>
              <w:spacing w:after="0"/>
              <w:ind w:firstLine="0"/>
              <w:jc w:val="center"/>
              <w:rPr>
                <w:sz w:val="21"/>
                <w:szCs w:val="21"/>
                <w:lang w:val="en-US"/>
              </w:rPr>
              <w:pPrChange w:id="300" w:author="Kleber Marques Lisboa" w:date="2023-10-24T09:41:00Z">
                <w:pPr>
                  <w:framePr w:hSpace="141" w:wrap="around" w:vAnchor="text" w:hAnchor="text" w:y="1"/>
                  <w:spacing w:after="0" w:line="240" w:lineRule="auto"/>
                  <w:ind w:firstLine="0"/>
                  <w:suppressOverlap/>
                  <w:jc w:val="center"/>
                </w:pPr>
              </w:pPrChange>
            </w:pPr>
            <w:r w:rsidRPr="00F825C4">
              <w:rPr>
                <w:sz w:val="21"/>
                <w:szCs w:val="21"/>
                <w:lang w:val="en-US"/>
              </w:rPr>
              <w:t xml:space="preserve">Christie </w:t>
            </w:r>
            <w:r w:rsidRPr="00F825C4">
              <w:rPr>
                <w:i/>
                <w:iCs/>
                <w:sz w:val="21"/>
                <w:szCs w:val="21"/>
                <w:lang w:val="en-US"/>
              </w:rPr>
              <w:t>et al</w:t>
            </w:r>
            <w:r w:rsidRPr="00F825C4">
              <w:rPr>
                <w:sz w:val="21"/>
                <w:szCs w:val="21"/>
                <w:lang w:val="en-US"/>
              </w:rPr>
              <w:t>. (2020)</w:t>
            </w:r>
          </w:p>
        </w:tc>
        <w:tc>
          <w:tcPr>
            <w:tcW w:w="992" w:type="dxa"/>
            <w:vAlign w:val="center"/>
          </w:tcPr>
          <w:p w14:paraId="09085FE7" w14:textId="77777777" w:rsidR="00FF2926" w:rsidRPr="00F825C4" w:rsidRDefault="00FF2926">
            <w:pPr>
              <w:spacing w:after="0"/>
              <w:ind w:left="-57" w:right="-57" w:firstLine="0"/>
              <w:jc w:val="center"/>
              <w:rPr>
                <w:sz w:val="21"/>
                <w:szCs w:val="21"/>
                <w:lang w:val="en-US"/>
              </w:rPr>
              <w:pPrChange w:id="301"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X</w:t>
            </w:r>
          </w:p>
        </w:tc>
        <w:tc>
          <w:tcPr>
            <w:tcW w:w="992" w:type="dxa"/>
            <w:vAlign w:val="center"/>
          </w:tcPr>
          <w:p w14:paraId="2153CD21" w14:textId="77777777" w:rsidR="00FF2926" w:rsidRPr="00F825C4" w:rsidRDefault="00FF2926">
            <w:pPr>
              <w:spacing w:after="0"/>
              <w:ind w:left="-57" w:firstLine="0"/>
              <w:jc w:val="center"/>
              <w:rPr>
                <w:sz w:val="21"/>
                <w:szCs w:val="21"/>
                <w:lang w:val="en-US"/>
              </w:rPr>
              <w:pPrChange w:id="302" w:author="Kleber Marques Lisboa" w:date="2023-10-24T09:41:00Z">
                <w:pPr>
                  <w:framePr w:hSpace="141" w:wrap="around" w:vAnchor="text" w:hAnchor="text" w:y="1"/>
                  <w:spacing w:after="0" w:line="240" w:lineRule="auto"/>
                  <w:ind w:left="-57" w:firstLine="0"/>
                  <w:suppressOverlap/>
                  <w:jc w:val="center"/>
                </w:pPr>
              </w:pPrChange>
            </w:pPr>
            <w:r w:rsidRPr="00F825C4">
              <w:rPr>
                <w:sz w:val="21"/>
                <w:szCs w:val="21"/>
                <w:lang w:val="en-US"/>
              </w:rPr>
              <w:t>X</w:t>
            </w:r>
          </w:p>
        </w:tc>
        <w:tc>
          <w:tcPr>
            <w:tcW w:w="992" w:type="dxa"/>
            <w:vAlign w:val="center"/>
          </w:tcPr>
          <w:p w14:paraId="26F124E9" w14:textId="77777777" w:rsidR="00FF2926" w:rsidRPr="00F825C4" w:rsidRDefault="00FF2926">
            <w:pPr>
              <w:spacing w:after="0"/>
              <w:ind w:left="-57" w:right="-57" w:firstLine="0"/>
              <w:jc w:val="center"/>
              <w:rPr>
                <w:sz w:val="21"/>
                <w:szCs w:val="21"/>
                <w:lang w:val="en-US"/>
              </w:rPr>
              <w:pPrChange w:id="303"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X</w:t>
            </w:r>
          </w:p>
        </w:tc>
        <w:tc>
          <w:tcPr>
            <w:tcW w:w="3685" w:type="dxa"/>
            <w:vAlign w:val="center"/>
          </w:tcPr>
          <w:p w14:paraId="0C21C1C9" w14:textId="77777777" w:rsidR="00FF2926" w:rsidRPr="00F825C4" w:rsidRDefault="00FF2926">
            <w:pPr>
              <w:spacing w:after="0"/>
              <w:ind w:left="-57" w:right="-57" w:firstLine="0"/>
              <w:jc w:val="center"/>
              <w:rPr>
                <w:sz w:val="21"/>
                <w:szCs w:val="21"/>
                <w:lang w:val="en-US"/>
              </w:rPr>
              <w:pPrChange w:id="304"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 xml:space="preserve">Simulation - DCMD - Simplification FLR/DLR - </w:t>
            </w:r>
            <w:r w:rsidRPr="00F825C4">
              <w:rPr>
                <w:i/>
                <w:iCs/>
                <w:sz w:val="21"/>
                <w:szCs w:val="21"/>
                <w:lang w:val="en-US"/>
              </w:rPr>
              <w:t>Specific yield parameter</w:t>
            </w:r>
            <w:r w:rsidRPr="00F825C4">
              <w:rPr>
                <w:sz w:val="21"/>
                <w:szCs w:val="21"/>
                <w:lang w:val="en-US"/>
              </w:rPr>
              <w:t>: residual heat as the source</w:t>
            </w:r>
          </w:p>
        </w:tc>
      </w:tr>
      <w:tr w:rsidR="00FF2926" w:rsidRPr="00877922" w14:paraId="0CF787E1" w14:textId="77777777" w:rsidTr="00F825C4">
        <w:trPr>
          <w:trHeight w:val="170"/>
        </w:trPr>
        <w:tc>
          <w:tcPr>
            <w:tcW w:w="2694" w:type="dxa"/>
            <w:vAlign w:val="center"/>
          </w:tcPr>
          <w:p w14:paraId="4467BD5D" w14:textId="77777777" w:rsidR="00FF2926" w:rsidRPr="00F825C4" w:rsidRDefault="00FF2926">
            <w:pPr>
              <w:spacing w:after="0"/>
              <w:ind w:firstLine="0"/>
              <w:jc w:val="center"/>
              <w:rPr>
                <w:sz w:val="21"/>
                <w:szCs w:val="21"/>
                <w:lang w:val="en-US"/>
              </w:rPr>
              <w:pPrChange w:id="305" w:author="Kleber Marques Lisboa" w:date="2023-10-24T09:41:00Z">
                <w:pPr>
                  <w:framePr w:hSpace="141" w:wrap="around" w:vAnchor="text" w:hAnchor="text" w:y="1"/>
                  <w:spacing w:after="0" w:line="240" w:lineRule="auto"/>
                  <w:ind w:firstLine="0"/>
                  <w:suppressOverlap/>
                  <w:jc w:val="center"/>
                </w:pPr>
              </w:pPrChange>
            </w:pPr>
            <w:r w:rsidRPr="00F825C4">
              <w:rPr>
                <w:sz w:val="21"/>
                <w:szCs w:val="21"/>
                <w:lang w:val="en-US"/>
              </w:rPr>
              <w:t xml:space="preserve">Lisboa </w:t>
            </w:r>
            <w:r w:rsidRPr="00F825C4">
              <w:rPr>
                <w:i/>
                <w:iCs/>
                <w:sz w:val="21"/>
                <w:szCs w:val="21"/>
                <w:lang w:val="en-US"/>
              </w:rPr>
              <w:t>et al</w:t>
            </w:r>
            <w:r w:rsidRPr="00F825C4">
              <w:rPr>
                <w:sz w:val="21"/>
                <w:szCs w:val="21"/>
                <w:lang w:val="en-US"/>
              </w:rPr>
              <w:t>. (2021)</w:t>
            </w:r>
          </w:p>
        </w:tc>
        <w:tc>
          <w:tcPr>
            <w:tcW w:w="992" w:type="dxa"/>
            <w:vAlign w:val="center"/>
          </w:tcPr>
          <w:p w14:paraId="5AD86895" w14:textId="77777777" w:rsidR="00FF2926" w:rsidRPr="00F825C4" w:rsidRDefault="00FF2926">
            <w:pPr>
              <w:spacing w:after="0"/>
              <w:ind w:left="-57" w:right="-57" w:firstLine="0"/>
              <w:jc w:val="center"/>
              <w:rPr>
                <w:sz w:val="21"/>
                <w:szCs w:val="21"/>
                <w:lang w:val="en-US"/>
              </w:rPr>
              <w:pPrChange w:id="306"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X</w:t>
            </w:r>
          </w:p>
        </w:tc>
        <w:tc>
          <w:tcPr>
            <w:tcW w:w="992" w:type="dxa"/>
            <w:vAlign w:val="center"/>
          </w:tcPr>
          <w:p w14:paraId="3B310721" w14:textId="77777777" w:rsidR="00FF2926" w:rsidRPr="00F825C4" w:rsidRDefault="00FF2926">
            <w:pPr>
              <w:spacing w:after="0"/>
              <w:ind w:left="-57" w:firstLine="0"/>
              <w:jc w:val="center"/>
              <w:rPr>
                <w:sz w:val="21"/>
                <w:szCs w:val="21"/>
                <w:lang w:val="en-US"/>
              </w:rPr>
              <w:pPrChange w:id="307" w:author="Kleber Marques Lisboa" w:date="2023-10-24T09:41:00Z">
                <w:pPr>
                  <w:framePr w:hSpace="141" w:wrap="around" w:vAnchor="text" w:hAnchor="text" w:y="1"/>
                  <w:spacing w:after="0" w:line="240" w:lineRule="auto"/>
                  <w:ind w:left="-57" w:firstLine="0"/>
                  <w:suppressOverlap/>
                  <w:jc w:val="center"/>
                </w:pPr>
              </w:pPrChange>
            </w:pPr>
            <w:r w:rsidRPr="00F825C4">
              <w:rPr>
                <w:sz w:val="21"/>
                <w:szCs w:val="21"/>
                <w:lang w:val="en-US"/>
              </w:rPr>
              <w:t>---</w:t>
            </w:r>
          </w:p>
        </w:tc>
        <w:tc>
          <w:tcPr>
            <w:tcW w:w="992" w:type="dxa"/>
            <w:vAlign w:val="center"/>
          </w:tcPr>
          <w:p w14:paraId="62EB3F26" w14:textId="77777777" w:rsidR="00FF2926" w:rsidRPr="00F825C4" w:rsidRDefault="00FF2926">
            <w:pPr>
              <w:spacing w:after="0"/>
              <w:ind w:left="-57" w:right="-57" w:firstLine="0"/>
              <w:jc w:val="center"/>
              <w:rPr>
                <w:sz w:val="21"/>
                <w:szCs w:val="21"/>
                <w:lang w:val="en-US"/>
              </w:rPr>
              <w:pPrChange w:id="308"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w:t>
            </w:r>
          </w:p>
        </w:tc>
        <w:tc>
          <w:tcPr>
            <w:tcW w:w="3685" w:type="dxa"/>
            <w:vAlign w:val="center"/>
          </w:tcPr>
          <w:p w14:paraId="75E27D8D" w14:textId="77777777" w:rsidR="00FF2926" w:rsidRPr="00F825C4" w:rsidRDefault="00FF2926">
            <w:pPr>
              <w:spacing w:after="0"/>
              <w:ind w:left="-57" w:right="-57" w:firstLine="0"/>
              <w:jc w:val="center"/>
              <w:rPr>
                <w:sz w:val="21"/>
                <w:szCs w:val="21"/>
                <w:lang w:val="en-US"/>
              </w:rPr>
              <w:pPrChange w:id="309"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Simulation - Hollow fiber - DCMD - Mathematical model porous medium</w:t>
            </w:r>
          </w:p>
        </w:tc>
      </w:tr>
      <w:tr w:rsidR="00B0060E" w:rsidRPr="00877922" w14:paraId="46BDDA8B" w14:textId="77777777" w:rsidTr="00F825C4">
        <w:trPr>
          <w:trHeight w:val="170"/>
        </w:trPr>
        <w:tc>
          <w:tcPr>
            <w:tcW w:w="2694" w:type="dxa"/>
            <w:tcBorders>
              <w:bottom w:val="single" w:sz="8" w:space="0" w:color="auto"/>
            </w:tcBorders>
            <w:vAlign w:val="center"/>
          </w:tcPr>
          <w:p w14:paraId="0F248DBF" w14:textId="00195D8C" w:rsidR="00B0060E" w:rsidRPr="00F825C4" w:rsidRDefault="00B0060E">
            <w:pPr>
              <w:spacing w:after="0"/>
              <w:ind w:firstLine="0"/>
              <w:jc w:val="center"/>
              <w:rPr>
                <w:sz w:val="21"/>
                <w:szCs w:val="21"/>
                <w:lang w:val="en-US"/>
              </w:rPr>
              <w:pPrChange w:id="310" w:author="Kleber Marques Lisboa" w:date="2023-10-24T09:41:00Z">
                <w:pPr>
                  <w:framePr w:hSpace="141" w:wrap="around" w:vAnchor="text" w:hAnchor="text" w:y="1"/>
                  <w:spacing w:after="0" w:line="240" w:lineRule="auto"/>
                  <w:ind w:firstLine="0"/>
                  <w:suppressOverlap/>
                  <w:jc w:val="center"/>
                </w:pPr>
              </w:pPrChange>
            </w:pPr>
            <w:r w:rsidRPr="00F825C4">
              <w:rPr>
                <w:sz w:val="21"/>
                <w:szCs w:val="21"/>
                <w:lang w:val="en-US"/>
              </w:rPr>
              <w:t>Sampaio (202</w:t>
            </w:r>
            <w:r w:rsidR="00DF4D0A">
              <w:rPr>
                <w:sz w:val="21"/>
                <w:szCs w:val="21"/>
                <w:lang w:val="en-US"/>
              </w:rPr>
              <w:t>2</w:t>
            </w:r>
            <w:r w:rsidRPr="00F825C4">
              <w:rPr>
                <w:sz w:val="21"/>
                <w:szCs w:val="21"/>
                <w:lang w:val="en-US"/>
              </w:rPr>
              <w:t>)</w:t>
            </w:r>
          </w:p>
        </w:tc>
        <w:tc>
          <w:tcPr>
            <w:tcW w:w="992" w:type="dxa"/>
            <w:tcBorders>
              <w:bottom w:val="single" w:sz="8" w:space="0" w:color="auto"/>
            </w:tcBorders>
            <w:vAlign w:val="center"/>
          </w:tcPr>
          <w:p w14:paraId="085E850C" w14:textId="77777777" w:rsidR="00B0060E" w:rsidRPr="00F825C4" w:rsidRDefault="00B0060E">
            <w:pPr>
              <w:spacing w:after="0"/>
              <w:ind w:left="-57" w:right="-57" w:firstLine="0"/>
              <w:jc w:val="center"/>
              <w:rPr>
                <w:sz w:val="21"/>
                <w:szCs w:val="21"/>
                <w:lang w:val="en-US"/>
              </w:rPr>
              <w:pPrChange w:id="311"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X</w:t>
            </w:r>
          </w:p>
        </w:tc>
        <w:tc>
          <w:tcPr>
            <w:tcW w:w="992" w:type="dxa"/>
            <w:tcBorders>
              <w:bottom w:val="single" w:sz="8" w:space="0" w:color="auto"/>
            </w:tcBorders>
            <w:vAlign w:val="center"/>
          </w:tcPr>
          <w:p w14:paraId="2D22DABA" w14:textId="77777777" w:rsidR="00B0060E" w:rsidRPr="00F825C4" w:rsidRDefault="00B0060E">
            <w:pPr>
              <w:spacing w:after="0"/>
              <w:ind w:left="-57" w:firstLine="0"/>
              <w:jc w:val="center"/>
              <w:rPr>
                <w:sz w:val="21"/>
                <w:szCs w:val="21"/>
                <w:lang w:val="en-US"/>
              </w:rPr>
              <w:pPrChange w:id="312" w:author="Kleber Marques Lisboa" w:date="2023-10-24T09:41:00Z">
                <w:pPr>
                  <w:framePr w:hSpace="141" w:wrap="around" w:vAnchor="text" w:hAnchor="text" w:y="1"/>
                  <w:spacing w:after="0" w:line="240" w:lineRule="auto"/>
                  <w:ind w:left="-57" w:firstLine="0"/>
                  <w:suppressOverlap/>
                  <w:jc w:val="center"/>
                </w:pPr>
              </w:pPrChange>
            </w:pPr>
            <w:r w:rsidRPr="00F825C4">
              <w:rPr>
                <w:sz w:val="21"/>
                <w:szCs w:val="21"/>
                <w:lang w:val="en-US"/>
              </w:rPr>
              <w:t>X</w:t>
            </w:r>
          </w:p>
        </w:tc>
        <w:tc>
          <w:tcPr>
            <w:tcW w:w="992" w:type="dxa"/>
            <w:tcBorders>
              <w:bottom w:val="single" w:sz="8" w:space="0" w:color="auto"/>
            </w:tcBorders>
            <w:vAlign w:val="center"/>
          </w:tcPr>
          <w:p w14:paraId="2D2DE258" w14:textId="77777777" w:rsidR="00B0060E" w:rsidRPr="00F825C4" w:rsidRDefault="00B0060E">
            <w:pPr>
              <w:spacing w:after="0"/>
              <w:ind w:left="-57" w:right="-57" w:firstLine="0"/>
              <w:jc w:val="center"/>
              <w:rPr>
                <w:sz w:val="21"/>
                <w:szCs w:val="21"/>
                <w:lang w:val="en-US"/>
              </w:rPr>
              <w:pPrChange w:id="313"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w:t>
            </w:r>
          </w:p>
        </w:tc>
        <w:tc>
          <w:tcPr>
            <w:tcW w:w="3685" w:type="dxa"/>
            <w:tcBorders>
              <w:bottom w:val="single" w:sz="8" w:space="0" w:color="auto"/>
            </w:tcBorders>
            <w:vAlign w:val="center"/>
          </w:tcPr>
          <w:p w14:paraId="54511C77" w14:textId="77777777" w:rsidR="00B0060E" w:rsidRPr="00F825C4" w:rsidRDefault="00B0060E">
            <w:pPr>
              <w:spacing w:after="0"/>
              <w:ind w:left="-57" w:right="-57" w:firstLine="0"/>
              <w:jc w:val="center"/>
              <w:rPr>
                <w:sz w:val="21"/>
                <w:szCs w:val="21"/>
                <w:lang w:val="en-US"/>
              </w:rPr>
              <w:pPrChange w:id="314" w:author="Kleber Marques Lisboa" w:date="2023-10-24T09:41:00Z">
                <w:pPr>
                  <w:framePr w:hSpace="141" w:wrap="around" w:vAnchor="text" w:hAnchor="text" w:y="1"/>
                  <w:spacing w:after="0" w:line="240" w:lineRule="auto"/>
                  <w:ind w:left="-57" w:right="-57" w:firstLine="0"/>
                  <w:suppressOverlap/>
                  <w:jc w:val="center"/>
                </w:pPr>
              </w:pPrChange>
            </w:pPr>
            <w:r w:rsidRPr="00F825C4">
              <w:rPr>
                <w:sz w:val="21"/>
                <w:szCs w:val="21"/>
                <w:lang w:val="en-US"/>
              </w:rPr>
              <w:t xml:space="preserve">Simulation - Hollow fiber - DCMD </w:t>
            </w:r>
            <w:r w:rsidR="00DB7069" w:rsidRPr="00F825C4">
              <w:rPr>
                <w:sz w:val="21"/>
                <w:szCs w:val="21"/>
                <w:lang w:val="en-US"/>
              </w:rPr>
              <w:t>-</w:t>
            </w:r>
            <w:r w:rsidRPr="00F825C4">
              <w:rPr>
                <w:sz w:val="21"/>
                <w:szCs w:val="21"/>
                <w:lang w:val="en-US"/>
              </w:rPr>
              <w:t xml:space="preserve"> New FLR/DLR relations</w:t>
            </w:r>
          </w:p>
        </w:tc>
      </w:tr>
    </w:tbl>
    <w:p w14:paraId="7C75F41D" w14:textId="77777777" w:rsidR="00E156F9" w:rsidRDefault="004554A5">
      <w:pPr>
        <w:spacing w:before="60" w:after="0"/>
        <w:ind w:firstLine="0"/>
        <w:rPr>
          <w:sz w:val="20"/>
          <w:szCs w:val="20"/>
          <w:lang w:val="en-US"/>
        </w:rPr>
        <w:pPrChange w:id="315" w:author="Kleber Marques Lisboa" w:date="2023-10-24T09:41:00Z">
          <w:pPr>
            <w:spacing w:before="60" w:after="0" w:line="240" w:lineRule="auto"/>
            <w:ind w:firstLine="0"/>
          </w:pPr>
        </w:pPrChange>
      </w:pPr>
      <w:r w:rsidRPr="00E156F9">
        <w:rPr>
          <w:sz w:val="20"/>
          <w:szCs w:val="20"/>
          <w:lang w:val="en-US"/>
        </w:rPr>
        <w:t>DLR</w:t>
      </w:r>
      <w:r w:rsidR="00E156F9" w:rsidRPr="00E156F9">
        <w:rPr>
          <w:sz w:val="20"/>
          <w:szCs w:val="20"/>
          <w:lang w:val="en-US"/>
        </w:rPr>
        <w:t xml:space="preserve"> </w:t>
      </w:r>
      <w:r w:rsidRPr="00E156F9">
        <w:rPr>
          <w:sz w:val="20"/>
          <w:szCs w:val="20"/>
          <w:lang w:val="en-US"/>
        </w:rPr>
        <w:t>–</w:t>
      </w:r>
      <w:r w:rsidR="00E156F9" w:rsidRPr="00E156F9">
        <w:rPr>
          <w:sz w:val="20"/>
          <w:szCs w:val="20"/>
          <w:lang w:val="en-US"/>
        </w:rPr>
        <w:t xml:space="preserve"> </w:t>
      </w:r>
      <w:r w:rsidRPr="00E156F9">
        <w:rPr>
          <w:sz w:val="20"/>
          <w:szCs w:val="20"/>
          <w:lang w:val="en-US"/>
        </w:rPr>
        <w:t>Distillate Limiting Regime</w:t>
      </w:r>
      <w:r w:rsidR="00E156F9">
        <w:rPr>
          <w:sz w:val="20"/>
          <w:szCs w:val="20"/>
          <w:lang w:val="en-US"/>
        </w:rPr>
        <w:tab/>
      </w:r>
      <w:r w:rsidR="00E156F9">
        <w:rPr>
          <w:sz w:val="20"/>
          <w:szCs w:val="20"/>
          <w:lang w:val="en-US"/>
        </w:rPr>
        <w:tab/>
      </w:r>
      <w:r w:rsidR="00E156F9">
        <w:rPr>
          <w:sz w:val="20"/>
          <w:szCs w:val="20"/>
          <w:lang w:val="en-US"/>
        </w:rPr>
        <w:tab/>
      </w:r>
      <w:r w:rsidRPr="00E156F9">
        <w:rPr>
          <w:sz w:val="20"/>
          <w:szCs w:val="20"/>
          <w:lang w:val="en-US"/>
        </w:rPr>
        <w:t>FLR</w:t>
      </w:r>
      <w:r w:rsidR="00E156F9">
        <w:rPr>
          <w:sz w:val="20"/>
          <w:szCs w:val="20"/>
          <w:lang w:val="en-US"/>
        </w:rPr>
        <w:t xml:space="preserve"> </w:t>
      </w:r>
      <w:r w:rsidRPr="00E156F9">
        <w:rPr>
          <w:sz w:val="20"/>
          <w:szCs w:val="20"/>
          <w:lang w:val="en-US"/>
        </w:rPr>
        <w:t>–</w:t>
      </w:r>
      <w:r w:rsidR="00E156F9">
        <w:rPr>
          <w:sz w:val="20"/>
          <w:szCs w:val="20"/>
          <w:lang w:val="en-US"/>
        </w:rPr>
        <w:t xml:space="preserve"> </w:t>
      </w:r>
      <w:r w:rsidRPr="00E156F9">
        <w:rPr>
          <w:sz w:val="20"/>
          <w:szCs w:val="20"/>
          <w:lang w:val="en-US"/>
        </w:rPr>
        <w:t>Feed Limiting Regime</w:t>
      </w:r>
    </w:p>
    <w:p w14:paraId="5422F2C5" w14:textId="77777777" w:rsidR="004554A5" w:rsidRPr="00E156F9" w:rsidRDefault="004554A5">
      <w:pPr>
        <w:spacing w:before="60" w:after="0"/>
        <w:ind w:firstLine="0"/>
        <w:rPr>
          <w:sz w:val="20"/>
          <w:szCs w:val="20"/>
          <w:lang w:val="en-US"/>
        </w:rPr>
        <w:pPrChange w:id="316" w:author="Kleber Marques Lisboa" w:date="2023-10-24T09:41:00Z">
          <w:pPr>
            <w:spacing w:before="60" w:after="0" w:line="240" w:lineRule="auto"/>
            <w:ind w:firstLine="0"/>
          </w:pPr>
        </w:pPrChange>
      </w:pPr>
      <w:r w:rsidRPr="00E156F9">
        <w:rPr>
          <w:sz w:val="20"/>
          <w:szCs w:val="20"/>
          <w:lang w:val="en-US"/>
        </w:rPr>
        <w:t>GOR</w:t>
      </w:r>
      <w:r w:rsidR="00E156F9">
        <w:rPr>
          <w:sz w:val="20"/>
          <w:szCs w:val="20"/>
          <w:lang w:val="en-US"/>
        </w:rPr>
        <w:t xml:space="preserve"> </w:t>
      </w:r>
      <w:r w:rsidRPr="00E156F9">
        <w:rPr>
          <w:sz w:val="20"/>
          <w:szCs w:val="20"/>
          <w:lang w:val="en-US"/>
        </w:rPr>
        <w:t>–</w:t>
      </w:r>
      <w:r w:rsidR="00E156F9">
        <w:rPr>
          <w:sz w:val="20"/>
          <w:szCs w:val="20"/>
          <w:lang w:val="en-US"/>
        </w:rPr>
        <w:t xml:space="preserve"> </w:t>
      </w:r>
      <w:r w:rsidRPr="00E156F9">
        <w:rPr>
          <w:sz w:val="20"/>
          <w:szCs w:val="20"/>
          <w:lang w:val="en-US"/>
        </w:rPr>
        <w:t>Gained Output Ratio</w:t>
      </w:r>
      <w:r w:rsidR="00E156F9">
        <w:rPr>
          <w:sz w:val="20"/>
          <w:szCs w:val="20"/>
          <w:lang w:val="en-US"/>
        </w:rPr>
        <w:tab/>
      </w:r>
      <w:r w:rsidR="00E156F9">
        <w:rPr>
          <w:sz w:val="20"/>
          <w:szCs w:val="20"/>
          <w:lang w:val="en-US"/>
        </w:rPr>
        <w:tab/>
      </w:r>
      <w:r w:rsidR="00E156F9">
        <w:rPr>
          <w:sz w:val="20"/>
          <w:szCs w:val="20"/>
          <w:lang w:val="en-US"/>
        </w:rPr>
        <w:tab/>
        <w:t>HX – Heat Exchanger</w:t>
      </w:r>
    </w:p>
    <w:p w14:paraId="5BC861AE" w14:textId="77777777" w:rsidR="00150923" w:rsidRPr="008B6A89" w:rsidRDefault="00150923">
      <w:pPr>
        <w:spacing w:before="120"/>
        <w:ind w:firstLine="0"/>
        <w:rPr>
          <w:lang w:val="en-US"/>
        </w:rPr>
        <w:pPrChange w:id="317" w:author="Kleber Marques Lisboa" w:date="2023-10-24T15:20:00Z">
          <w:pPr>
            <w:spacing w:before="120"/>
          </w:pPr>
        </w:pPrChange>
      </w:pPr>
    </w:p>
    <w:p w14:paraId="3158428D" w14:textId="77777777" w:rsidR="00AC21A8" w:rsidRPr="007371A8" w:rsidRDefault="00D94D72" w:rsidP="00165B87">
      <w:pPr>
        <w:pStyle w:val="PargrafodaLista"/>
        <w:numPr>
          <w:ilvl w:val="0"/>
          <w:numId w:val="1"/>
        </w:numPr>
        <w:ind w:left="567" w:hanging="567"/>
        <w:rPr>
          <w:b/>
          <w:bCs/>
          <w:lang w:val="en-US"/>
        </w:rPr>
      </w:pPr>
      <w:r w:rsidRPr="007371A8">
        <w:rPr>
          <w:b/>
          <w:bCs/>
          <w:lang w:val="en-US"/>
        </w:rPr>
        <w:t>System Descri</w:t>
      </w:r>
      <w:r w:rsidR="00D61EF2" w:rsidRPr="007371A8">
        <w:rPr>
          <w:b/>
          <w:bCs/>
          <w:lang w:val="en-US"/>
        </w:rPr>
        <w:t>ption</w:t>
      </w:r>
      <w:bookmarkStart w:id="318" w:name="_Hlk92978584"/>
    </w:p>
    <w:p w14:paraId="21FDFC1B" w14:textId="6B5DFE5F" w:rsidR="00E15FAE" w:rsidRDefault="008B78D5" w:rsidP="00165B87">
      <w:pPr>
        <w:widowControl w:val="0"/>
        <w:spacing w:after="0"/>
        <w:rPr>
          <w:lang w:val="en-US"/>
        </w:rPr>
      </w:pPr>
      <w:r w:rsidRPr="00AC21A8">
        <w:rPr>
          <w:lang w:val="en-US"/>
        </w:rPr>
        <w:t xml:space="preserve">The </w:t>
      </w:r>
      <w:r w:rsidR="00E27730" w:rsidRPr="00AC21A8">
        <w:rPr>
          <w:lang w:val="en-US"/>
        </w:rPr>
        <w:t>MD</w:t>
      </w:r>
      <w:r w:rsidRPr="00AC21A8">
        <w:rPr>
          <w:lang w:val="en-US"/>
        </w:rPr>
        <w:t xml:space="preserve"> </w:t>
      </w:r>
      <w:r w:rsidR="00775B43">
        <w:rPr>
          <w:lang w:val="en-US"/>
        </w:rPr>
        <w:t>desalination plant</w:t>
      </w:r>
      <w:r w:rsidRPr="00AC21A8">
        <w:rPr>
          <w:lang w:val="en-US"/>
        </w:rPr>
        <w:t xml:space="preserve"> </w:t>
      </w:r>
      <w:r w:rsidR="00775B43">
        <w:rPr>
          <w:lang w:val="en-US"/>
        </w:rPr>
        <w:t xml:space="preserve">modelled in </w:t>
      </w:r>
      <w:r w:rsidRPr="00AC21A8">
        <w:rPr>
          <w:lang w:val="en-US"/>
        </w:rPr>
        <w:t xml:space="preserve">the present work is characterized by a water desalination </w:t>
      </w:r>
      <w:r w:rsidR="00775B43">
        <w:rPr>
          <w:lang w:val="en-US"/>
        </w:rPr>
        <w:t>system that operates</w:t>
      </w:r>
      <w:r w:rsidRPr="00AC21A8">
        <w:rPr>
          <w:lang w:val="en-US"/>
        </w:rPr>
        <w:t xml:space="preserve"> </w:t>
      </w:r>
      <w:r w:rsidR="00D61EF2" w:rsidRPr="00AC21A8">
        <w:rPr>
          <w:lang w:val="en-US"/>
        </w:rPr>
        <w:t>in</w:t>
      </w:r>
      <w:ins w:id="319" w:author="Kleber Marques Lisboa" w:date="2023-10-24T15:21:00Z">
        <w:r w:rsidR="005D3AC4">
          <w:rPr>
            <w:lang w:val="en-US"/>
          </w:rPr>
          <w:t xml:space="preserve"> the</w:t>
        </w:r>
      </w:ins>
      <w:r w:rsidR="00D61EF2" w:rsidRPr="00AC21A8">
        <w:rPr>
          <w:lang w:val="en-US"/>
        </w:rPr>
        <w:t xml:space="preserve"> transient regime, </w:t>
      </w:r>
      <w:r w:rsidR="00775B43">
        <w:rPr>
          <w:lang w:val="en-US"/>
        </w:rPr>
        <w:t xml:space="preserve">containing </w:t>
      </w:r>
      <w:r w:rsidRPr="00AC21A8">
        <w:rPr>
          <w:lang w:val="en-US"/>
        </w:rPr>
        <w:t xml:space="preserve">a DCMD module </w:t>
      </w:r>
      <w:r w:rsidR="00D07390">
        <w:rPr>
          <w:lang w:val="en-US"/>
        </w:rPr>
        <w:t xml:space="preserve">(a vessel with a bundle of </w:t>
      </w:r>
      <w:r w:rsidR="00D07390" w:rsidRPr="00AC21A8">
        <w:rPr>
          <w:lang w:val="en-US"/>
        </w:rPr>
        <w:t>hollow fiber membrane</w:t>
      </w:r>
      <w:ins w:id="320" w:author="Kleber Marques Lisboa" w:date="2023-10-24T15:21:00Z">
        <w:r w:rsidR="005D3AC4">
          <w:rPr>
            <w:lang w:val="en-US"/>
          </w:rPr>
          <w:t>s</w:t>
        </w:r>
      </w:ins>
      <w:r w:rsidR="00D07390">
        <w:rPr>
          <w:lang w:val="en-US"/>
        </w:rPr>
        <w:t>)</w:t>
      </w:r>
      <w:r w:rsidR="00775B43">
        <w:rPr>
          <w:lang w:val="en-US"/>
        </w:rPr>
        <w:t>,</w:t>
      </w:r>
      <w:r w:rsidR="00D07390">
        <w:rPr>
          <w:lang w:val="en-US"/>
        </w:rPr>
        <w:t xml:space="preserve"> </w:t>
      </w:r>
      <w:r w:rsidR="00775B43">
        <w:rPr>
          <w:lang w:val="en-US"/>
        </w:rPr>
        <w:t xml:space="preserve">two tanks (a mixing and collector), and running </w:t>
      </w:r>
      <w:r w:rsidRPr="00AC21A8">
        <w:rPr>
          <w:lang w:val="en-US"/>
        </w:rPr>
        <w:t xml:space="preserve">with dual </w:t>
      </w:r>
      <w:r w:rsidR="000073F2">
        <w:rPr>
          <w:lang w:val="en-US"/>
        </w:rPr>
        <w:t xml:space="preserve">recirculation and </w:t>
      </w:r>
      <w:r w:rsidR="00187464">
        <w:rPr>
          <w:lang w:val="en-US"/>
        </w:rPr>
        <w:t xml:space="preserve">dual </w:t>
      </w:r>
      <w:r w:rsidRPr="00AC21A8">
        <w:rPr>
          <w:lang w:val="en-US"/>
        </w:rPr>
        <w:t xml:space="preserve">heat recovery, where the heat available at the output of the module from the feed and distillate streams are recovered through the heat exchangers, HX-1 and HX-2, respectively, as shown in Figure 1. </w:t>
      </w:r>
      <w:r w:rsidR="007371A8">
        <w:rPr>
          <w:lang w:val="en-US"/>
        </w:rPr>
        <w:t>T</w:t>
      </w:r>
      <w:r w:rsidRPr="00AC21A8">
        <w:rPr>
          <w:lang w:val="en-US"/>
        </w:rPr>
        <w:t xml:space="preserve">he heat source and sink are </w:t>
      </w:r>
      <w:r w:rsidR="00775B43">
        <w:rPr>
          <w:lang w:val="en-US"/>
        </w:rPr>
        <w:t>c</w:t>
      </w:r>
      <w:r w:rsidRPr="00AC21A8">
        <w:rPr>
          <w:lang w:val="en-US"/>
        </w:rPr>
        <w:t xml:space="preserve">onstant-temperature heat reservoirs, so the feed and distillate streams reach the specified values of the source/sink temperatures by supplying/extracting exactly the corresponding amount of heat required. </w:t>
      </w:r>
      <w:r w:rsidR="00F2742B" w:rsidRPr="00AC21A8">
        <w:rPr>
          <w:lang w:val="en-US"/>
        </w:rPr>
        <w:t>This assumption is adopted for system evaluation purposes only since</w:t>
      </w:r>
      <w:r w:rsidR="00331A71" w:rsidRPr="00AC21A8">
        <w:rPr>
          <w:lang w:val="en-US"/>
        </w:rPr>
        <w:t>,</w:t>
      </w:r>
      <w:r w:rsidR="00F2742B" w:rsidRPr="00AC21A8">
        <w:rPr>
          <w:lang w:val="en-US"/>
        </w:rPr>
        <w:t xml:space="preserve"> in </w:t>
      </w:r>
      <w:r w:rsidRPr="00AC21A8">
        <w:rPr>
          <w:lang w:val="en-US"/>
        </w:rPr>
        <w:t xml:space="preserve">practice, </w:t>
      </w:r>
      <w:r w:rsidR="00F2742B" w:rsidRPr="00AC21A8">
        <w:rPr>
          <w:lang w:val="en-US"/>
        </w:rPr>
        <w:t xml:space="preserve">with the use of </w:t>
      </w:r>
      <w:r w:rsidRPr="00AC21A8">
        <w:rPr>
          <w:lang w:val="en-US"/>
        </w:rPr>
        <w:t>heat exchangers</w:t>
      </w:r>
      <w:r w:rsidR="00F2742B" w:rsidRPr="00AC21A8">
        <w:rPr>
          <w:lang w:val="en-US"/>
        </w:rPr>
        <w:t xml:space="preserve">, </w:t>
      </w:r>
      <w:r w:rsidR="0081020B" w:rsidRPr="00AC21A8">
        <w:rPr>
          <w:lang w:val="en-US"/>
        </w:rPr>
        <w:t>temperatures are not kept constant</w:t>
      </w:r>
      <w:ins w:id="321" w:author="Kleber Marques Lisboa" w:date="2023-10-24T15:23:00Z">
        <w:r w:rsidR="00BD1D7E">
          <w:rPr>
            <w:lang w:val="en-US"/>
          </w:rPr>
          <w:t>, but</w:t>
        </w:r>
      </w:ins>
      <w:ins w:id="322" w:author="Kleber Marques Lisboa" w:date="2023-10-24T15:24:00Z">
        <w:r w:rsidR="00BD1D7E">
          <w:rPr>
            <w:lang w:val="en-US"/>
          </w:rPr>
          <w:t xml:space="preserve"> rather</w:t>
        </w:r>
      </w:ins>
      <w:del w:id="323" w:author="Kleber Marques Lisboa" w:date="2023-10-24T15:23:00Z">
        <w:r w:rsidR="0081020B" w:rsidRPr="00AC21A8" w:rsidDel="00BD1D7E">
          <w:rPr>
            <w:lang w:val="en-US"/>
          </w:rPr>
          <w:delText xml:space="preserve"> (they</w:delText>
        </w:r>
      </w:del>
      <w:del w:id="324" w:author="Kleber Marques Lisboa" w:date="2023-10-24T15:24:00Z">
        <w:r w:rsidR="0081020B" w:rsidRPr="00AC21A8" w:rsidDel="00BD1D7E">
          <w:rPr>
            <w:lang w:val="en-US"/>
          </w:rPr>
          <w:delText xml:space="preserve"> use</w:delText>
        </w:r>
      </w:del>
      <w:ins w:id="325" w:author="Kleber Marques Lisboa" w:date="2023-10-24T15:24:00Z">
        <w:r w:rsidR="00BD1D7E">
          <w:rPr>
            <w:lang w:val="en-US"/>
          </w:rPr>
          <w:t xml:space="preserve"> come from</w:t>
        </w:r>
      </w:ins>
      <w:r w:rsidR="0081020B" w:rsidRPr="00AC21A8">
        <w:rPr>
          <w:lang w:val="en-US"/>
        </w:rPr>
        <w:t xml:space="preserve"> sensible </w:t>
      </w:r>
      <w:r w:rsidR="00775B43">
        <w:rPr>
          <w:lang w:val="en-US"/>
        </w:rPr>
        <w:t xml:space="preserve">waste </w:t>
      </w:r>
      <w:r w:rsidR="0081020B" w:rsidRPr="00AC21A8">
        <w:rPr>
          <w:lang w:val="en-US"/>
        </w:rPr>
        <w:t>heat</w:t>
      </w:r>
      <w:ins w:id="326" w:author="Kleber Marques Lisboa" w:date="2023-10-24T15:24:00Z">
        <w:r w:rsidR="00BD1D7E">
          <w:rPr>
            <w:lang w:val="en-US"/>
          </w:rPr>
          <w:t xml:space="preserve"> source</w:t>
        </w:r>
      </w:ins>
      <w:del w:id="327" w:author="Kleber Marques Lisboa" w:date="2023-10-24T15:24:00Z">
        <w:r w:rsidR="00775B43" w:rsidDel="00BD1D7E">
          <w:rPr>
            <w:lang w:val="en-US"/>
          </w:rPr>
          <w:delText>)</w:delText>
        </w:r>
      </w:del>
      <w:r w:rsidR="0081020B" w:rsidRPr="00AC21A8">
        <w:rPr>
          <w:lang w:val="en-US"/>
        </w:rPr>
        <w:t>.</w:t>
      </w:r>
    </w:p>
    <w:p w14:paraId="27BD6C54" w14:textId="77777777" w:rsidR="00AC21A8" w:rsidRPr="00AC21A8" w:rsidRDefault="00AC21A8">
      <w:pPr>
        <w:spacing w:after="0"/>
        <w:ind w:firstLine="0"/>
        <w:rPr>
          <w:lang w:val="en-US"/>
        </w:rPr>
        <w:pPrChange w:id="328" w:author="Kleber Marques Lisboa" w:date="2023-10-24T15:24:00Z">
          <w:pPr>
            <w:spacing w:after="0" w:line="240" w:lineRule="auto"/>
          </w:pPr>
        </w:pPrChange>
      </w:pPr>
    </w:p>
    <w:p w14:paraId="3FF98F03" w14:textId="1402116D" w:rsidR="00491383" w:rsidRPr="008B6A89" w:rsidRDefault="00491383" w:rsidP="00165B87">
      <w:pPr>
        <w:ind w:firstLine="0"/>
        <w:jc w:val="center"/>
        <w:rPr>
          <w:lang w:val="en-US"/>
        </w:rPr>
      </w:pPr>
      <w:r>
        <w:rPr>
          <w:noProof/>
          <w:lang w:val="en-US"/>
        </w:rPr>
        <w:drawing>
          <wp:inline distT="0" distB="0" distL="0" distR="0" wp14:anchorId="2E634D27" wp14:editId="09D02747">
            <wp:extent cx="5943600" cy="2108835"/>
            <wp:effectExtent l="0" t="0" r="0" b="5715"/>
            <wp:docPr id="10329246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24610" name="Imagem 10329246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108835"/>
                    </a:xfrm>
                    <a:prstGeom prst="rect">
                      <a:avLst/>
                    </a:prstGeom>
                  </pic:spPr>
                </pic:pic>
              </a:graphicData>
            </a:graphic>
          </wp:inline>
        </w:drawing>
      </w:r>
    </w:p>
    <w:p w14:paraId="59CCF7F9" w14:textId="77777777" w:rsidR="00E27730" w:rsidRPr="008B6A89" w:rsidRDefault="00E27730">
      <w:pPr>
        <w:ind w:firstLine="0"/>
        <w:jc w:val="center"/>
        <w:rPr>
          <w:lang w:val="en-US"/>
        </w:rPr>
        <w:pPrChange w:id="329" w:author="Kleber Marques Lisboa" w:date="2023-10-24T09:41:00Z">
          <w:pPr>
            <w:spacing w:line="276" w:lineRule="auto"/>
            <w:ind w:firstLine="0"/>
            <w:jc w:val="center"/>
          </w:pPr>
        </w:pPrChange>
      </w:pPr>
      <w:r w:rsidRPr="008B6A89">
        <w:rPr>
          <w:lang w:val="en-US"/>
        </w:rPr>
        <w:t>Figure 1 - Design of the DCMD system with double heat recovery and partial/total recirculation of the retry current.</w:t>
      </w:r>
    </w:p>
    <w:p w14:paraId="2751E573" w14:textId="77777777" w:rsidR="00B26D2B" w:rsidRDefault="00B26D2B">
      <w:pPr>
        <w:spacing w:after="0"/>
        <w:ind w:firstLine="0"/>
        <w:rPr>
          <w:lang w:val="en-US"/>
        </w:rPr>
        <w:pPrChange w:id="330" w:author="Kleber Marques Lisboa" w:date="2023-10-24T15:24:00Z">
          <w:pPr>
            <w:spacing w:after="0"/>
          </w:pPr>
        </w:pPrChange>
      </w:pPr>
    </w:p>
    <w:p w14:paraId="0BDC2607" w14:textId="5D00F741" w:rsidR="00D26992" w:rsidRPr="008B6A89" w:rsidRDefault="00FE1F72" w:rsidP="00165B87">
      <w:pPr>
        <w:rPr>
          <w:lang w:val="en-US"/>
        </w:rPr>
      </w:pPr>
      <w:r>
        <w:rPr>
          <w:lang w:val="en-US"/>
        </w:rPr>
        <w:t>Here, i</w:t>
      </w:r>
      <w:r w:rsidR="00D26992" w:rsidRPr="008B6A89">
        <w:rPr>
          <w:lang w:val="en-US"/>
        </w:rPr>
        <w:t xml:space="preserve">t is considered </w:t>
      </w:r>
      <w:r>
        <w:rPr>
          <w:lang w:val="en-US"/>
        </w:rPr>
        <w:t>that at the initial time</w:t>
      </w:r>
      <w:r w:rsidR="00D26992" w:rsidRPr="008B6A89">
        <w:rPr>
          <w:lang w:val="en-US"/>
        </w:rPr>
        <w:t xml:space="preserve"> the feed </w:t>
      </w:r>
      <w:r>
        <w:rPr>
          <w:lang w:val="en-US"/>
        </w:rPr>
        <w:t xml:space="preserve">circuit </w:t>
      </w:r>
      <w:r w:rsidR="00D26992" w:rsidRPr="008B6A89">
        <w:rPr>
          <w:lang w:val="en-US"/>
        </w:rPr>
        <w:t xml:space="preserve">is completely filled with </w:t>
      </w:r>
      <w:r w:rsidR="00331A71">
        <w:rPr>
          <w:lang w:val="en-US"/>
        </w:rPr>
        <w:t xml:space="preserve">brackish </w:t>
      </w:r>
      <w:r w:rsidR="00D26992" w:rsidRPr="008B6A89">
        <w:rPr>
          <w:lang w:val="en-US"/>
        </w:rPr>
        <w:t>water, which is at the well salinity (</w:t>
      </w:r>
      <m:oMath>
        <m:sSub>
          <m:sSubPr>
            <m:ctrlPr>
              <w:rPr>
                <w:rFonts w:ascii="Cambria Math" w:hAnsi="Cambria Math"/>
                <w:i/>
                <w:lang w:val="en-US"/>
              </w:rPr>
            </m:ctrlPr>
          </m:sSubPr>
          <m:e>
            <m:r>
              <w:rPr>
                <w:rFonts w:ascii="Cambria Math" w:hAnsi="Cambria Math"/>
                <w:lang w:val="en-US"/>
              </w:rPr>
              <m:t>cs</m:t>
            </m:r>
          </m:e>
          <m:sub>
            <m:r>
              <w:rPr>
                <w:rFonts w:ascii="Cambria Math" w:hAnsi="Cambria Math"/>
                <w:lang w:val="en-US"/>
              </w:rPr>
              <m:t>well</m:t>
            </m:r>
          </m:sub>
        </m:sSub>
      </m:oMath>
      <w:r w:rsidR="00D26992" w:rsidRPr="008B6A89">
        <w:rPr>
          <w:lang w:val="en-US"/>
        </w:rPr>
        <w:t>) and ambient temperature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amb</m:t>
            </m:r>
          </m:sub>
        </m:sSub>
      </m:oMath>
      <w:r w:rsidR="00D26992" w:rsidRPr="008B6A89">
        <w:rPr>
          <w:lang w:val="en-US"/>
        </w:rPr>
        <w:t>) conditions. The distillate circuit is filled with distilled water at the same ambient temperature. The feed stream, at the outlet of the mixing tank/reservoir at 3 (</w:t>
      </w:r>
      <m:oMath>
        <m:sSub>
          <m:sSubPr>
            <m:ctrlPr>
              <w:rPr>
                <w:rFonts w:ascii="Cambria Math" w:hAnsi="Cambria Math"/>
                <w:i/>
                <w:lang w:val="en-US"/>
              </w:rPr>
            </m:ctrlPr>
          </m:sSubPr>
          <m:e>
            <m:r>
              <w:rPr>
                <w:rFonts w:ascii="Cambria Math" w:hAnsi="Cambria Math"/>
                <w:lang w:val="en-US"/>
              </w:rPr>
              <m:t>cs</m:t>
            </m:r>
          </m:e>
          <m:sub>
            <m:r>
              <w:rPr>
                <w:rFonts w:ascii="Cambria Math" w:hAnsi="Cambria Math"/>
                <w:lang w:val="en-US"/>
              </w:rPr>
              <m:t>3</m:t>
            </m:r>
          </m:sub>
        </m:sSub>
      </m:oMath>
      <w:r w:rsidR="00D26992" w:rsidRPr="008B6A89">
        <w:rPr>
          <w:lang w:val="en-US"/>
        </w:rPr>
        <w:t xml:space="preserve">, </w:t>
      </w:r>
      <m:oMath>
        <m:r>
          <w:rPr>
            <w:rFonts w:ascii="Cambria Math" w:hAnsi="Cambria Math"/>
            <w:lang w:val="en-US"/>
          </w:rPr>
          <m:t xml:space="preserve"> </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V</m:t>
                </m:r>
              </m:e>
            </m:acc>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V</m:t>
                </m:r>
              </m:e>
            </m:acc>
          </m:e>
          <m:sub>
            <m:r>
              <w:rPr>
                <w:rFonts w:ascii="Cambria Math" w:hAnsi="Cambria Math"/>
                <w:lang w:val="en-US"/>
              </w:rPr>
              <m:t>feed</m:t>
            </m:r>
          </m:sub>
        </m:sSub>
      </m:oMath>
      <w:r w:rsidR="00D26992" w:rsidRPr="008B6A89">
        <w:rPr>
          <w:lang w:val="en-US"/>
        </w:rPr>
        <w:t xml:space="preserve"> and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3</m:t>
            </m:r>
          </m:sub>
        </m:sSub>
      </m:oMath>
      <w:r w:rsidR="00D26992" w:rsidRPr="008B6A89">
        <w:rPr>
          <w:lang w:val="en-US"/>
        </w:rPr>
        <w:t xml:space="preserve">), enters </w:t>
      </w:r>
      <w:r w:rsidR="003B3A78">
        <w:rPr>
          <w:lang w:val="en-US"/>
        </w:rPr>
        <w:t xml:space="preserve">the </w:t>
      </w:r>
      <w:r w:rsidR="00D26992" w:rsidRPr="008B6A89">
        <w:rPr>
          <w:lang w:val="en-US"/>
        </w:rPr>
        <w:t xml:space="preserve">heat exchanger 1 (HX-1) </w:t>
      </w:r>
      <w:r w:rsidR="00331A71">
        <w:rPr>
          <w:lang w:val="en-US"/>
        </w:rPr>
        <w:t>which</w:t>
      </w:r>
      <w:r w:rsidR="00D26992" w:rsidRPr="008B6A89">
        <w:rPr>
          <w:lang w:val="en-US"/>
        </w:rPr>
        <w:t xml:space="preserve"> makes it hotter at 4 (</w:t>
      </w:r>
      <m:oMath>
        <m:sSub>
          <m:sSubPr>
            <m:ctrlPr>
              <w:rPr>
                <w:rFonts w:ascii="Cambria Math" w:hAnsi="Cambria Math"/>
                <w:i/>
                <w:lang w:val="en-US"/>
              </w:rPr>
            </m:ctrlPr>
          </m:sSubPr>
          <m:e>
            <m:r>
              <w:rPr>
                <w:rFonts w:ascii="Cambria Math" w:hAnsi="Cambria Math"/>
                <w:lang w:val="en-US"/>
              </w:rPr>
              <m:t>cs</m:t>
            </m:r>
          </m:e>
          <m:sub>
            <m:r>
              <w:rPr>
                <w:rFonts w:ascii="Cambria Math" w:hAnsi="Cambria Math"/>
                <w:lang w:val="en-US"/>
              </w:rPr>
              <m:t>4</m:t>
            </m:r>
          </m:sub>
        </m:sSub>
      </m:oMath>
      <w:r w:rsidR="00D26992" w:rsidRPr="008B6A89">
        <w:rPr>
          <w:lang w:val="en-US"/>
        </w:rPr>
        <w:t xml:space="preserve">, </w:t>
      </w:r>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V</m:t>
                </m:r>
              </m:e>
            </m:acc>
          </m:e>
          <m:sub>
            <m:r>
              <w:rPr>
                <w:rFonts w:ascii="Cambria Math" w:hAnsi="Cambria Math"/>
                <w:lang w:val="en-US"/>
              </w:rPr>
              <m:t>4</m:t>
            </m:r>
          </m:sub>
        </m:sSub>
      </m:oMath>
      <w:r w:rsidR="00D26992" w:rsidRPr="008B6A89">
        <w:rPr>
          <w:lang w:val="en-US"/>
        </w:rPr>
        <w:t xml:space="preserve"> and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4</m:t>
            </m:r>
          </m:sub>
        </m:sSub>
      </m:oMath>
      <w:r w:rsidR="00D26992" w:rsidRPr="008B6A89">
        <w:rPr>
          <w:lang w:val="en-US"/>
        </w:rPr>
        <w:t>), after receiving energy from the distillate stream coming from the output of the DCMD module at 11 (</w:t>
      </w:r>
      <m:oMath>
        <m:sSub>
          <m:sSubPr>
            <m:ctrlPr>
              <w:rPr>
                <w:rFonts w:ascii="Cambria Math" w:hAnsi="Cambria Math"/>
                <w:i/>
                <w:lang w:val="en-US"/>
              </w:rPr>
            </m:ctrlPr>
          </m:sSubPr>
          <m:e>
            <m:r>
              <w:rPr>
                <w:rFonts w:ascii="Cambria Math" w:hAnsi="Cambria Math"/>
                <w:lang w:val="en-US"/>
              </w:rPr>
              <m:t>cs</m:t>
            </m:r>
          </m:e>
          <m:sub>
            <m:r>
              <w:rPr>
                <w:rFonts w:ascii="Cambria Math" w:hAnsi="Cambria Math"/>
                <w:lang w:val="en-US"/>
              </w:rPr>
              <m:t>11</m:t>
            </m:r>
          </m:sub>
        </m:sSub>
      </m:oMath>
      <w:r w:rsidR="00D26992" w:rsidRPr="008B6A89">
        <w:rPr>
          <w:lang w:val="en-US"/>
        </w:rPr>
        <w:t xml:space="preserve">, </w:t>
      </w:r>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V</m:t>
                </m:r>
              </m:e>
            </m:acc>
          </m:e>
          <m:sub>
            <m:r>
              <w:rPr>
                <w:rFonts w:ascii="Cambria Math" w:hAnsi="Cambria Math"/>
                <w:lang w:val="en-US"/>
              </w:rPr>
              <m:t>11</m:t>
            </m:r>
          </m:sub>
        </m:sSub>
      </m:oMath>
      <w:r w:rsidR="00D26992" w:rsidRPr="008B6A89">
        <w:rPr>
          <w:lang w:val="en-US"/>
        </w:rPr>
        <w:t xml:space="preserve"> and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11</m:t>
            </m:r>
          </m:sub>
        </m:sSub>
      </m:oMath>
      <w:r w:rsidR="00D26992" w:rsidRPr="008B6A89">
        <w:rPr>
          <w:lang w:val="en-US"/>
        </w:rPr>
        <w:t xml:space="preserve">). As demonstrated in </w:t>
      </w:r>
      <w:r w:rsidR="001C78A5">
        <w:rPr>
          <w:lang w:val="en-US"/>
        </w:rPr>
        <w:t>the literature</w:t>
      </w:r>
      <w:r w:rsidR="00D26992" w:rsidRPr="008B6A89">
        <w:rPr>
          <w:lang w:val="en-US"/>
        </w:rPr>
        <w:t>, the mandatory use of this heat exchanger (HX-1) greatly increases the efficiency of the MD system by reducing the amount of heat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h</m:t>
            </m:r>
          </m:sub>
        </m:sSub>
      </m:oMath>
      <w:r w:rsidR="00D26992" w:rsidRPr="008B6A89">
        <w:rPr>
          <w:lang w:val="en-US"/>
        </w:rPr>
        <w:t xml:space="preserve">) that must be supplied by the heater to raise the supply current temperature to the working temperature </w:t>
      </w:r>
      <w:r w:rsidR="005B6588">
        <w:rPr>
          <w:lang w:val="en-US"/>
        </w:rPr>
        <w:t>at</w:t>
      </w:r>
      <w:r w:rsidR="00D26992" w:rsidRPr="008B6A89">
        <w:rPr>
          <w:lang w:val="en-US"/>
        </w:rPr>
        <w:t xml:space="preserve"> 5 (</w:t>
      </w:r>
      <m:oMath>
        <m:sSub>
          <m:sSubPr>
            <m:ctrlPr>
              <w:rPr>
                <w:rFonts w:ascii="Cambria Math" w:hAnsi="Cambria Math"/>
                <w:i/>
                <w:lang w:val="en-US"/>
              </w:rPr>
            </m:ctrlPr>
          </m:sSubPr>
          <m:e>
            <m:r>
              <w:rPr>
                <w:rFonts w:ascii="Cambria Math" w:hAnsi="Cambria Math"/>
                <w:lang w:val="en-US"/>
              </w:rPr>
              <m:t>cs</m:t>
            </m:r>
          </m:e>
          <m:sub>
            <m:r>
              <w:rPr>
                <w:rFonts w:ascii="Cambria Math" w:hAnsi="Cambria Math"/>
                <w:lang w:val="en-US"/>
              </w:rPr>
              <m:t>5</m:t>
            </m:r>
          </m:sub>
        </m:sSub>
      </m:oMath>
      <w:r w:rsidR="00D26992" w:rsidRPr="008B6A89">
        <w:rPr>
          <w:lang w:val="en-US"/>
        </w:rPr>
        <w:t xml:space="preserve">, </w:t>
      </w:r>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V</m:t>
                </m:r>
              </m:e>
            </m:acc>
          </m:e>
          <m:sub>
            <m:r>
              <w:rPr>
                <w:rFonts w:ascii="Cambria Math" w:hAnsi="Cambria Math"/>
                <w:lang w:val="en-US"/>
              </w:rPr>
              <m:t>5</m:t>
            </m:r>
          </m:sub>
        </m:sSub>
      </m:oMath>
      <w:r w:rsidR="00D26992" w:rsidRPr="008B6A89">
        <w:rPr>
          <w:lang w:val="en-US"/>
        </w:rPr>
        <w:t xml:space="preserve"> and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5</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feed</m:t>
            </m:r>
          </m:sub>
        </m:sSub>
      </m:oMath>
      <w:r w:rsidR="00D26992" w:rsidRPr="008B6A89">
        <w:rPr>
          <w:lang w:val="en-US"/>
        </w:rPr>
        <w:t>).</w:t>
      </w:r>
    </w:p>
    <w:p w14:paraId="17AB8554" w14:textId="73CA2839" w:rsidR="00B17827" w:rsidRPr="008B6A89" w:rsidRDefault="00B17827" w:rsidP="00165B87">
      <w:pPr>
        <w:rPr>
          <w:lang w:val="en-US"/>
        </w:rPr>
      </w:pPr>
      <w:r w:rsidRPr="008B6A89">
        <w:rPr>
          <w:lang w:val="en-US"/>
        </w:rPr>
        <w:t>The concentrated module effluent (the retentate) in 6 (</w:t>
      </w:r>
      <m:oMath>
        <m:sSub>
          <m:sSubPr>
            <m:ctrlPr>
              <w:rPr>
                <w:rFonts w:ascii="Cambria Math" w:hAnsi="Cambria Math"/>
                <w:i/>
                <w:lang w:val="en-US"/>
              </w:rPr>
            </m:ctrlPr>
          </m:sSubPr>
          <m:e>
            <m:r>
              <w:rPr>
                <w:rFonts w:ascii="Cambria Math" w:hAnsi="Cambria Math"/>
                <w:lang w:val="en-US"/>
              </w:rPr>
              <m:t>cs</m:t>
            </m:r>
          </m:e>
          <m:sub>
            <m:r>
              <w:rPr>
                <w:rFonts w:ascii="Cambria Math" w:hAnsi="Cambria Math"/>
                <w:lang w:val="en-US"/>
              </w:rPr>
              <m:t>6</m:t>
            </m:r>
          </m:sub>
        </m:sSub>
      </m:oMath>
      <w:r w:rsidRPr="008B6A89">
        <w:rPr>
          <w:lang w:val="en-US"/>
        </w:rPr>
        <w:t xml:space="preserve">, </w:t>
      </w:r>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V</m:t>
                </m:r>
              </m:e>
            </m:acc>
          </m:e>
          <m:sub>
            <m:r>
              <w:rPr>
                <w:rFonts w:ascii="Cambria Math" w:hAnsi="Cambria Math"/>
                <w:lang w:val="en-US"/>
              </w:rPr>
              <m:t>6</m:t>
            </m:r>
          </m:sub>
        </m:sSub>
      </m:oMath>
      <w:r w:rsidRPr="008B6A89">
        <w:rPr>
          <w:lang w:val="en-US"/>
        </w:rPr>
        <w:t xml:space="preserve"> and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6</m:t>
            </m:r>
          </m:sub>
        </m:sSub>
      </m:oMath>
      <w:r w:rsidRPr="008B6A89">
        <w:rPr>
          <w:lang w:val="en-US"/>
        </w:rPr>
        <w:t xml:space="preserve">) can be removed from the system (as a reject stream) or it can be recycled (recirculated). In the present work, </w:t>
      </w:r>
      <w:r w:rsidR="00775B43">
        <w:rPr>
          <w:lang w:val="en-US"/>
        </w:rPr>
        <w:t xml:space="preserve">the computational code was built by taking into consideration </w:t>
      </w:r>
      <w:r w:rsidRPr="008B6A89">
        <w:rPr>
          <w:lang w:val="en-US"/>
        </w:rPr>
        <w:t>both possibilities, simultaneously or not, depending on a flow rejection fraction (</w:t>
      </w:r>
      <m:oMath>
        <m:r>
          <w:rPr>
            <w:rFonts w:ascii="Cambria Math" w:hAnsi="Cambria Math"/>
            <w:lang w:val="en-US"/>
          </w:rPr>
          <m:t>λ</m:t>
        </m:r>
      </m:oMath>
      <w:r w:rsidRPr="008B6A89">
        <w:rPr>
          <w:lang w:val="en-US"/>
        </w:rPr>
        <w:t>) in 9 (</w:t>
      </w:r>
      <m:oMath>
        <m:sSub>
          <m:sSubPr>
            <m:ctrlPr>
              <w:rPr>
                <w:rFonts w:ascii="Cambria Math" w:hAnsi="Cambria Math"/>
                <w:i/>
                <w:lang w:val="en-US"/>
              </w:rPr>
            </m:ctrlPr>
          </m:sSubPr>
          <m:e>
            <m:r>
              <w:rPr>
                <w:rFonts w:ascii="Cambria Math" w:hAnsi="Cambria Math"/>
                <w:lang w:val="en-US"/>
              </w:rPr>
              <m:t>cs</m:t>
            </m:r>
          </m:e>
          <m:sub>
            <m:r>
              <w:rPr>
                <w:rFonts w:ascii="Cambria Math" w:hAnsi="Cambria Math"/>
                <w:lang w:val="en-US"/>
              </w:rPr>
              <m:t>9</m:t>
            </m:r>
          </m:sub>
        </m:sSub>
      </m:oMath>
      <w:r w:rsidRPr="008B6A89">
        <w:rPr>
          <w:lang w:val="en-US"/>
        </w:rPr>
        <w:t xml:space="preserve">, </w:t>
      </w:r>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V</m:t>
                </m:r>
              </m:e>
            </m:acc>
          </m:e>
          <m:sub>
            <m:r>
              <w:rPr>
                <w:rFonts w:ascii="Cambria Math" w:hAnsi="Cambria Math"/>
                <w:lang w:val="en-US"/>
              </w:rPr>
              <m:t>9</m:t>
            </m:r>
          </m:sub>
        </m:sSub>
      </m:oMath>
      <w:r w:rsidRPr="008B6A89">
        <w:rPr>
          <w:lang w:val="en-US"/>
        </w:rPr>
        <w:t xml:space="preserve"> and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9</m:t>
            </m:r>
          </m:sub>
        </m:sSub>
      </m:oMath>
      <w:r w:rsidRPr="008B6A89">
        <w:rPr>
          <w:lang w:val="en-US"/>
        </w:rPr>
        <w:t xml:space="preserve">), which directly and dynamically impacts the concentration of the solution in the tank (which feeds the MD system) and its volume,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mix</m:t>
            </m:r>
          </m:sub>
        </m:sSub>
      </m:oMath>
      <w:r w:rsidRPr="008B6A89">
        <w:rPr>
          <w:lang w:val="en-US"/>
        </w:rPr>
        <w:t xml:space="preserve">. When </w:t>
      </w:r>
      <m:oMath>
        <m:r>
          <w:rPr>
            <w:rFonts w:ascii="Cambria Math" w:hAnsi="Cambria Math"/>
            <w:lang w:val="en-US"/>
          </w:rPr>
          <m:t>λ=1</m:t>
        </m:r>
      </m:oMath>
      <w:r w:rsidRPr="008B6A89">
        <w:rPr>
          <w:lang w:val="en-US"/>
        </w:rPr>
        <w:t xml:space="preserve">, the brine is completely rejected in 9 (the MD system must be continuously fed from the well on a permanent basis). Otherwise, when </w:t>
      </w:r>
      <m:oMath>
        <m:r>
          <w:rPr>
            <w:rFonts w:ascii="Cambria Math" w:hAnsi="Cambria Math"/>
            <w:lang w:val="en-US"/>
          </w:rPr>
          <m:t>λ</m:t>
        </m:r>
        <m:r>
          <w:del w:id="331" w:author="Kleber Marques Lisboa" w:date="2023-10-24T15:36:00Z">
            <w:rPr>
              <w:rFonts w:ascii="Cambria Math" w:hAnsi="Cambria Math"/>
              <w:lang w:val="en-US"/>
            </w:rPr>
            <m:t>≠</m:t>
          </w:del>
        </m:r>
        <m:r>
          <w:ins w:id="332" w:author="Kleber Marques Lisboa" w:date="2023-10-24T15:36:00Z">
            <w:rPr>
              <w:rFonts w:ascii="Cambria Math" w:hAnsi="Cambria Math"/>
              <w:lang w:val="en-US"/>
            </w:rPr>
            <m:t>&lt;</m:t>
          </w:ins>
        </m:r>
        <m:r>
          <w:rPr>
            <w:rFonts w:ascii="Cambria Math" w:hAnsi="Cambria Math"/>
            <w:lang w:val="en-US"/>
          </w:rPr>
          <m:t>1</m:t>
        </m:r>
      </m:oMath>
      <w:r w:rsidRPr="008B6A89">
        <w:rPr>
          <w:lang w:val="en-US"/>
        </w:rPr>
        <w:t xml:space="preserve">, the retentate is partially recycled/rejected. Under this condition, unlike common practice, where a </w:t>
      </w:r>
      <w:r w:rsidR="000073F2">
        <w:rPr>
          <w:lang w:val="en-US"/>
        </w:rPr>
        <w:t xml:space="preserve">steady-state </w:t>
      </w:r>
      <w:r w:rsidRPr="008B6A89">
        <w:rPr>
          <w:lang w:val="en-US"/>
        </w:rPr>
        <w:t>approach is employed for long duration operations, a fully transient operation</w:t>
      </w:r>
      <w:r w:rsidR="00775B43">
        <w:rPr>
          <w:lang w:val="en-US"/>
        </w:rPr>
        <w:t xml:space="preserve">/simulation </w:t>
      </w:r>
      <w:r w:rsidRPr="008B6A89">
        <w:rPr>
          <w:lang w:val="en-US"/>
        </w:rPr>
        <w:t>must be adopted since the volume and concentration of the mixing tank vary dynamically with time.</w:t>
      </w:r>
    </w:p>
    <w:bookmarkEnd w:id="318"/>
    <w:p w14:paraId="2A26B67E" w14:textId="0033D44E" w:rsidR="00B17827" w:rsidRPr="008B6A89" w:rsidRDefault="00B17827" w:rsidP="00165B87">
      <w:pPr>
        <w:rPr>
          <w:lang w:val="en-US"/>
        </w:rPr>
      </w:pPr>
      <w:r w:rsidRPr="008B6A89">
        <w:rPr>
          <w:lang w:val="en-US"/>
        </w:rPr>
        <w:t>When necessary, depending on salinity and volume of mixing tank 1</w:t>
      </w:r>
      <w:r w:rsidR="003D1304">
        <w:rPr>
          <w:lang w:val="en-US"/>
        </w:rPr>
        <w:t xml:space="preserve"> (or the operating regime)</w:t>
      </w:r>
      <w:r w:rsidRPr="008B6A89">
        <w:rPr>
          <w:lang w:val="en-US"/>
        </w:rPr>
        <w:t xml:space="preserve">, brackish water </w:t>
      </w:r>
      <w:r w:rsidR="000073F2">
        <w:rPr>
          <w:lang w:val="en-US"/>
        </w:rPr>
        <w:t>can be</w:t>
      </w:r>
      <w:r w:rsidRPr="008B6A89">
        <w:rPr>
          <w:lang w:val="en-US"/>
        </w:rPr>
        <w:t xml:space="preserve"> pumped from the well in 1 (with </w:t>
      </w:r>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V</m:t>
                </m:r>
              </m:e>
            </m:acc>
          </m:e>
          <m:sub>
            <m:r>
              <w:rPr>
                <w:rFonts w:ascii="Cambria Math" w:hAnsi="Cambria Math"/>
                <w:lang w:val="en-US"/>
              </w:rPr>
              <m:t>well</m:t>
            </m:r>
          </m:sub>
        </m:sSub>
      </m:oMath>
      <w:r w:rsidRPr="008B6A89">
        <w:rPr>
          <w:lang w:val="en-US"/>
        </w:rPr>
        <w:t xml:space="preserve">, </w:t>
      </w:r>
      <m:oMath>
        <m:sSub>
          <m:sSubPr>
            <m:ctrlPr>
              <w:rPr>
                <w:rFonts w:ascii="Cambria Math" w:hAnsi="Cambria Math"/>
                <w:i/>
                <w:lang w:val="en-US"/>
              </w:rPr>
            </m:ctrlPr>
          </m:sSubPr>
          <m:e>
            <m:r>
              <w:rPr>
                <w:rFonts w:ascii="Cambria Math" w:hAnsi="Cambria Math"/>
                <w:lang w:val="en-US"/>
              </w:rPr>
              <m:t>cs</m:t>
            </m:r>
          </m:e>
          <m:sub>
            <m:r>
              <w:rPr>
                <w:rFonts w:ascii="Cambria Math" w:hAnsi="Cambria Math"/>
                <w:lang w:val="en-US"/>
              </w:rPr>
              <m:t>well</m:t>
            </m:r>
          </m:sub>
        </m:sSub>
      </m:oMath>
      <w:r w:rsidRPr="008B6A89">
        <w:rPr>
          <w:lang w:val="en-US"/>
        </w:rPr>
        <w:t xml:space="preserve"> and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well</m:t>
            </m:r>
          </m:sub>
        </m:sSub>
      </m:oMath>
      <w:r w:rsidRPr="008B6A89">
        <w:rPr>
          <w:lang w:val="en-US"/>
        </w:rPr>
        <w:t xml:space="preserve">) </w:t>
      </w:r>
      <w:r w:rsidR="000073F2">
        <w:rPr>
          <w:lang w:val="en-US"/>
        </w:rPr>
        <w:t>passing through the</w:t>
      </w:r>
      <w:r w:rsidRPr="008B6A89">
        <w:rPr>
          <w:lang w:val="en-US"/>
        </w:rPr>
        <w:t xml:space="preserve"> heat exchanger 2 (HX-2) as a cold stream to gain energy carried by the effluent retentate from the DCMD module in 6, which </w:t>
      </w:r>
      <w:r w:rsidR="000073F2">
        <w:rPr>
          <w:lang w:val="en-US"/>
        </w:rPr>
        <w:t>will be</w:t>
      </w:r>
      <w:r w:rsidRPr="008B6A89">
        <w:rPr>
          <w:lang w:val="en-US"/>
        </w:rPr>
        <w:t xml:space="preserve"> cooled down to 7 (</w:t>
      </w:r>
      <m:oMath>
        <m:sSub>
          <m:sSubPr>
            <m:ctrlPr>
              <w:rPr>
                <w:rFonts w:ascii="Cambria Math" w:hAnsi="Cambria Math"/>
                <w:i/>
                <w:lang w:val="en-US"/>
              </w:rPr>
            </m:ctrlPr>
          </m:sSubPr>
          <m:e>
            <m:r>
              <w:rPr>
                <w:rFonts w:ascii="Cambria Math" w:hAnsi="Cambria Math"/>
                <w:lang w:val="en-US"/>
              </w:rPr>
              <m:t>cs</m:t>
            </m:r>
          </m:e>
          <m:sub>
            <m:r>
              <w:rPr>
                <w:rFonts w:ascii="Cambria Math" w:hAnsi="Cambria Math"/>
                <w:lang w:val="en-US"/>
              </w:rPr>
              <m:t>7</m:t>
            </m:r>
          </m:sub>
        </m:sSub>
      </m:oMath>
      <w:r w:rsidRPr="008B6A89">
        <w:rPr>
          <w:lang w:val="en-US"/>
        </w:rPr>
        <w:t xml:space="preserve">, </w:t>
      </w:r>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Q</m:t>
                </m:r>
              </m:e>
            </m:acc>
          </m:e>
          <m:sub>
            <m:r>
              <w:rPr>
                <w:rFonts w:ascii="Cambria Math" w:hAnsi="Cambria Math"/>
                <w:lang w:val="en-US"/>
              </w:rPr>
              <m:t>7</m:t>
            </m:r>
          </m:sub>
        </m:sSub>
      </m:oMath>
      <w:r w:rsidRPr="008B6A89">
        <w:rPr>
          <w:lang w:val="en-US"/>
        </w:rPr>
        <w:t xml:space="preserve"> and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7</m:t>
            </m:r>
          </m:sub>
        </m:sSub>
      </m:oMath>
      <w:r w:rsidRPr="008B6A89">
        <w:rPr>
          <w:lang w:val="en-US"/>
        </w:rPr>
        <w:t>). The stream at 7 can be directed, either totally (</w:t>
      </w:r>
      <m:oMath>
        <m:r>
          <w:rPr>
            <w:rFonts w:ascii="Cambria Math" w:hAnsi="Cambria Math"/>
            <w:lang w:val="en-US"/>
          </w:rPr>
          <m:t>λ=0</m:t>
        </m:r>
      </m:oMath>
      <w:r w:rsidRPr="008B6A89">
        <w:rPr>
          <w:lang w:val="en-US"/>
        </w:rPr>
        <w:t xml:space="preserve">) or </w:t>
      </w:r>
      <w:r w:rsidR="008B6A89" w:rsidRPr="008B6A89">
        <w:rPr>
          <w:lang w:val="en-US"/>
        </w:rPr>
        <w:t>partially</w:t>
      </w:r>
      <w:r w:rsidR="008B6A89">
        <w:rPr>
          <w:lang w:val="en-US"/>
        </w:rPr>
        <w:t xml:space="preserve"> </w:t>
      </w:r>
      <w:r w:rsidR="008B6A89" w:rsidRPr="008B6A89">
        <w:rPr>
          <w:lang w:val="en-US"/>
        </w:rPr>
        <w:t>(</w:t>
      </w:r>
      <m:oMath>
        <m:r>
          <w:rPr>
            <w:rFonts w:ascii="Cambria Math" w:hAnsi="Cambria Math"/>
            <w:lang w:val="en-US"/>
          </w:rPr>
          <m:t>0&lt;λ&lt;1</m:t>
        </m:r>
      </m:oMath>
      <w:r w:rsidR="00E27730" w:rsidRPr="008B6A89">
        <w:rPr>
          <w:lang w:val="en-US"/>
        </w:rPr>
        <w:t>)</w:t>
      </w:r>
      <w:r w:rsidRPr="008B6A89">
        <w:rPr>
          <w:lang w:val="en-US"/>
        </w:rPr>
        <w:t>, to tank 1 through the line at 8 (</w:t>
      </w:r>
      <m:oMath>
        <m:sSub>
          <m:sSubPr>
            <m:ctrlPr>
              <w:rPr>
                <w:rFonts w:ascii="Cambria Math" w:hAnsi="Cambria Math"/>
                <w:i/>
                <w:lang w:val="en-US"/>
              </w:rPr>
            </m:ctrlPr>
          </m:sSubPr>
          <m:e>
            <m:r>
              <w:rPr>
                <w:rFonts w:ascii="Cambria Math" w:hAnsi="Cambria Math"/>
                <w:lang w:val="en-US"/>
              </w:rPr>
              <m:t>cs</m:t>
            </m:r>
          </m:e>
          <m:sub>
            <m:r>
              <w:rPr>
                <w:rFonts w:ascii="Cambria Math" w:hAnsi="Cambria Math"/>
                <w:lang w:val="en-US"/>
              </w:rPr>
              <m:t>8</m:t>
            </m:r>
          </m:sub>
        </m:sSub>
      </m:oMath>
      <w:r w:rsidRPr="008B6A89">
        <w:rPr>
          <w:lang w:val="en-US"/>
        </w:rPr>
        <w:t xml:space="preserve">, </w:t>
      </w:r>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V</m:t>
                </m:r>
              </m:e>
            </m:acc>
          </m:e>
          <m:sub>
            <m:r>
              <w:rPr>
                <w:rFonts w:ascii="Cambria Math" w:hAnsi="Cambria Math"/>
                <w:lang w:val="en-US"/>
              </w:rPr>
              <m:t>8</m:t>
            </m:r>
          </m:sub>
        </m:sSub>
      </m:oMath>
      <w:r w:rsidRPr="008B6A89">
        <w:rPr>
          <w:lang w:val="en-US"/>
        </w:rPr>
        <w:t xml:space="preserve"> and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8</m:t>
            </m:r>
          </m:sub>
        </m:sSub>
      </m:oMath>
      <w:r w:rsidRPr="008B6A89">
        <w:rPr>
          <w:lang w:val="en-US"/>
        </w:rPr>
        <w:t>), to be mixed with the heated brackish water stream coming from 2 (</w:t>
      </w:r>
      <m:oMath>
        <m:sSub>
          <m:sSubPr>
            <m:ctrlPr>
              <w:rPr>
                <w:rFonts w:ascii="Cambria Math" w:hAnsi="Cambria Math"/>
                <w:i/>
                <w:lang w:val="en-US"/>
              </w:rPr>
            </m:ctrlPr>
          </m:sSubPr>
          <m:e>
            <m:r>
              <w:rPr>
                <w:rFonts w:ascii="Cambria Math" w:hAnsi="Cambria Math"/>
                <w:lang w:val="en-US"/>
              </w:rPr>
              <m:t>cs</m:t>
            </m:r>
          </m:e>
          <m:sub>
            <m:r>
              <w:rPr>
                <w:rFonts w:ascii="Cambria Math" w:hAnsi="Cambria Math"/>
                <w:lang w:val="en-US"/>
              </w:rPr>
              <m:t>2</m:t>
            </m:r>
          </m:sub>
        </m:sSub>
      </m:oMath>
      <w:r w:rsidRPr="008B6A89">
        <w:rPr>
          <w:lang w:val="en-US"/>
        </w:rPr>
        <w:t xml:space="preserve">, </w:t>
      </w:r>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V</m:t>
                </m:r>
              </m:e>
            </m:acc>
          </m:e>
          <m:sub>
            <m:r>
              <w:rPr>
                <w:rFonts w:ascii="Cambria Math" w:hAnsi="Cambria Math"/>
                <w:lang w:val="en-US"/>
              </w:rPr>
              <m:t>2</m:t>
            </m:r>
          </m:sub>
        </m:sSub>
      </m:oMath>
      <w:r w:rsidRPr="008B6A89">
        <w:rPr>
          <w:lang w:val="en-US"/>
        </w:rPr>
        <w:t xml:space="preserve"> and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2</m:t>
            </m:r>
          </m:sub>
        </m:sSub>
      </m:oMath>
      <w:r w:rsidRPr="008B6A89">
        <w:rPr>
          <w:lang w:val="en-US"/>
        </w:rPr>
        <w:t>).</w:t>
      </w:r>
    </w:p>
    <w:p w14:paraId="2A33C47C" w14:textId="0C0CA105" w:rsidR="003D1304" w:rsidRDefault="009009B3" w:rsidP="00165B87">
      <w:pPr>
        <w:widowControl w:val="0"/>
        <w:rPr>
          <w:lang w:val="en-US"/>
        </w:rPr>
      </w:pPr>
      <w:r w:rsidRPr="009009B3">
        <w:rPr>
          <w:lang w:val="en-US"/>
        </w:rPr>
        <w:t>Thus, in addition to the modes of operation of the desalination system (batch, semi-batch</w:t>
      </w:r>
      <w:r w:rsidR="00D07390">
        <w:rPr>
          <w:lang w:val="en-US"/>
        </w:rPr>
        <w:t>,</w:t>
      </w:r>
      <w:r w:rsidRPr="009009B3">
        <w:rPr>
          <w:lang w:val="en-US"/>
        </w:rPr>
        <w:t xml:space="preserve"> </w:t>
      </w:r>
      <w:r w:rsidR="00D07390">
        <w:rPr>
          <w:lang w:val="en-US"/>
        </w:rPr>
        <w:t xml:space="preserve">volume or salinity controlling, </w:t>
      </w:r>
      <w:r w:rsidRPr="009009B3">
        <w:rPr>
          <w:lang w:val="en-US"/>
        </w:rPr>
        <w:t>continuous</w:t>
      </w:r>
      <w:r w:rsidR="00D07390">
        <w:rPr>
          <w:lang w:val="en-US"/>
        </w:rPr>
        <w:t xml:space="preserve"> and steady-state</w:t>
      </w:r>
      <w:r w:rsidRPr="009009B3">
        <w:rPr>
          <w:lang w:val="en-US"/>
        </w:rPr>
        <w:t>)</w:t>
      </w:r>
      <w:r w:rsidR="00B17827" w:rsidRPr="008B6A89">
        <w:rPr>
          <w:lang w:val="en-US"/>
        </w:rPr>
        <w:t xml:space="preserve">, the numerical simulation to be developed will seek to understand the energy efficiency </w:t>
      </w:r>
      <w:r>
        <w:rPr>
          <w:lang w:val="en-US"/>
        </w:rPr>
        <w:t>behavior</w:t>
      </w:r>
      <w:r w:rsidR="00B17827" w:rsidRPr="008B6A89">
        <w:rPr>
          <w:lang w:val="en-US"/>
        </w:rPr>
        <w:t xml:space="preserve"> </w:t>
      </w:r>
      <w:r>
        <w:rPr>
          <w:lang w:val="en-US"/>
        </w:rPr>
        <w:t xml:space="preserve">when </w:t>
      </w:r>
      <w:r w:rsidR="00B17827" w:rsidRPr="008B6A89">
        <w:rPr>
          <w:lang w:val="en-US"/>
        </w:rPr>
        <w:t>an additional heat exchanger, HX-2</w:t>
      </w:r>
      <w:r w:rsidR="00D1050C">
        <w:rPr>
          <w:lang w:val="en-US"/>
        </w:rPr>
        <w:t xml:space="preserve"> (</w:t>
      </w:r>
      <w:r w:rsidR="00B17827" w:rsidRPr="008B6A89">
        <w:rPr>
          <w:lang w:val="en-US"/>
        </w:rPr>
        <w:t>for thermal exchange between the retentate stream and the</w:t>
      </w:r>
      <w:r w:rsidR="00180B82">
        <w:rPr>
          <w:lang w:val="en-US"/>
        </w:rPr>
        <w:t xml:space="preserve"> brackish</w:t>
      </w:r>
      <w:r w:rsidR="00B17827" w:rsidRPr="008B6A89">
        <w:rPr>
          <w:lang w:val="en-US"/>
        </w:rPr>
        <w:t xml:space="preserve"> </w:t>
      </w:r>
      <w:r w:rsidR="00180B82">
        <w:rPr>
          <w:lang w:val="en-US"/>
        </w:rPr>
        <w:t xml:space="preserve">water from the </w:t>
      </w:r>
      <w:r w:rsidR="00B17827" w:rsidRPr="008B6A89">
        <w:rPr>
          <w:lang w:val="en-US"/>
        </w:rPr>
        <w:t>well</w:t>
      </w:r>
      <w:r w:rsidR="00D1050C">
        <w:rPr>
          <w:lang w:val="en-US"/>
        </w:rPr>
        <w:t>)</w:t>
      </w:r>
      <w:r w:rsidR="00B17827" w:rsidRPr="008B6A89">
        <w:rPr>
          <w:lang w:val="en-US"/>
        </w:rPr>
        <w:t>, and partial rejection/recirculation of this retentate after thermal exchange</w:t>
      </w:r>
      <w:r>
        <w:rPr>
          <w:lang w:val="en-US"/>
        </w:rPr>
        <w:t xml:space="preserve"> </w:t>
      </w:r>
      <w:r w:rsidR="00775B43">
        <w:rPr>
          <w:lang w:val="en-US"/>
        </w:rPr>
        <w:t>can be</w:t>
      </w:r>
      <w:r>
        <w:rPr>
          <w:lang w:val="en-US"/>
        </w:rPr>
        <w:t xml:space="preserve"> employed.</w:t>
      </w:r>
    </w:p>
    <w:p w14:paraId="1F05922E" w14:textId="5679C660" w:rsidR="00D1050C" w:rsidRDefault="009009B3" w:rsidP="00165B87">
      <w:pPr>
        <w:widowControl w:val="0"/>
        <w:rPr>
          <w:lang w:val="en-US"/>
        </w:rPr>
      </w:pPr>
      <w:r>
        <w:rPr>
          <w:lang w:val="en-US"/>
        </w:rPr>
        <w:t xml:space="preserve">To extend the scope of the simulation, </w:t>
      </w:r>
      <w:ins w:id="333" w:author="Kleber Marques Lisboa" w:date="2023-10-24T15:37:00Z">
        <w:r w:rsidR="001E7102">
          <w:rPr>
            <w:lang w:val="en-US"/>
          </w:rPr>
          <w:t xml:space="preserve">a </w:t>
        </w:r>
      </w:ins>
      <w:r>
        <w:rPr>
          <w:lang w:val="en-US"/>
        </w:rPr>
        <w:t>p</w:t>
      </w:r>
      <w:r w:rsidR="00B17827" w:rsidRPr="008B6A89">
        <w:rPr>
          <w:lang w:val="en-US"/>
        </w:rPr>
        <w:t>arametric analysis to evaluate the i</w:t>
      </w:r>
      <w:r w:rsidR="00180B82">
        <w:rPr>
          <w:lang w:val="en-US"/>
        </w:rPr>
        <w:t>n</w:t>
      </w:r>
      <w:r w:rsidR="00B17827" w:rsidRPr="008B6A89">
        <w:rPr>
          <w:lang w:val="en-US"/>
        </w:rPr>
        <w:t>tera</w:t>
      </w:r>
      <w:r w:rsidR="00180B82">
        <w:rPr>
          <w:lang w:val="en-US"/>
        </w:rPr>
        <w:t>c</w:t>
      </w:r>
      <w:r w:rsidR="00B17827" w:rsidRPr="008B6A89">
        <w:rPr>
          <w:lang w:val="en-US"/>
        </w:rPr>
        <w:t xml:space="preserve">tion between NaCl concentration of the feed fluid and the heat recovered from the fluid returning from the feed </w:t>
      </w:r>
      <w:r w:rsidR="00180B82">
        <w:rPr>
          <w:lang w:val="en-US"/>
        </w:rPr>
        <w:t>circuit</w:t>
      </w:r>
      <w:r w:rsidR="00B17827" w:rsidRPr="008B6A89">
        <w:rPr>
          <w:lang w:val="en-US"/>
        </w:rPr>
        <w:t xml:space="preserve"> of the desalination module,</w:t>
      </w:r>
      <w:r>
        <w:rPr>
          <w:lang w:val="en-US"/>
        </w:rPr>
        <w:t xml:space="preserve"> </w:t>
      </w:r>
      <w:r w:rsidR="00775B43">
        <w:rPr>
          <w:lang w:val="en-US"/>
        </w:rPr>
        <w:t xml:space="preserve">can </w:t>
      </w:r>
      <w:r>
        <w:rPr>
          <w:lang w:val="en-US"/>
        </w:rPr>
        <w:t xml:space="preserve">also </w:t>
      </w:r>
      <w:r w:rsidR="00775B43">
        <w:rPr>
          <w:lang w:val="en-US"/>
        </w:rPr>
        <w:t xml:space="preserve">be </w:t>
      </w:r>
      <w:r>
        <w:rPr>
          <w:lang w:val="en-US"/>
        </w:rPr>
        <w:t>accomplished.</w:t>
      </w:r>
      <w:r w:rsidR="00D1050C">
        <w:rPr>
          <w:lang w:val="en-US"/>
        </w:rPr>
        <w:t xml:space="preserve"> This also allows the development of operational </w:t>
      </w:r>
      <w:r w:rsidR="00D1050C" w:rsidRPr="008B6A89">
        <w:rPr>
          <w:lang w:val="en-US"/>
        </w:rPr>
        <w:t xml:space="preserve">control strategies to maximize the </w:t>
      </w:r>
      <w:r w:rsidR="00D1050C">
        <w:rPr>
          <w:lang w:val="en-US"/>
        </w:rPr>
        <w:t xml:space="preserve">desalination </w:t>
      </w:r>
      <w:r w:rsidR="00D1050C" w:rsidRPr="008B6A89">
        <w:rPr>
          <w:lang w:val="en-US"/>
        </w:rPr>
        <w:t>efficiency</w:t>
      </w:r>
      <w:r w:rsidR="00D1050C">
        <w:rPr>
          <w:lang w:val="en-US"/>
        </w:rPr>
        <w:t xml:space="preserve"> while reducing the </w:t>
      </w:r>
      <w:r w:rsidR="00D1050C" w:rsidRPr="008B6A89">
        <w:rPr>
          <w:lang w:val="en-US"/>
        </w:rPr>
        <w:t>well water consumption</w:t>
      </w:r>
      <w:r w:rsidR="00D1050C">
        <w:rPr>
          <w:lang w:val="en-US"/>
        </w:rPr>
        <w:t>.</w:t>
      </w:r>
    </w:p>
    <w:p w14:paraId="33C5ACFA" w14:textId="6E241D65" w:rsidR="00B17827" w:rsidRDefault="00180B82" w:rsidP="00165B87">
      <w:pPr>
        <w:rPr>
          <w:lang w:val="en-US"/>
        </w:rPr>
      </w:pPr>
      <w:r>
        <w:rPr>
          <w:lang w:val="en-US"/>
        </w:rPr>
        <w:t xml:space="preserve">To perform the present study, </w:t>
      </w:r>
      <w:r w:rsidR="00B17827" w:rsidRPr="008B6A89">
        <w:rPr>
          <w:lang w:val="en-US"/>
        </w:rPr>
        <w:t>the operational ranges of the PLICA</w:t>
      </w:r>
      <w:r w:rsidR="00775B43">
        <w:rPr>
          <w:lang w:val="en-US"/>
        </w:rPr>
        <w:t>-</w:t>
      </w:r>
      <w:r w:rsidR="00B17827" w:rsidRPr="008B6A89">
        <w:rPr>
          <w:lang w:val="en-US"/>
        </w:rPr>
        <w:t xml:space="preserve">7 DCMD module produced by Aquastill for experiments in </w:t>
      </w:r>
      <w:r w:rsidR="0078221E">
        <w:rPr>
          <w:lang w:val="en-US"/>
        </w:rPr>
        <w:t>a</w:t>
      </w:r>
      <w:r w:rsidR="00B17827" w:rsidRPr="008B6A89">
        <w:rPr>
          <w:lang w:val="en-US"/>
        </w:rPr>
        <w:t xml:space="preserve"> relevant environment</w:t>
      </w:r>
      <w:r w:rsidR="00D1050C">
        <w:rPr>
          <w:lang w:val="en-US"/>
        </w:rPr>
        <w:t xml:space="preserve"> </w:t>
      </w:r>
      <w:r w:rsidR="00D1050C" w:rsidRPr="008B6A89">
        <w:rPr>
          <w:lang w:val="en-US"/>
        </w:rPr>
        <w:t>are adopted</w:t>
      </w:r>
      <w:r w:rsidR="00B17827" w:rsidRPr="008B6A89">
        <w:rPr>
          <w:lang w:val="en-US"/>
        </w:rPr>
        <w:t xml:space="preserve">. Thus, the </w:t>
      </w:r>
      <w:del w:id="334" w:author="Kleber Marques Lisboa" w:date="2023-10-24T15:38:00Z">
        <w:r w:rsidR="00B17827" w:rsidRPr="008B6A89" w:rsidDel="001E7102">
          <w:rPr>
            <w:lang w:val="en-US"/>
          </w:rPr>
          <w:delText xml:space="preserve">simulator </w:delText>
        </w:r>
      </w:del>
      <w:ins w:id="335" w:author="Kleber Marques Lisboa" w:date="2023-10-24T15:38:00Z">
        <w:r w:rsidR="001E7102">
          <w:rPr>
            <w:lang w:val="en-US"/>
          </w:rPr>
          <w:t>computational code</w:t>
        </w:r>
        <w:r w:rsidR="001E7102" w:rsidRPr="008B6A89">
          <w:rPr>
            <w:lang w:val="en-US"/>
          </w:rPr>
          <w:t xml:space="preserve"> </w:t>
        </w:r>
      </w:ins>
      <w:r w:rsidR="00B17827" w:rsidRPr="008B6A89">
        <w:rPr>
          <w:lang w:val="en-US"/>
        </w:rPr>
        <w:t xml:space="preserve">developed will seek to predict the situations that can </w:t>
      </w:r>
      <w:del w:id="336" w:author="Kleber Marques Lisboa" w:date="2023-10-24T15:38:00Z">
        <w:r w:rsidR="00B17827" w:rsidRPr="008B6A89" w:rsidDel="001E7102">
          <w:rPr>
            <w:lang w:val="en-US"/>
          </w:rPr>
          <w:delText>actually happen</w:delText>
        </w:r>
      </w:del>
      <w:ins w:id="337" w:author="Kleber Marques Lisboa" w:date="2023-10-24T15:38:00Z">
        <w:r w:rsidR="001E7102" w:rsidRPr="008B6A89">
          <w:rPr>
            <w:lang w:val="en-US"/>
          </w:rPr>
          <w:t>happen</w:t>
        </w:r>
      </w:ins>
      <w:r w:rsidR="00B17827" w:rsidRPr="008B6A89">
        <w:rPr>
          <w:lang w:val="en-US"/>
        </w:rPr>
        <w:t xml:space="preserve"> in experiments with the </w:t>
      </w:r>
      <w:r w:rsidR="004F1506">
        <w:rPr>
          <w:lang w:val="en-US"/>
        </w:rPr>
        <w:t xml:space="preserve">pilot </w:t>
      </w:r>
      <w:r w:rsidR="00B17827" w:rsidRPr="008B6A89">
        <w:rPr>
          <w:lang w:val="en-US"/>
        </w:rPr>
        <w:t>unit purchased from Aquastill, from small modifications in the installed system, or directly in the laboratory scale experimental module developed in LabMEMS/UFRJ.</w:t>
      </w:r>
    </w:p>
    <w:p w14:paraId="4189CA7D" w14:textId="77777777" w:rsidR="00AC21A8" w:rsidRPr="008B6A89" w:rsidRDefault="00B1621E" w:rsidP="00165B87">
      <w:pPr>
        <w:pStyle w:val="PargrafodaLista"/>
        <w:numPr>
          <w:ilvl w:val="0"/>
          <w:numId w:val="1"/>
        </w:numPr>
        <w:ind w:left="567" w:hanging="567"/>
        <w:rPr>
          <w:b/>
          <w:bCs/>
          <w:lang w:val="en-US"/>
        </w:rPr>
      </w:pPr>
      <w:r w:rsidRPr="00AC21A8">
        <w:rPr>
          <w:b/>
          <w:bCs/>
          <w:lang w:val="en-US"/>
        </w:rPr>
        <w:t>Mathematical Model</w:t>
      </w:r>
      <w:bookmarkStart w:id="338" w:name="_Hlk92982521"/>
    </w:p>
    <w:p w14:paraId="5E29E4D1" w14:textId="7627E04F" w:rsidR="00B17827" w:rsidRPr="008B6A89" w:rsidRDefault="00B17827" w:rsidP="00165B87">
      <w:pPr>
        <w:widowControl w:val="0"/>
        <w:rPr>
          <w:lang w:val="en-US"/>
        </w:rPr>
      </w:pPr>
      <w:r w:rsidRPr="008B6A89">
        <w:rPr>
          <w:lang w:val="en-US"/>
        </w:rPr>
        <w:t xml:space="preserve">The implemented mathematical model incorporates heat and mass transfer in all system components: mixing tank, distillate tank, DCMD module, heat source and sink, and heat exchangers 1 and </w:t>
      </w:r>
      <w:r w:rsidR="00AF1B06">
        <w:rPr>
          <w:lang w:val="en-US"/>
        </w:rPr>
        <w:t>2</w:t>
      </w:r>
      <w:r w:rsidRPr="008B6A89">
        <w:rPr>
          <w:lang w:val="en-US"/>
        </w:rPr>
        <w:t xml:space="preserve">. For the DCMD module, the model proposed </w:t>
      </w:r>
      <w:r w:rsidRPr="004C4F0E">
        <w:rPr>
          <w:lang w:val="en-US"/>
        </w:rPr>
        <w:t xml:space="preserve">by Lisboa </w:t>
      </w:r>
      <w:r w:rsidRPr="004C4F0E">
        <w:rPr>
          <w:i/>
          <w:iCs/>
          <w:lang w:val="en-US"/>
        </w:rPr>
        <w:t>et al</w:t>
      </w:r>
      <w:r w:rsidRPr="004C4F0E">
        <w:rPr>
          <w:lang w:val="en-US"/>
        </w:rPr>
        <w:t>. (2021)</w:t>
      </w:r>
      <w:r w:rsidRPr="008B6A89">
        <w:rPr>
          <w:lang w:val="en-US"/>
        </w:rPr>
        <w:t xml:space="preserve"> was extended</w:t>
      </w:r>
      <w:r w:rsidR="00A81BD9">
        <w:rPr>
          <w:lang w:val="en-US"/>
        </w:rPr>
        <w:t xml:space="preserve"> to the unsteady-state regime</w:t>
      </w:r>
      <w:ins w:id="339" w:author="Kleber Marques Lisboa" w:date="2023-10-24T15:42:00Z">
        <w:r w:rsidR="0067118B">
          <w:rPr>
            <w:lang w:val="en-US"/>
          </w:rPr>
          <w:t>.</w:t>
        </w:r>
      </w:ins>
      <w:del w:id="340" w:author="Kleber Marques Lisboa" w:date="2023-10-24T15:42:00Z">
        <w:r w:rsidRPr="008B6A89" w:rsidDel="0067118B">
          <w:rPr>
            <w:lang w:val="en-US"/>
          </w:rPr>
          <w:delText>,</w:delText>
        </w:r>
      </w:del>
      <w:r w:rsidRPr="008B6A89">
        <w:rPr>
          <w:lang w:val="en-US"/>
        </w:rPr>
        <w:t xml:space="preserve"> </w:t>
      </w:r>
      <w:del w:id="341" w:author="Kleber Marques Lisboa" w:date="2023-10-24T15:42:00Z">
        <w:r w:rsidR="00E27730" w:rsidRPr="008B6A89" w:rsidDel="0067118B">
          <w:rPr>
            <w:lang w:val="en-US"/>
          </w:rPr>
          <w:delText xml:space="preserve">the </w:delText>
        </w:r>
      </w:del>
      <w:ins w:id="342" w:author="Kleber Marques Lisboa" w:date="2023-10-24T15:42:00Z">
        <w:r w:rsidR="0067118B">
          <w:rPr>
            <w:lang w:val="en-US"/>
          </w:rPr>
          <w:t>T</w:t>
        </w:r>
        <w:r w:rsidR="0067118B" w:rsidRPr="008B6A89">
          <w:rPr>
            <w:lang w:val="en-US"/>
          </w:rPr>
          <w:t xml:space="preserve">he </w:t>
        </w:r>
      </w:ins>
      <w:r w:rsidR="00E27730" w:rsidRPr="008B6A89">
        <w:rPr>
          <w:lang w:val="en-US"/>
        </w:rPr>
        <w:t>authors</w:t>
      </w:r>
      <w:r w:rsidRPr="008B6A89">
        <w:rPr>
          <w:lang w:val="en-US"/>
        </w:rPr>
        <w:t xml:space="preserve"> treated the hollow-fiber DCMD module as an equivalent porous medium composed of the following constituents: the porous shell medium (where the feed stream flows), the porous lumen medium (where the distillate stream flows), and the membrane (where the distillation process occurs). The membrane is modeled separately and is not included in the porous medium model. The </w:t>
      </w:r>
      <w:del w:id="343" w:author="Kleber Marques Lisboa" w:date="2023-10-24T15:43:00Z">
        <w:r w:rsidRPr="008B6A89" w:rsidDel="0067118B">
          <w:rPr>
            <w:lang w:val="en-US"/>
          </w:rPr>
          <w:delText>HOCI (Hot Out, Cold In)</w:delText>
        </w:r>
      </w:del>
      <w:ins w:id="344" w:author="Kleber Marques Lisboa" w:date="2023-10-24T15:43:00Z">
        <w:r w:rsidR="0067118B">
          <w:rPr>
            <w:lang w:val="en-US"/>
          </w:rPr>
          <w:t>counterflow</w:t>
        </w:r>
      </w:ins>
      <w:r w:rsidRPr="008B6A89">
        <w:rPr>
          <w:lang w:val="en-US"/>
        </w:rPr>
        <w:t xml:space="preserve"> configuration for the flow in the hollow fiber is adopted in the present work.</w:t>
      </w:r>
    </w:p>
    <w:p w14:paraId="083C03BD" w14:textId="77777777" w:rsidR="00B17827" w:rsidRDefault="00B17827" w:rsidP="00165B87">
      <w:pPr>
        <w:rPr>
          <w:lang w:val="en-US"/>
        </w:rPr>
      </w:pPr>
      <w:commentRangeStart w:id="345"/>
      <w:r w:rsidRPr="008B6A89">
        <w:rPr>
          <w:lang w:val="en-US"/>
        </w:rPr>
        <w:t xml:space="preserve">An illustrative </w:t>
      </w:r>
      <w:r w:rsidR="00AF1B06">
        <w:rPr>
          <w:lang w:val="en-US"/>
        </w:rPr>
        <w:t>figure</w:t>
      </w:r>
      <w:r w:rsidRPr="008B6A89">
        <w:rPr>
          <w:lang w:val="en-US"/>
        </w:rPr>
        <w:t xml:space="preserve"> of the porous media model employed to analyze the heat and mass transfer in the vessel containing the individual hollow fiber membrane modules, highlighting mainly the different constituents (lumen, shell/shell and membrane), </w:t>
      </w:r>
      <w:r w:rsidR="00AF1B06">
        <w:rPr>
          <w:lang w:val="en-US"/>
        </w:rPr>
        <w:t xml:space="preserve">is shown </w:t>
      </w:r>
      <w:r w:rsidRPr="008B6A89">
        <w:rPr>
          <w:lang w:val="en-US"/>
        </w:rPr>
        <w:t xml:space="preserve">in </w:t>
      </w:r>
      <w:r w:rsidRPr="00293340">
        <w:rPr>
          <w:lang w:val="en-US"/>
        </w:rPr>
        <w:t xml:space="preserve">Figure </w:t>
      </w:r>
      <w:r w:rsidR="00E27730" w:rsidRPr="00293340">
        <w:rPr>
          <w:lang w:val="en-US"/>
        </w:rPr>
        <w:t>2</w:t>
      </w:r>
      <w:r w:rsidRPr="008B6A89">
        <w:rPr>
          <w:lang w:val="en-US"/>
        </w:rPr>
        <w:t>.</w:t>
      </w:r>
      <w:commentRangeEnd w:id="345"/>
      <w:r w:rsidR="0067118B">
        <w:rPr>
          <w:rStyle w:val="Refdecomentrio"/>
          <w:sz w:val="24"/>
          <w:szCs w:val="24"/>
          <w:lang w:val="en-US"/>
        </w:rPr>
        <w:commentReference w:id="345"/>
      </w:r>
    </w:p>
    <w:p w14:paraId="01682D06" w14:textId="77777777" w:rsidR="00985F7E" w:rsidRPr="008B6A89" w:rsidRDefault="00985F7E">
      <w:pPr>
        <w:spacing w:after="0"/>
        <w:ind w:firstLine="0"/>
        <w:rPr>
          <w:lang w:val="en-US"/>
        </w:rPr>
        <w:pPrChange w:id="346" w:author="Kleber Marques Lisboa" w:date="2023-10-24T15:43:00Z">
          <w:pPr>
            <w:spacing w:after="0" w:line="240" w:lineRule="auto"/>
          </w:pPr>
        </w:pPrChange>
      </w:pPr>
    </w:p>
    <w:p w14:paraId="1493FDF9" w14:textId="59104486" w:rsidR="0042633D" w:rsidRPr="008B6A89" w:rsidRDefault="00864EEE" w:rsidP="00165B87">
      <w:pPr>
        <w:spacing w:after="0"/>
        <w:jc w:val="center"/>
        <w:rPr>
          <w:lang w:val="en-US"/>
        </w:rPr>
      </w:pPr>
      <w:commentRangeStart w:id="347"/>
      <w:r w:rsidRPr="00F825C4">
        <w:rPr>
          <w:noProof/>
          <w:lang w:val="en-US"/>
        </w:rPr>
        <w:drawing>
          <wp:inline distT="0" distB="0" distL="0" distR="0" wp14:anchorId="213B4F18" wp14:editId="7B06AE71">
            <wp:extent cx="3048000" cy="1019175"/>
            <wp:effectExtent l="0" t="0" r="0" b="0"/>
            <wp:docPr id="41" name="Imagem 38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81" descr="Diagrama&#10;&#10;Descrição gerada automaticament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48000" cy="1019175"/>
                    </a:xfrm>
                    <a:prstGeom prst="rect">
                      <a:avLst/>
                    </a:prstGeom>
                    <a:noFill/>
                    <a:ln>
                      <a:noFill/>
                    </a:ln>
                  </pic:spPr>
                </pic:pic>
              </a:graphicData>
            </a:graphic>
          </wp:inline>
        </w:drawing>
      </w:r>
    </w:p>
    <w:p w14:paraId="0C82F52E" w14:textId="77777777" w:rsidR="00417329" w:rsidRDefault="00417329">
      <w:pPr>
        <w:ind w:firstLine="0"/>
        <w:jc w:val="center"/>
        <w:rPr>
          <w:lang w:val="en-US"/>
        </w:rPr>
        <w:pPrChange w:id="348" w:author="Kleber Marques Lisboa" w:date="2023-10-24T09:41:00Z">
          <w:pPr>
            <w:spacing w:line="276" w:lineRule="auto"/>
            <w:ind w:firstLine="0"/>
            <w:jc w:val="center"/>
          </w:pPr>
        </w:pPrChange>
      </w:pPr>
      <w:r w:rsidRPr="00417329">
        <w:rPr>
          <w:lang w:val="en-US"/>
        </w:rPr>
        <w:t>Figure 2 - Illustration of the porous medi</w:t>
      </w:r>
      <w:r w:rsidR="00445184">
        <w:rPr>
          <w:lang w:val="en-US"/>
        </w:rPr>
        <w:t>a</w:t>
      </w:r>
      <w:r w:rsidRPr="00417329">
        <w:rPr>
          <w:lang w:val="en-US"/>
        </w:rPr>
        <w:t xml:space="preserve"> model</w:t>
      </w:r>
      <w:r w:rsidR="00445184">
        <w:rPr>
          <w:lang w:val="en-US"/>
        </w:rPr>
        <w:t>s</w:t>
      </w:r>
      <w:r w:rsidRPr="00417329">
        <w:rPr>
          <w:lang w:val="en-US"/>
        </w:rPr>
        <w:t>. Cross sections of</w:t>
      </w:r>
      <w:r w:rsidR="00445184">
        <w:rPr>
          <w:lang w:val="en-US"/>
        </w:rPr>
        <w:t xml:space="preserve"> the</w:t>
      </w:r>
      <w:r w:rsidRPr="00417329">
        <w:rPr>
          <w:lang w:val="en-US"/>
        </w:rPr>
        <w:t>: (a) Porous medium</w:t>
      </w:r>
      <w:r w:rsidR="00445184">
        <w:rPr>
          <w:lang w:val="en-US"/>
        </w:rPr>
        <w:t xml:space="preserve">, </w:t>
      </w:r>
      <w:r w:rsidRPr="00417329">
        <w:rPr>
          <w:lang w:val="en-US"/>
        </w:rPr>
        <w:t xml:space="preserve">lumen side; (b) </w:t>
      </w:r>
      <w:r w:rsidR="00445184">
        <w:rPr>
          <w:lang w:val="en-US"/>
        </w:rPr>
        <w:t xml:space="preserve">Module and </w:t>
      </w:r>
      <w:r w:rsidRPr="00417329">
        <w:rPr>
          <w:lang w:val="en-US"/>
        </w:rPr>
        <w:t>hollow</w:t>
      </w:r>
      <w:r w:rsidR="00445184">
        <w:rPr>
          <w:lang w:val="en-US"/>
        </w:rPr>
        <w:t>-</w:t>
      </w:r>
      <w:r w:rsidRPr="00417329">
        <w:rPr>
          <w:lang w:val="en-US"/>
        </w:rPr>
        <w:t>fiber</w:t>
      </w:r>
      <w:r w:rsidR="00445184">
        <w:rPr>
          <w:lang w:val="en-US"/>
        </w:rPr>
        <w:t xml:space="preserve"> membrane</w:t>
      </w:r>
      <w:r w:rsidRPr="00417329">
        <w:rPr>
          <w:lang w:val="en-US"/>
        </w:rPr>
        <w:t xml:space="preserve"> </w:t>
      </w:r>
      <w:r w:rsidR="00445184">
        <w:rPr>
          <w:lang w:val="en-US"/>
        </w:rPr>
        <w:t>bundle</w:t>
      </w:r>
      <w:r w:rsidRPr="00417329">
        <w:rPr>
          <w:lang w:val="en-US"/>
        </w:rPr>
        <w:t>; (c) Porous medium</w:t>
      </w:r>
      <w:r w:rsidR="00445184">
        <w:rPr>
          <w:lang w:val="en-US"/>
        </w:rPr>
        <w:t xml:space="preserve">, </w:t>
      </w:r>
      <w:r w:rsidRPr="00417329">
        <w:rPr>
          <w:lang w:val="en-US"/>
        </w:rPr>
        <w:t xml:space="preserve">shell side. </w:t>
      </w:r>
      <w:r w:rsidR="00440AFE" w:rsidRPr="006806AD">
        <w:rPr>
          <w:lang w:val="es-AR"/>
        </w:rPr>
        <w:t xml:space="preserve">Figure </w:t>
      </w:r>
      <w:r w:rsidR="00440AFE">
        <w:rPr>
          <w:lang w:val="es-AR"/>
        </w:rPr>
        <w:t>1</w:t>
      </w:r>
      <w:r w:rsidR="00440AFE" w:rsidRPr="006806AD">
        <w:rPr>
          <w:lang w:val="es-AR"/>
        </w:rPr>
        <w:t xml:space="preserve"> from </w:t>
      </w:r>
      <w:r w:rsidR="00440AFE" w:rsidRPr="00417329">
        <w:rPr>
          <w:lang w:val="en-US"/>
        </w:rPr>
        <w:t>Lisbo</w:t>
      </w:r>
      <w:r w:rsidR="00440AFE">
        <w:rPr>
          <w:lang w:val="en-US"/>
        </w:rPr>
        <w:t>a</w:t>
      </w:r>
      <w:r w:rsidR="00440AFE" w:rsidRPr="00417329">
        <w:rPr>
          <w:lang w:val="en-US"/>
        </w:rPr>
        <w:t xml:space="preserve"> </w:t>
      </w:r>
      <w:r w:rsidR="00440AFE" w:rsidRPr="00985F7E">
        <w:rPr>
          <w:i/>
          <w:iCs/>
          <w:lang w:val="en-US"/>
        </w:rPr>
        <w:t>et al</w:t>
      </w:r>
      <w:r w:rsidR="00440AFE" w:rsidRPr="00417329">
        <w:rPr>
          <w:lang w:val="en-US"/>
        </w:rPr>
        <w:t>.</w:t>
      </w:r>
      <w:r w:rsidR="00445184">
        <w:rPr>
          <w:lang w:val="en-US"/>
        </w:rPr>
        <w:t xml:space="preserve"> (</w:t>
      </w:r>
      <w:r w:rsidR="00440AFE" w:rsidRPr="00417329">
        <w:rPr>
          <w:lang w:val="en-US"/>
        </w:rPr>
        <w:t>2021)</w:t>
      </w:r>
      <w:r w:rsidR="00440AFE">
        <w:rPr>
          <w:lang w:val="en-US"/>
        </w:rPr>
        <w:t xml:space="preserve">. </w:t>
      </w:r>
      <w:r w:rsidR="00440AFE" w:rsidRPr="00440AFE">
        <w:rPr>
          <w:lang w:val="en-US"/>
        </w:rPr>
        <w:t>Reprinted with permission from Elsevier. Copyright 20</w:t>
      </w:r>
      <w:r w:rsidR="00440AFE">
        <w:rPr>
          <w:lang w:val="en-US"/>
        </w:rPr>
        <w:t>21</w:t>
      </w:r>
      <w:r>
        <w:rPr>
          <w:lang w:val="en-US"/>
        </w:rPr>
        <w:t>.</w:t>
      </w:r>
      <w:commentRangeEnd w:id="347"/>
      <w:r w:rsidR="004C7358">
        <w:rPr>
          <w:rStyle w:val="Refdecomentrio"/>
          <w:sz w:val="24"/>
          <w:szCs w:val="24"/>
          <w:lang w:val="en-US"/>
        </w:rPr>
        <w:commentReference w:id="347"/>
      </w:r>
    </w:p>
    <w:p w14:paraId="17049BC6" w14:textId="77777777" w:rsidR="00273B3D" w:rsidRDefault="00273B3D">
      <w:pPr>
        <w:spacing w:after="0"/>
        <w:ind w:firstLine="0"/>
        <w:rPr>
          <w:lang w:val="en-US"/>
        </w:rPr>
        <w:pPrChange w:id="349" w:author="Kleber Marques Lisboa" w:date="2023-10-24T15:45:00Z">
          <w:pPr>
            <w:spacing w:after="0"/>
          </w:pPr>
        </w:pPrChange>
      </w:pPr>
    </w:p>
    <w:p w14:paraId="26D8C3A6" w14:textId="2CD36942" w:rsidR="0042633D" w:rsidRDefault="00B17827" w:rsidP="00165B87">
      <w:pPr>
        <w:spacing w:after="0"/>
        <w:rPr>
          <w:lang w:val="en-US"/>
        </w:rPr>
      </w:pPr>
      <w:r w:rsidRPr="008B6A89">
        <w:rPr>
          <w:lang w:val="en-US"/>
        </w:rPr>
        <w:t xml:space="preserve">The hollow fiber membranes are considered to be uniformly distributed along </w:t>
      </w:r>
      <w:r w:rsidR="002A4383">
        <w:rPr>
          <w:lang w:val="en-US"/>
        </w:rPr>
        <w:t>a</w:t>
      </w:r>
      <w:r w:rsidRPr="008B6A89">
        <w:rPr>
          <w:lang w:val="en-US"/>
        </w:rPr>
        <w:t xml:space="preserve"> vessel </w:t>
      </w:r>
      <w:r w:rsidR="003820AF">
        <w:rPr>
          <w:lang w:val="en-US"/>
        </w:rPr>
        <w:t xml:space="preserve">(module) </w:t>
      </w:r>
      <w:r w:rsidRPr="008B6A89">
        <w:rPr>
          <w:lang w:val="en-US"/>
        </w:rPr>
        <w:t>cross section</w:t>
      </w:r>
      <w:r w:rsidR="00DA38F7">
        <w:rPr>
          <w:lang w:val="en-US"/>
        </w:rPr>
        <w:t>,</w:t>
      </w:r>
      <w:r w:rsidRPr="008B6A89">
        <w:rPr>
          <w:lang w:val="en-US"/>
        </w:rPr>
        <w:t xml:space="preserve"> with their axis parallel to the vessel axis (which contains all the hollow fibers). The module porosity is defined as the ratio of the phase</w:t>
      </w:r>
      <w:ins w:id="350" w:author="Kleber Marques Lisboa" w:date="2023-10-24T15:46:00Z">
        <w:r w:rsidR="0062684D">
          <w:rPr>
            <w:lang w:val="en-US"/>
          </w:rPr>
          <w:t>, either shell or lumen fluid,</w:t>
        </w:r>
      </w:ins>
      <w:r w:rsidRPr="008B6A89">
        <w:rPr>
          <w:lang w:val="en-US"/>
        </w:rPr>
        <w:t xml:space="preserve"> volume to the </w:t>
      </w:r>
      <w:ins w:id="351" w:author="Kleber Marques Lisboa" w:date="2023-10-24T15:46:00Z">
        <w:r w:rsidR="0062684D">
          <w:rPr>
            <w:lang w:val="en-US"/>
          </w:rPr>
          <w:t xml:space="preserve">total </w:t>
        </w:r>
      </w:ins>
      <w:r w:rsidRPr="008B6A89">
        <w:rPr>
          <w:lang w:val="en-US"/>
        </w:rPr>
        <w:t>vessel volume. For the two phases, we have:</w:t>
      </w:r>
    </w:p>
    <w:p w14:paraId="64D688CA" w14:textId="77777777" w:rsidR="00D1050C" w:rsidRDefault="00D1050C">
      <w:pPr>
        <w:spacing w:after="0"/>
        <w:ind w:firstLine="0"/>
        <w:rPr>
          <w:lang w:val="en-US"/>
        </w:rPr>
        <w:pPrChange w:id="352" w:author="Kleber Marques Lisboa" w:date="2023-10-24T15:45:00Z">
          <w:pPr>
            <w:spacing w:after="0" w:line="240" w:lineRule="auto"/>
          </w:pPr>
        </w:pPrChange>
      </w:pPr>
    </w:p>
    <w:tbl>
      <w:tblPr>
        <w:tblW w:w="0" w:type="auto"/>
        <w:tblLook w:val="04A0" w:firstRow="1" w:lastRow="0" w:firstColumn="1" w:lastColumn="0" w:noHBand="0" w:noVBand="1"/>
      </w:tblPr>
      <w:tblGrid>
        <w:gridCol w:w="7933"/>
        <w:gridCol w:w="1128"/>
      </w:tblGrid>
      <w:tr w:rsidR="0042633D" w:rsidRPr="008B6A89" w14:paraId="1D867AA7" w14:textId="77777777" w:rsidTr="006920C2">
        <w:tc>
          <w:tcPr>
            <w:tcW w:w="7933" w:type="dxa"/>
            <w:vAlign w:val="center"/>
            <w:hideMark/>
          </w:tcPr>
          <w:p w14:paraId="154A8889" w14:textId="77777777" w:rsidR="0042633D" w:rsidRPr="008B6A89" w:rsidRDefault="00D1050C" w:rsidP="00165B87">
            <w:pPr>
              <w:spacing w:after="0"/>
              <w:rPr>
                <w:lang w:val="en-US"/>
              </w:rPr>
            </w:pPr>
            <w:r w:rsidRPr="00D1050C">
              <w:rPr>
                <w:position w:val="-30"/>
                <w:lang w:val="en-US"/>
              </w:rPr>
              <w:object w:dxaOrig="2100" w:dyaOrig="760" w14:anchorId="7B5621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3.3pt;height:40.7pt" o:ole="">
                  <v:imagedata r:id="rId14" o:title=""/>
                </v:shape>
                <o:OLEObject Type="Embed" ProgID="Equation.DSMT4" ShapeID="_x0000_i1025" DrawAspect="Content" ObjectID="_1845640431" r:id="rId15"/>
              </w:object>
            </w:r>
          </w:p>
        </w:tc>
        <w:tc>
          <w:tcPr>
            <w:tcW w:w="1128" w:type="dxa"/>
            <w:vAlign w:val="center"/>
            <w:hideMark/>
          </w:tcPr>
          <w:p w14:paraId="6764B527" w14:textId="77777777" w:rsidR="0042633D" w:rsidRPr="008B6A89" w:rsidRDefault="0042633D" w:rsidP="00165B87">
            <w:pPr>
              <w:spacing w:after="0"/>
              <w:rPr>
                <w:lang w:val="en-US"/>
              </w:rPr>
            </w:pPr>
            <w:bookmarkStart w:id="353" w:name="_Ref97507076"/>
            <w:r w:rsidRPr="008B6A89">
              <w:rPr>
                <w:lang w:val="en-US"/>
              </w:rPr>
              <w:t>(</w:t>
            </w:r>
            <w:r w:rsidR="00FE6274" w:rsidRPr="008B6A89">
              <w:rPr>
                <w:lang w:val="en-US"/>
              </w:rPr>
              <w:t>1</w:t>
            </w:r>
            <w:r w:rsidRPr="008B6A89">
              <w:rPr>
                <w:lang w:val="en-US"/>
              </w:rPr>
              <w:t>)</w:t>
            </w:r>
            <w:bookmarkEnd w:id="353"/>
          </w:p>
        </w:tc>
      </w:tr>
      <w:tr w:rsidR="0042633D" w:rsidRPr="008B6A89" w14:paraId="26B4FF53" w14:textId="77777777" w:rsidTr="006920C2">
        <w:tc>
          <w:tcPr>
            <w:tcW w:w="7933" w:type="dxa"/>
            <w:vAlign w:val="center"/>
            <w:hideMark/>
          </w:tcPr>
          <w:p w14:paraId="4B1C1835" w14:textId="77777777" w:rsidR="0042633D" w:rsidRPr="008B6A89" w:rsidRDefault="00313A28" w:rsidP="00165B87">
            <w:pPr>
              <w:spacing w:after="0"/>
              <w:rPr>
                <w:lang w:val="en-US"/>
              </w:rPr>
            </w:pPr>
            <w:r w:rsidRPr="0047770B">
              <w:rPr>
                <w:position w:val="-30"/>
                <w:lang w:val="en-US"/>
              </w:rPr>
              <w:object w:dxaOrig="1700" w:dyaOrig="720" w14:anchorId="325ED6F6">
                <v:shape id="_x0000_i1026" type="#_x0000_t75" style="width:87.65pt;height:32.55pt" o:ole="">
                  <v:imagedata r:id="rId16" o:title=""/>
                </v:shape>
                <o:OLEObject Type="Embed" ProgID="Equation.DSMT4" ShapeID="_x0000_i1026" DrawAspect="Content" ObjectID="_1845640432" r:id="rId17"/>
              </w:object>
            </w:r>
          </w:p>
        </w:tc>
        <w:tc>
          <w:tcPr>
            <w:tcW w:w="1128" w:type="dxa"/>
            <w:vAlign w:val="center"/>
            <w:hideMark/>
          </w:tcPr>
          <w:p w14:paraId="0FD9844C" w14:textId="77777777" w:rsidR="0042633D" w:rsidRPr="008B6A89" w:rsidRDefault="0042633D" w:rsidP="00165B87">
            <w:pPr>
              <w:rPr>
                <w:lang w:val="en-US"/>
              </w:rPr>
            </w:pPr>
            <w:r w:rsidRPr="008B6A89">
              <w:rPr>
                <w:lang w:val="en-US"/>
              </w:rPr>
              <w:t>(</w:t>
            </w:r>
            <w:r w:rsidR="00FE6274" w:rsidRPr="008B6A89">
              <w:rPr>
                <w:lang w:val="en-US"/>
              </w:rPr>
              <w:t>2</w:t>
            </w:r>
            <w:r w:rsidRPr="008B6A89">
              <w:rPr>
                <w:lang w:val="en-US"/>
              </w:rPr>
              <w:t>)</w:t>
            </w:r>
          </w:p>
        </w:tc>
      </w:tr>
    </w:tbl>
    <w:p w14:paraId="08B3D0F9" w14:textId="1DDF7219" w:rsidR="0042633D" w:rsidRDefault="002A4383" w:rsidP="00165B87">
      <w:pPr>
        <w:widowControl w:val="0"/>
        <w:rPr>
          <w:lang w:val="en-US"/>
        </w:rPr>
      </w:pPr>
      <w:r>
        <w:rPr>
          <w:lang w:val="en-US"/>
        </w:rPr>
        <w:t xml:space="preserve">Here, </w:t>
      </w:r>
      <m:oMath>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γ</m:t>
            </m:r>
          </m:sub>
        </m:sSub>
      </m:oMath>
      <w:r w:rsidR="00B17827" w:rsidRPr="008B6A89">
        <w:rPr>
          <w:lang w:val="en-US"/>
        </w:rPr>
        <w:t xml:space="preserve"> is the porosity of the phase </w:t>
      </w:r>
      <m:oMath>
        <m:r>
          <w:rPr>
            <w:rFonts w:ascii="Cambria Math" w:hAnsi="Cambria Math"/>
            <w:lang w:val="en-US"/>
          </w:rPr>
          <m:t>γ</m:t>
        </m:r>
      </m:oMath>
      <w:r w:rsidR="00B17827" w:rsidRPr="008B6A89">
        <w:rPr>
          <w:lang w:val="en-US"/>
        </w:rPr>
        <w:t xml:space="preserve"> (with </w:t>
      </w:r>
      <m:oMath>
        <m:r>
          <w:rPr>
            <w:rFonts w:ascii="Cambria Math" w:hAnsi="Cambria Math"/>
            <w:lang w:val="en-US"/>
          </w:rPr>
          <m:t>γ=l</m:t>
        </m:r>
      </m:oMath>
      <w:r w:rsidR="00B17827" w:rsidRPr="008B6A89">
        <w:rPr>
          <w:lang w:val="en-US"/>
        </w:rPr>
        <w:t xml:space="preserve"> for the lumen phase and</w:t>
      </w:r>
      <w:r w:rsidR="007D5135">
        <w:rPr>
          <w:lang w:val="en-US"/>
        </w:rPr>
        <w:t xml:space="preserve"> </w:t>
      </w:r>
      <m:oMath>
        <m:r>
          <w:rPr>
            <w:rFonts w:ascii="Cambria Math" w:hAnsi="Cambria Math"/>
            <w:lang w:val="en-US"/>
          </w:rPr>
          <m:t>γ=s</m:t>
        </m:r>
      </m:oMath>
      <w:r w:rsidR="00B17827" w:rsidRPr="008B6A89">
        <w:rPr>
          <w:lang w:val="en-US"/>
        </w:rPr>
        <w:t xml:space="preserve"> </w:t>
      </w:r>
      <w:r w:rsidR="007D5135">
        <w:rPr>
          <w:lang w:val="en-US"/>
        </w:rPr>
        <w:t>for t</w:t>
      </w:r>
      <w:r w:rsidR="00B17827" w:rsidRPr="008B6A89">
        <w:rPr>
          <w:lang w:val="en-US"/>
        </w:rPr>
        <w:t xml:space="preserve">he shell phase),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fbr</m:t>
            </m:r>
          </m:sub>
        </m:sSub>
      </m:oMath>
      <w:r w:rsidR="00B17827" w:rsidRPr="008B6A89">
        <w:rPr>
          <w:lang w:val="en-US"/>
        </w:rPr>
        <w:t xml:space="preserve"> is the number of fibers in the vessel,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γ</m:t>
            </m:r>
          </m:sub>
        </m:sSub>
      </m:oMath>
      <w:r w:rsidR="00B17827" w:rsidRPr="008B6A89">
        <w:rPr>
          <w:lang w:val="en-US"/>
        </w:rPr>
        <w:t xml:space="preserve"> is the radius of the </w:t>
      </w:r>
      <m:oMath>
        <m:r>
          <w:rPr>
            <w:rFonts w:ascii="Cambria Math" w:hAnsi="Cambria Math"/>
            <w:lang w:val="en-US"/>
          </w:rPr>
          <m:t>γ</m:t>
        </m:r>
      </m:oMath>
      <w:r w:rsidR="007D5135" w:rsidRPr="008B6A89">
        <w:rPr>
          <w:lang w:val="en-US"/>
        </w:rPr>
        <w:t xml:space="preserve"> </w:t>
      </w:r>
      <w:r w:rsidR="00B17827" w:rsidRPr="008B6A89">
        <w:rPr>
          <w:lang w:val="en-US"/>
        </w:rPr>
        <w:t>phase</w:t>
      </w:r>
      <w:ins w:id="354" w:author="Kleber Marques Lisboa" w:date="2023-10-24T15:47:00Z">
        <w:r w:rsidR="00161A2B">
          <w:rPr>
            <w:lang w:val="en-US"/>
          </w:rPr>
          <w:t>,</w:t>
        </w:r>
      </w:ins>
      <w:r w:rsidR="00B17827" w:rsidRPr="008B6A89">
        <w:rPr>
          <w:lang w:val="en-US"/>
        </w:rPr>
        <w:t xml:space="preserve"> and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v</m:t>
            </m:r>
          </m:sub>
        </m:sSub>
      </m:oMath>
      <w:r w:rsidR="00B17827" w:rsidRPr="008B6A89">
        <w:rPr>
          <w:lang w:val="en-US"/>
        </w:rPr>
        <w:t xml:space="preserve"> is the radius of the vessel.</w:t>
      </w:r>
      <w:r w:rsidR="00296741">
        <w:rPr>
          <w:lang w:val="en-US"/>
        </w:rPr>
        <w:t xml:space="preserve"> </w:t>
      </w:r>
      <w:r w:rsidR="00B17827" w:rsidRPr="008B6A89">
        <w:rPr>
          <w:lang w:val="en-US"/>
        </w:rPr>
        <w:t xml:space="preserve">Given that the membrane has a thickness </w:t>
      </w:r>
      <m:oMath>
        <m:r>
          <w:rPr>
            <w:rFonts w:ascii="Cambria Math" w:hAnsi="Cambria Math"/>
            <w:lang w:val="en-US"/>
          </w:rPr>
          <m:t>δ</m:t>
        </m:r>
      </m:oMath>
      <w:r w:rsidR="00B17827" w:rsidRPr="008B6A89">
        <w:rPr>
          <w:lang w:val="en-US"/>
        </w:rPr>
        <w:t xml:space="preserve">, the outer radius of the membrane will then be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s</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l</m:t>
            </m:r>
          </m:sub>
        </m:sSub>
        <m:r>
          <w:rPr>
            <w:rFonts w:ascii="Cambria Math" w:hAnsi="Cambria Math"/>
            <w:lang w:val="en-US"/>
          </w:rPr>
          <m:t>+δ</m:t>
        </m:r>
      </m:oMath>
      <w:r w:rsidR="00B17827" w:rsidRPr="008B6A89">
        <w:rPr>
          <w:lang w:val="en-US"/>
        </w:rPr>
        <w:t xml:space="preserve">. In the present model, the shell radius,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c</m:t>
            </m:r>
          </m:sub>
        </m:sSub>
        <m:r>
          <w:rPr>
            <w:rFonts w:ascii="Cambria Math" w:hAnsi="Cambria Math"/>
            <w:lang w:val="en-US"/>
          </w:rPr>
          <m:t>=</m:t>
        </m:r>
        <m:f>
          <m:fPr>
            <m:type m:val="lin"/>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v</m:t>
                </m:r>
              </m:sub>
            </m:sSub>
          </m:num>
          <m:den>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fbr</m:t>
                    </m:r>
                  </m:sub>
                </m:sSub>
              </m:e>
            </m:rad>
          </m:den>
        </m:f>
      </m:oMath>
      <w:del w:id="355" w:author="Kleber Marques Lisboa" w:date="2023-10-24T15:47:00Z">
        <w:r w:rsidR="00B17827" w:rsidRPr="008B6A89" w:rsidDel="00161A2B">
          <w:rPr>
            <w:lang w:val="en-US"/>
          </w:rPr>
          <w:delText xml:space="preserve"> </w:delText>
        </w:r>
      </w:del>
      <w:r w:rsidR="00B17827" w:rsidRPr="008B6A89">
        <w:rPr>
          <w:lang w:val="en-US"/>
        </w:rPr>
        <w:t>, is an idealization in the simulations for the outer radius of a single membrane of the hollow</w:t>
      </w:r>
      <w:r w:rsidR="007D5135">
        <w:rPr>
          <w:lang w:val="en-US"/>
        </w:rPr>
        <w:t>-</w:t>
      </w:r>
      <w:r w:rsidR="00B17827" w:rsidRPr="008B6A89">
        <w:rPr>
          <w:lang w:val="en-US"/>
        </w:rPr>
        <w:t>fiber module (</w:t>
      </w:r>
      <w:r w:rsidR="00B17827" w:rsidRPr="00293340">
        <w:rPr>
          <w:lang w:val="en-US"/>
        </w:rPr>
        <w:t>Figure 3</w:t>
      </w:r>
      <w:r w:rsidR="00B17827" w:rsidRPr="008B6A89">
        <w:rPr>
          <w:lang w:val="en-US"/>
        </w:rPr>
        <w:t>).</w:t>
      </w:r>
    </w:p>
    <w:p w14:paraId="75648E4F" w14:textId="77777777" w:rsidR="007D5135" w:rsidRPr="008B6A89" w:rsidRDefault="007D5135">
      <w:pPr>
        <w:spacing w:after="0"/>
        <w:ind w:firstLine="0"/>
        <w:rPr>
          <w:lang w:val="en-US"/>
        </w:rPr>
        <w:pPrChange w:id="356" w:author="Kleber Marques Lisboa" w:date="2023-10-24T15:47:00Z">
          <w:pPr>
            <w:spacing w:after="0" w:line="240" w:lineRule="auto"/>
          </w:pPr>
        </w:pPrChange>
      </w:pPr>
    </w:p>
    <w:p w14:paraId="2DB47332" w14:textId="72ED45A4" w:rsidR="00A14A37" w:rsidRPr="008B6A89" w:rsidRDefault="00864EEE" w:rsidP="00165B87">
      <w:pPr>
        <w:spacing w:after="0"/>
        <w:jc w:val="center"/>
        <w:rPr>
          <w:lang w:val="en-US"/>
        </w:rPr>
      </w:pPr>
      <w:r w:rsidRPr="00F825C4">
        <w:rPr>
          <w:noProof/>
          <w:lang w:val="en-US"/>
        </w:rPr>
        <w:drawing>
          <wp:inline distT="0" distB="0" distL="0" distR="0" wp14:anchorId="1C538BD1" wp14:editId="09AAA79F">
            <wp:extent cx="3248025" cy="1343025"/>
            <wp:effectExtent l="0" t="0" r="0" b="0"/>
            <wp:docPr id="55"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48025" cy="1343025"/>
                    </a:xfrm>
                    <a:prstGeom prst="rect">
                      <a:avLst/>
                    </a:prstGeom>
                    <a:noFill/>
                    <a:ln>
                      <a:noFill/>
                    </a:ln>
                  </pic:spPr>
                </pic:pic>
              </a:graphicData>
            </a:graphic>
          </wp:inline>
        </w:drawing>
      </w:r>
    </w:p>
    <w:p w14:paraId="7EB420CC" w14:textId="77777777" w:rsidR="00417329" w:rsidRDefault="00417329" w:rsidP="00165B87">
      <w:pPr>
        <w:rPr>
          <w:lang w:val="en-US"/>
        </w:rPr>
      </w:pPr>
      <w:r w:rsidRPr="00417329">
        <w:rPr>
          <w:lang w:val="en-US"/>
        </w:rPr>
        <w:t>Figure 3 - Representation for the single-fiber model of the hollow-fiber membrane module</w:t>
      </w:r>
      <w:r>
        <w:rPr>
          <w:lang w:val="en-US"/>
        </w:rPr>
        <w:t>.</w:t>
      </w:r>
    </w:p>
    <w:p w14:paraId="5F5B37EE" w14:textId="77777777" w:rsidR="007D5135" w:rsidRDefault="007D5135">
      <w:pPr>
        <w:spacing w:after="0"/>
        <w:ind w:firstLine="0"/>
        <w:rPr>
          <w:lang w:val="en-US"/>
        </w:rPr>
        <w:pPrChange w:id="357" w:author="Kleber Marques Lisboa" w:date="2023-10-24T15:47:00Z">
          <w:pPr>
            <w:spacing w:after="0"/>
          </w:pPr>
        </w:pPrChange>
      </w:pPr>
    </w:p>
    <w:p w14:paraId="497D8F2F" w14:textId="1E114FC8" w:rsidR="0042633D" w:rsidRDefault="00B17827" w:rsidP="00165B87">
      <w:pPr>
        <w:spacing w:after="0"/>
        <w:rPr>
          <w:lang w:val="en-US"/>
        </w:rPr>
      </w:pPr>
      <w:r w:rsidRPr="008B6A89">
        <w:rPr>
          <w:lang w:val="en-US"/>
        </w:rPr>
        <w:t xml:space="preserve">The specific surface area,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γ</m:t>
            </m:r>
          </m:sub>
        </m:sSub>
      </m:oMath>
      <w:r w:rsidRPr="008B6A89">
        <w:rPr>
          <w:lang w:val="en-US"/>
        </w:rPr>
        <w:t>, used in heat and mass transfer calculations, is the ratio of the surface area available for transport phenomena in each phase to the vessel volume.</w:t>
      </w:r>
    </w:p>
    <w:p w14:paraId="70EAE33A" w14:textId="77777777" w:rsidR="00A35C72" w:rsidRDefault="00A35C72">
      <w:pPr>
        <w:spacing w:after="0"/>
        <w:ind w:firstLine="0"/>
        <w:rPr>
          <w:lang w:val="en-US"/>
        </w:rPr>
        <w:pPrChange w:id="358" w:author="Kleber Marques Lisboa" w:date="2023-10-24T09:41:00Z">
          <w:pPr>
            <w:spacing w:after="0" w:line="240" w:lineRule="auto"/>
            <w:ind w:firstLine="0"/>
          </w:pPr>
        </w:pPrChange>
      </w:pPr>
    </w:p>
    <w:tbl>
      <w:tblPr>
        <w:tblW w:w="0" w:type="auto"/>
        <w:tblLook w:val="04A0" w:firstRow="1" w:lastRow="0" w:firstColumn="1" w:lastColumn="0" w:noHBand="0" w:noVBand="1"/>
      </w:tblPr>
      <w:tblGrid>
        <w:gridCol w:w="7933"/>
        <w:gridCol w:w="1128"/>
      </w:tblGrid>
      <w:tr w:rsidR="00A35C72" w:rsidRPr="008B6A89" w14:paraId="635671BB" w14:textId="77777777" w:rsidTr="00641CB4">
        <w:tc>
          <w:tcPr>
            <w:tcW w:w="7933" w:type="dxa"/>
            <w:vAlign w:val="center"/>
            <w:hideMark/>
          </w:tcPr>
          <w:p w14:paraId="7E1C0A26" w14:textId="77777777" w:rsidR="00A35C72" w:rsidRPr="008B6A89" w:rsidRDefault="00A35C72">
            <w:pPr>
              <w:spacing w:after="0"/>
              <w:rPr>
                <w:lang w:val="en-US"/>
              </w:rPr>
              <w:pPrChange w:id="359" w:author="Kleber Marques Lisboa" w:date="2023-10-24T09:41:00Z">
                <w:pPr>
                  <w:spacing w:after="0" w:line="240" w:lineRule="auto"/>
                </w:pPr>
              </w:pPrChange>
            </w:pPr>
            <w:r w:rsidRPr="008B6A89">
              <w:rPr>
                <w:lang w:val="en-US"/>
              </w:rPr>
              <w:object w:dxaOrig="1359" w:dyaOrig="740" w14:anchorId="25BB5650">
                <v:shape id="_x0000_i1027" type="#_x0000_t75" style="width:63.25pt;height:36.3pt" o:ole="">
                  <v:imagedata r:id="rId19" o:title=""/>
                </v:shape>
                <o:OLEObject Type="Embed" ProgID="Equation.DSMT4" ShapeID="_x0000_i1027" DrawAspect="Content" ObjectID="_1845640433" r:id="rId20"/>
              </w:object>
            </w:r>
          </w:p>
        </w:tc>
        <w:tc>
          <w:tcPr>
            <w:tcW w:w="1128" w:type="dxa"/>
            <w:vAlign w:val="bottom"/>
            <w:hideMark/>
          </w:tcPr>
          <w:p w14:paraId="14BE4B2B" w14:textId="77777777" w:rsidR="00A35C72" w:rsidRPr="009009B3" w:rsidRDefault="00A35C72" w:rsidP="00165B87">
            <w:r w:rsidRPr="009009B3">
              <w:t>(</w:t>
            </w:r>
            <w:r w:rsidR="00D1050C">
              <w:t>3</w:t>
            </w:r>
            <w:r w:rsidRPr="009009B3">
              <w:t>)</w:t>
            </w:r>
          </w:p>
        </w:tc>
      </w:tr>
    </w:tbl>
    <w:p w14:paraId="06560D38" w14:textId="77777777" w:rsidR="00A35C72" w:rsidRPr="009009B3" w:rsidRDefault="00A35C72">
      <w:pPr>
        <w:widowControl w:val="0"/>
        <w:spacing w:after="0"/>
        <w:ind w:firstLine="0"/>
        <w:pPrChange w:id="360" w:author="Kleber Marques Lisboa" w:date="2023-10-24T15:47:00Z">
          <w:pPr>
            <w:widowControl w:val="0"/>
            <w:spacing w:after="0" w:line="240" w:lineRule="auto"/>
          </w:pPr>
        </w:pPrChange>
      </w:pPr>
    </w:p>
    <w:p w14:paraId="2E45E19B" w14:textId="77777777" w:rsidR="00B17827" w:rsidRPr="008B6A89" w:rsidRDefault="00B17827" w:rsidP="00165B87">
      <w:pPr>
        <w:widowControl w:val="0"/>
        <w:rPr>
          <w:lang w:val="en-US"/>
        </w:rPr>
      </w:pPr>
      <w:r w:rsidRPr="008B6A89">
        <w:rPr>
          <w:lang w:val="en-US"/>
        </w:rPr>
        <w:t xml:space="preserve">The physical model for the control volume of the mixing tank considers two inlet </w:t>
      </w:r>
      <w:r w:rsidR="00555059">
        <w:rPr>
          <w:lang w:val="en-US"/>
        </w:rPr>
        <w:t xml:space="preserve">streams </w:t>
      </w:r>
      <w:r w:rsidRPr="008B6A89">
        <w:rPr>
          <w:lang w:val="en-US"/>
        </w:rPr>
        <w:t>(retentate stream (8)</w:t>
      </w:r>
      <w:r w:rsidR="00555059">
        <w:rPr>
          <w:lang w:val="en-US"/>
        </w:rPr>
        <w:t>,</w:t>
      </w:r>
      <w:r w:rsidRPr="008B6A89">
        <w:rPr>
          <w:lang w:val="en-US"/>
        </w:rPr>
        <w:t xml:space="preserve"> </w:t>
      </w:r>
      <w:r w:rsidR="00555059">
        <w:rPr>
          <w:lang w:val="en-US"/>
        </w:rPr>
        <w:t>and</w:t>
      </w:r>
      <w:r w:rsidRPr="008B6A89">
        <w:rPr>
          <w:lang w:val="en-US"/>
        </w:rPr>
        <w:t xml:space="preserve"> brackish well water stream (2)) and the tank outlet </w:t>
      </w:r>
      <w:r w:rsidR="00555059">
        <w:rPr>
          <w:lang w:val="en-US"/>
        </w:rPr>
        <w:t xml:space="preserve">stream </w:t>
      </w:r>
      <w:r w:rsidRPr="008B6A89">
        <w:rPr>
          <w:lang w:val="en-US"/>
        </w:rPr>
        <w:t xml:space="preserve">(3). To recover the heat from the retentate stream, it would be possible to mix it with the </w:t>
      </w:r>
      <w:r w:rsidR="004E4AFA">
        <w:rPr>
          <w:lang w:val="en-US"/>
        </w:rPr>
        <w:t xml:space="preserve">well brackish </w:t>
      </w:r>
      <w:r w:rsidRPr="008B6A89">
        <w:rPr>
          <w:lang w:val="en-US"/>
        </w:rPr>
        <w:t xml:space="preserve">water directly in the mixing tank, and </w:t>
      </w:r>
      <w:r w:rsidR="00555059">
        <w:rPr>
          <w:lang w:val="en-US"/>
        </w:rPr>
        <w:t xml:space="preserve">in order </w:t>
      </w:r>
      <w:r w:rsidRPr="008B6A89">
        <w:rPr>
          <w:lang w:val="en-US"/>
        </w:rPr>
        <w:t xml:space="preserve">to control the salinity in the tank, part of the mixture would be rejected immediately afterwards. </w:t>
      </w:r>
      <w:r w:rsidR="00313A28">
        <w:rPr>
          <w:lang w:val="en-US"/>
        </w:rPr>
        <w:t xml:space="preserve">This would be </w:t>
      </w:r>
      <w:r w:rsidR="00555059">
        <w:rPr>
          <w:lang w:val="en-US"/>
        </w:rPr>
        <w:t xml:space="preserve">the most energetically </w:t>
      </w:r>
      <w:r w:rsidR="00313A28">
        <w:rPr>
          <w:lang w:val="en-US"/>
        </w:rPr>
        <w:t>efficient</w:t>
      </w:r>
      <w:r w:rsidR="00555059">
        <w:rPr>
          <w:lang w:val="en-US"/>
        </w:rPr>
        <w:t xml:space="preserve"> option, h</w:t>
      </w:r>
      <w:r w:rsidRPr="008B6A89">
        <w:rPr>
          <w:lang w:val="en-US"/>
        </w:rPr>
        <w:t xml:space="preserve">owever, some of the </w:t>
      </w:r>
      <w:r w:rsidR="004E4AFA">
        <w:rPr>
          <w:lang w:val="en-US"/>
        </w:rPr>
        <w:t xml:space="preserve">brackish </w:t>
      </w:r>
      <w:r w:rsidRPr="008B6A89">
        <w:rPr>
          <w:lang w:val="en-US"/>
        </w:rPr>
        <w:t xml:space="preserve">water </w:t>
      </w:r>
      <w:r w:rsidR="00683C48">
        <w:rPr>
          <w:lang w:val="en-US"/>
        </w:rPr>
        <w:t xml:space="preserve">from the well </w:t>
      </w:r>
      <w:r w:rsidRPr="008B6A89">
        <w:rPr>
          <w:lang w:val="en-US"/>
        </w:rPr>
        <w:t>would then be rejected in this process, which is undesirable due to the hydrological stress in arid and semi-arid regions.</w:t>
      </w:r>
    </w:p>
    <w:p w14:paraId="49ECBCFE" w14:textId="369899B7" w:rsidR="00B17827" w:rsidRPr="008B6A89" w:rsidRDefault="00B17827" w:rsidP="00165B87">
      <w:pPr>
        <w:rPr>
          <w:lang w:val="en-US"/>
        </w:rPr>
      </w:pPr>
      <w:r w:rsidRPr="008B6A89">
        <w:rPr>
          <w:lang w:val="en-US"/>
        </w:rPr>
        <w:t xml:space="preserve">Therefore, to avoid this problem, and still recover a large part of the thermal potential of the circulation stream, it is proposed to use an additional heat exchanger (HX-2) before the rejection process (as illustrated in Figure </w:t>
      </w:r>
      <w:r w:rsidR="00FE6274" w:rsidRPr="008B6A89">
        <w:rPr>
          <w:lang w:val="en-US"/>
        </w:rPr>
        <w:t>1</w:t>
      </w:r>
      <w:r w:rsidRPr="008B6A89">
        <w:rPr>
          <w:lang w:val="en-US"/>
        </w:rPr>
        <w:t xml:space="preserve">), which can be partial or not. Thus, the mixing tank </w:t>
      </w:r>
      <w:r w:rsidR="00555059">
        <w:rPr>
          <w:lang w:val="en-US"/>
        </w:rPr>
        <w:t>(and therefore all the desalination system) will be</w:t>
      </w:r>
      <w:r w:rsidRPr="008B6A89">
        <w:rPr>
          <w:lang w:val="en-US"/>
        </w:rPr>
        <w:t xml:space="preserve"> a dynamic system, since the volume,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mix</m:t>
            </m:r>
          </m:sub>
        </m:sSub>
      </m:oMath>
      <w:r w:rsidRPr="008B6A89">
        <w:rPr>
          <w:lang w:val="en-US"/>
        </w:rPr>
        <w:t xml:space="preserve">, the concentration, </w:t>
      </w:r>
      <m:oMath>
        <m:sSub>
          <m:sSubPr>
            <m:ctrlPr>
              <w:rPr>
                <w:rFonts w:ascii="Cambria Math" w:hAnsi="Cambria Math"/>
                <w:i/>
                <w:lang w:val="en-US"/>
              </w:rPr>
            </m:ctrlPr>
          </m:sSubPr>
          <m:e>
            <m:r>
              <w:rPr>
                <w:rFonts w:ascii="Cambria Math" w:hAnsi="Cambria Math"/>
                <w:lang w:val="en-US"/>
              </w:rPr>
              <m:t>cs</m:t>
            </m:r>
          </m:e>
          <m:sub>
            <m:r>
              <w:rPr>
                <w:rFonts w:ascii="Cambria Math" w:hAnsi="Cambria Math"/>
                <w:lang w:val="en-US"/>
              </w:rPr>
              <m:t>mix</m:t>
            </m:r>
          </m:sub>
        </m:sSub>
      </m:oMath>
      <w:r w:rsidRPr="008B6A89">
        <w:rPr>
          <w:lang w:val="en-US"/>
        </w:rPr>
        <w:t xml:space="preserve"> (or salinity, </w:t>
      </w:r>
      <m:oMath>
        <m:sSub>
          <m:sSubPr>
            <m:ctrlPr>
              <w:rPr>
                <w:rFonts w:ascii="Cambria Math" w:hAnsi="Cambria Math"/>
                <w:i/>
                <w:lang w:val="en-US"/>
              </w:rPr>
            </m:ctrlPr>
          </m:sSubPr>
          <m:e>
            <m:r>
              <w:rPr>
                <w:rFonts w:ascii="Cambria Math" w:hAnsi="Cambria Math"/>
                <w:lang w:val="en-US"/>
              </w:rPr>
              <m:t>ϕ</m:t>
            </m:r>
          </m:e>
          <m:sub>
            <m:r>
              <w:rPr>
                <w:rFonts w:ascii="Cambria Math" w:hAnsi="Cambria Math"/>
                <w:lang w:val="en-US"/>
              </w:rPr>
              <m:t>mix</m:t>
            </m:r>
          </m:sub>
        </m:sSub>
      </m:oMath>
      <w:r w:rsidRPr="008B6A89">
        <w:rPr>
          <w:lang w:val="en-US"/>
        </w:rPr>
        <w:t xml:space="preserve">) and the temperature,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mix</m:t>
            </m:r>
          </m:sub>
        </m:sSub>
      </m:oMath>
      <w:r w:rsidRPr="008B6A89">
        <w:rPr>
          <w:lang w:val="en-US"/>
        </w:rPr>
        <w:t>, of the mixture inside it change over time.</w:t>
      </w:r>
      <w:del w:id="361" w:author="Kleber Marques Lisboa" w:date="2023-10-24T15:50:00Z">
        <w:r w:rsidRPr="008B6A89" w:rsidDel="00161A2B">
          <w:rPr>
            <w:lang w:val="en-US"/>
          </w:rPr>
          <w:delText xml:space="preserve"> </w:delText>
        </w:r>
      </w:del>
    </w:p>
    <w:p w14:paraId="1A1B3345" w14:textId="77777777" w:rsidR="0042633D" w:rsidRDefault="00B17827" w:rsidP="00165B87">
      <w:pPr>
        <w:widowControl w:val="0"/>
        <w:spacing w:after="0"/>
        <w:rPr>
          <w:lang w:val="en-US"/>
        </w:rPr>
      </w:pPr>
      <w:r w:rsidRPr="008B6A89">
        <w:rPr>
          <w:lang w:val="en-US"/>
        </w:rPr>
        <w:t xml:space="preserve">Considering that the </w:t>
      </w:r>
      <w:r w:rsidR="004E4AFA">
        <w:rPr>
          <w:lang w:val="en-US"/>
        </w:rPr>
        <w:t>heat exchangers, the distillate and mixing tanks, and the DCMD module are adiabatic</w:t>
      </w:r>
      <w:r w:rsidR="00B24227">
        <w:rPr>
          <w:lang w:val="en-US"/>
        </w:rPr>
        <w:t>;</w:t>
      </w:r>
      <w:r w:rsidR="004E4AFA">
        <w:rPr>
          <w:lang w:val="en-US"/>
        </w:rPr>
        <w:t xml:space="preserve"> </w:t>
      </w:r>
      <w:r w:rsidR="00B24227">
        <w:rPr>
          <w:lang w:val="en-US"/>
        </w:rPr>
        <w:t xml:space="preserve">and </w:t>
      </w:r>
      <w:r w:rsidRPr="008B6A89">
        <w:rPr>
          <w:lang w:val="en-US"/>
        </w:rPr>
        <w:t xml:space="preserve">that the </w:t>
      </w:r>
      <w:r w:rsidR="00B24227">
        <w:rPr>
          <w:lang w:val="en-US"/>
        </w:rPr>
        <w:t xml:space="preserve">salinity and </w:t>
      </w:r>
      <w:r w:rsidRPr="008B6A89">
        <w:rPr>
          <w:lang w:val="en-US"/>
        </w:rPr>
        <w:t xml:space="preserve">temperature </w:t>
      </w:r>
      <w:r w:rsidR="00B24227">
        <w:rPr>
          <w:lang w:val="en-US"/>
        </w:rPr>
        <w:t xml:space="preserve">fields inside them are </w:t>
      </w:r>
      <w:r w:rsidRPr="008B6A89">
        <w:rPr>
          <w:lang w:val="en-US"/>
        </w:rPr>
        <w:t>uniform</w:t>
      </w:r>
      <w:r w:rsidR="00B24227">
        <w:rPr>
          <w:lang w:val="en-US"/>
        </w:rPr>
        <w:t xml:space="preserve"> (except inside the DCMD module)</w:t>
      </w:r>
      <w:r w:rsidRPr="008B6A89">
        <w:rPr>
          <w:lang w:val="en-US"/>
        </w:rPr>
        <w:t>, the physical situation is mathematically modeled as:</w:t>
      </w:r>
    </w:p>
    <w:bookmarkEnd w:id="338"/>
    <w:p w14:paraId="208A8D20" w14:textId="77777777" w:rsidR="004E4AFA" w:rsidRPr="008B6A89" w:rsidRDefault="004E4AFA">
      <w:pPr>
        <w:spacing w:after="0"/>
        <w:rPr>
          <w:lang w:val="en-US"/>
        </w:rPr>
        <w:pPrChange w:id="362" w:author="Kleber Marques Lisboa" w:date="2023-10-24T09:41:00Z">
          <w:pPr>
            <w:spacing w:after="0" w:line="240" w:lineRule="auto"/>
          </w:pPr>
        </w:pPrChange>
      </w:pPr>
    </w:p>
    <w:p w14:paraId="7E54BACB" w14:textId="77777777" w:rsidR="0042633D" w:rsidRPr="008B6A89" w:rsidRDefault="0042633D" w:rsidP="00165B87">
      <w:pPr>
        <w:ind w:firstLine="0"/>
        <w:rPr>
          <w:lang w:val="en-US"/>
        </w:rPr>
      </w:pPr>
      <w:r w:rsidRPr="008B6A89">
        <w:rPr>
          <w:lang w:val="en-US"/>
        </w:rPr>
        <w:t xml:space="preserve">- </w:t>
      </w:r>
      <w:r w:rsidR="00BD47CE">
        <w:rPr>
          <w:lang w:val="en-US"/>
        </w:rPr>
        <w:t xml:space="preserve">Mixture </w:t>
      </w:r>
      <w:r w:rsidR="00333E7A">
        <w:rPr>
          <w:lang w:val="en-US"/>
        </w:rPr>
        <w:t xml:space="preserve">and Distillate </w:t>
      </w:r>
      <w:r w:rsidR="00BD47CE">
        <w:rPr>
          <w:lang w:val="en-US"/>
        </w:rPr>
        <w:t>Tank</w:t>
      </w:r>
      <w:r w:rsidR="00333E7A">
        <w:rPr>
          <w:lang w:val="en-US"/>
        </w:rPr>
        <w:t>s</w:t>
      </w:r>
    </w:p>
    <w:tbl>
      <w:tblPr>
        <w:tblW w:w="9445" w:type="dxa"/>
        <w:tblLook w:val="04A0" w:firstRow="1" w:lastRow="0" w:firstColumn="1" w:lastColumn="0" w:noHBand="0" w:noVBand="1"/>
      </w:tblPr>
      <w:tblGrid>
        <w:gridCol w:w="7933"/>
        <w:gridCol w:w="891"/>
        <w:gridCol w:w="536"/>
        <w:gridCol w:w="85"/>
      </w:tblGrid>
      <w:tr w:rsidR="0042633D" w:rsidRPr="008B6A89" w14:paraId="69D82B26" w14:textId="77777777" w:rsidTr="00333E7A">
        <w:trPr>
          <w:gridAfter w:val="1"/>
          <w:wAfter w:w="85" w:type="dxa"/>
        </w:trPr>
        <w:tc>
          <w:tcPr>
            <w:tcW w:w="8824" w:type="dxa"/>
            <w:gridSpan w:val="2"/>
            <w:vAlign w:val="center"/>
          </w:tcPr>
          <w:commentRangeStart w:id="363"/>
          <w:p w14:paraId="138F0A77" w14:textId="77777777" w:rsidR="0042633D" w:rsidRPr="008B6A89" w:rsidRDefault="001F63F4" w:rsidP="00165B87">
            <w:pPr>
              <w:spacing w:after="40"/>
              <w:rPr>
                <w:lang w:val="en-US"/>
              </w:rPr>
            </w:pPr>
            <w:r w:rsidRPr="001F63F4">
              <w:rPr>
                <w:position w:val="-22"/>
                <w:lang w:val="en-US"/>
              </w:rPr>
              <w:object w:dxaOrig="3200" w:dyaOrig="620" w14:anchorId="02104B12">
                <v:shape id="_x0000_i1028" type="#_x0000_t75" style="width:160.3pt;height:33.2pt" o:ole="">
                  <v:imagedata r:id="rId21" o:title=""/>
                </v:shape>
                <o:OLEObject Type="Embed" ProgID="Equation.DSMT4" ShapeID="_x0000_i1028" DrawAspect="Content" ObjectID="_1845640434" r:id="rId22"/>
              </w:object>
            </w:r>
            <w:commentRangeEnd w:id="363"/>
            <w:r w:rsidR="009D531B" w:rsidRPr="008B6A89">
              <w:rPr>
                <w:rStyle w:val="Refdecomentrio"/>
                <w:sz w:val="24"/>
                <w:szCs w:val="24"/>
                <w:lang w:val="en-US"/>
              </w:rPr>
              <w:commentReference w:id="363"/>
            </w:r>
          </w:p>
        </w:tc>
        <w:tc>
          <w:tcPr>
            <w:tcW w:w="536" w:type="dxa"/>
            <w:vAlign w:val="center"/>
            <w:hideMark/>
          </w:tcPr>
          <w:p w14:paraId="71912F80" w14:textId="77777777" w:rsidR="0042633D" w:rsidRPr="008B6A89" w:rsidRDefault="0042633D" w:rsidP="00165B87">
            <w:pPr>
              <w:ind w:firstLine="0"/>
              <w:jc w:val="right"/>
              <w:rPr>
                <w:lang w:val="en-US"/>
              </w:rPr>
            </w:pPr>
            <w:r w:rsidRPr="008B6A89">
              <w:rPr>
                <w:lang w:val="en-US"/>
              </w:rPr>
              <w:t>(</w:t>
            </w:r>
            <w:r w:rsidR="00FE6274" w:rsidRPr="008B6A89">
              <w:rPr>
                <w:lang w:val="en-US"/>
              </w:rPr>
              <w:t>4</w:t>
            </w:r>
            <w:r w:rsidRPr="008B6A89">
              <w:rPr>
                <w:lang w:val="en-US"/>
              </w:rPr>
              <w:t>)</w:t>
            </w:r>
          </w:p>
        </w:tc>
      </w:tr>
      <w:tr w:rsidR="0042633D" w:rsidRPr="008B6A89" w14:paraId="6DE9AADD" w14:textId="77777777" w:rsidTr="00333E7A">
        <w:trPr>
          <w:gridAfter w:val="1"/>
          <w:wAfter w:w="85" w:type="dxa"/>
        </w:trPr>
        <w:tc>
          <w:tcPr>
            <w:tcW w:w="8824" w:type="dxa"/>
            <w:gridSpan w:val="2"/>
            <w:vAlign w:val="center"/>
          </w:tcPr>
          <w:p w14:paraId="24FC2F24" w14:textId="77777777" w:rsidR="0042633D" w:rsidRPr="008B6A89" w:rsidRDefault="0042633D" w:rsidP="00165B87">
            <w:pPr>
              <w:spacing w:after="40"/>
              <w:rPr>
                <w:lang w:val="en-US"/>
              </w:rPr>
            </w:pPr>
            <w:r w:rsidRPr="008B6A89">
              <w:rPr>
                <w:lang w:val="en-US"/>
              </w:rPr>
              <w:object w:dxaOrig="5539" w:dyaOrig="620" w14:anchorId="461C968E">
                <v:shape id="_x0000_i1029" type="#_x0000_t75" style="width:274.2pt;height:30.05pt" o:ole="">
                  <v:imagedata r:id="rId23" o:title=""/>
                </v:shape>
                <o:OLEObject Type="Embed" ProgID="Equation.DSMT4" ShapeID="_x0000_i1029" DrawAspect="Content" ObjectID="_1845640435" r:id="rId24"/>
              </w:object>
            </w:r>
          </w:p>
        </w:tc>
        <w:tc>
          <w:tcPr>
            <w:tcW w:w="536" w:type="dxa"/>
            <w:vAlign w:val="center"/>
            <w:hideMark/>
          </w:tcPr>
          <w:p w14:paraId="79A945DA" w14:textId="77777777" w:rsidR="0042633D" w:rsidRPr="008B6A89" w:rsidRDefault="0042633D" w:rsidP="00165B87">
            <w:pPr>
              <w:ind w:firstLine="0"/>
              <w:jc w:val="right"/>
              <w:rPr>
                <w:lang w:val="en-US"/>
              </w:rPr>
            </w:pPr>
            <w:r w:rsidRPr="008B6A89">
              <w:rPr>
                <w:lang w:val="en-US"/>
              </w:rPr>
              <w:t>(</w:t>
            </w:r>
            <w:r w:rsidR="00FE6274" w:rsidRPr="008B6A89">
              <w:rPr>
                <w:lang w:val="en-US"/>
              </w:rPr>
              <w:t>5</w:t>
            </w:r>
            <w:r w:rsidRPr="008B6A89">
              <w:rPr>
                <w:lang w:val="en-US"/>
              </w:rPr>
              <w:t>)</w:t>
            </w:r>
          </w:p>
        </w:tc>
      </w:tr>
      <w:bookmarkStart w:id="364" w:name="_Hlk92985047"/>
      <w:tr w:rsidR="0042633D" w:rsidRPr="008B6A89" w14:paraId="118793E9" w14:textId="77777777" w:rsidTr="00333E7A">
        <w:trPr>
          <w:gridAfter w:val="1"/>
          <w:wAfter w:w="85" w:type="dxa"/>
        </w:trPr>
        <w:tc>
          <w:tcPr>
            <w:tcW w:w="8824" w:type="dxa"/>
            <w:gridSpan w:val="2"/>
            <w:vAlign w:val="center"/>
          </w:tcPr>
          <w:p w14:paraId="384CC511" w14:textId="77777777" w:rsidR="0042633D" w:rsidRPr="008B6A89" w:rsidRDefault="0042633D" w:rsidP="00165B87">
            <w:pPr>
              <w:spacing w:after="40"/>
              <w:rPr>
                <w:lang w:val="en-US"/>
              </w:rPr>
            </w:pPr>
            <w:r w:rsidRPr="008B6A89">
              <w:rPr>
                <w:lang w:val="en-US"/>
              </w:rPr>
              <w:object w:dxaOrig="8040" w:dyaOrig="620" w14:anchorId="51C89516">
                <v:shape id="_x0000_i1030" type="#_x0000_t75" style="width:402pt;height:30.05pt" o:ole="">
                  <v:imagedata r:id="rId25" o:title=""/>
                </v:shape>
                <o:OLEObject Type="Embed" ProgID="Equation.DSMT4" ShapeID="_x0000_i1030" DrawAspect="Content" ObjectID="_1845640436" r:id="rId26"/>
              </w:object>
            </w:r>
            <w:bookmarkEnd w:id="364"/>
          </w:p>
        </w:tc>
        <w:tc>
          <w:tcPr>
            <w:tcW w:w="536" w:type="dxa"/>
            <w:vAlign w:val="center"/>
            <w:hideMark/>
          </w:tcPr>
          <w:p w14:paraId="7430DC7D" w14:textId="77777777" w:rsidR="0042633D" w:rsidRPr="008B6A89" w:rsidRDefault="0042633D" w:rsidP="00165B87">
            <w:pPr>
              <w:ind w:firstLine="0"/>
              <w:jc w:val="right"/>
              <w:rPr>
                <w:lang w:val="en-US"/>
              </w:rPr>
            </w:pPr>
            <w:bookmarkStart w:id="365" w:name="_Ref97507078"/>
            <w:r w:rsidRPr="008B6A89">
              <w:rPr>
                <w:lang w:val="en-US"/>
              </w:rPr>
              <w:t>(</w:t>
            </w:r>
            <w:r w:rsidR="00FE6274" w:rsidRPr="008B6A89">
              <w:rPr>
                <w:lang w:val="en-US"/>
              </w:rPr>
              <w:t>6</w:t>
            </w:r>
            <w:r w:rsidRPr="008B6A89">
              <w:rPr>
                <w:lang w:val="en-US"/>
              </w:rPr>
              <w:t>)</w:t>
            </w:r>
            <w:bookmarkEnd w:id="365"/>
          </w:p>
        </w:tc>
      </w:tr>
      <w:tr w:rsidR="0042633D" w:rsidRPr="008B6A89" w14:paraId="47C6C457" w14:textId="77777777" w:rsidTr="00333E7A">
        <w:tc>
          <w:tcPr>
            <w:tcW w:w="7933" w:type="dxa"/>
            <w:vAlign w:val="center"/>
            <w:hideMark/>
          </w:tcPr>
          <w:p w14:paraId="194205B9" w14:textId="77777777" w:rsidR="0042633D" w:rsidRPr="008B6A89" w:rsidRDefault="0042633D" w:rsidP="00165B87">
            <w:pPr>
              <w:spacing w:after="0"/>
              <w:rPr>
                <w:lang w:val="en-US"/>
              </w:rPr>
            </w:pPr>
            <w:r w:rsidRPr="008B6A89">
              <w:rPr>
                <w:lang w:val="en-US"/>
              </w:rPr>
              <w:object w:dxaOrig="3330" w:dyaOrig="610" w14:anchorId="170C531F">
                <v:shape id="_x0000_i1031" type="#_x0000_t75" style="width:169.65pt;height:30.05pt" o:ole="">
                  <v:imagedata r:id="rId27" o:title=""/>
                </v:shape>
                <o:OLEObject Type="Embed" ProgID="Equation.DSMT4" ShapeID="_x0000_i1031" DrawAspect="Content" ObjectID="_1845640437" r:id="rId28"/>
              </w:object>
            </w:r>
          </w:p>
        </w:tc>
        <w:tc>
          <w:tcPr>
            <w:tcW w:w="1512" w:type="dxa"/>
            <w:gridSpan w:val="3"/>
            <w:vAlign w:val="center"/>
            <w:hideMark/>
          </w:tcPr>
          <w:p w14:paraId="14E246E7" w14:textId="77777777" w:rsidR="0042633D" w:rsidRPr="008B6A89" w:rsidRDefault="0042633D" w:rsidP="00165B87">
            <w:pPr>
              <w:jc w:val="right"/>
              <w:rPr>
                <w:lang w:val="en-US"/>
              </w:rPr>
            </w:pPr>
            <w:r w:rsidRPr="008B6A89">
              <w:rPr>
                <w:lang w:val="en-US"/>
              </w:rPr>
              <w:t>(</w:t>
            </w:r>
            <w:r w:rsidR="00FE6274" w:rsidRPr="008B6A89">
              <w:rPr>
                <w:lang w:val="en-US"/>
              </w:rPr>
              <w:t>7</w:t>
            </w:r>
            <w:r w:rsidRPr="008B6A89">
              <w:rPr>
                <w:lang w:val="en-US"/>
              </w:rPr>
              <w:t>)</w:t>
            </w:r>
          </w:p>
        </w:tc>
      </w:tr>
    </w:tbl>
    <w:p w14:paraId="2F670ED4" w14:textId="77777777" w:rsidR="00684CCD" w:rsidRDefault="00684CCD" w:rsidP="00165B87">
      <w:pPr>
        <w:spacing w:after="0"/>
        <w:ind w:firstLine="0"/>
        <w:rPr>
          <w:lang w:val="en-US"/>
        </w:rPr>
      </w:pPr>
    </w:p>
    <w:p w14:paraId="1FB0B0F6" w14:textId="77777777" w:rsidR="0042633D" w:rsidRPr="008B6A89" w:rsidRDefault="0042633D" w:rsidP="00165B87">
      <w:pPr>
        <w:ind w:firstLine="0"/>
        <w:rPr>
          <w:lang w:val="en-US"/>
        </w:rPr>
      </w:pPr>
      <w:r w:rsidRPr="008B6A89">
        <w:rPr>
          <w:lang w:val="en-US"/>
        </w:rPr>
        <w:t xml:space="preserve">- </w:t>
      </w:r>
      <w:r w:rsidR="00BD47CE">
        <w:rPr>
          <w:lang w:val="en-US"/>
        </w:rPr>
        <w:t>DCMD Module:</w:t>
      </w:r>
    </w:p>
    <w:tbl>
      <w:tblPr>
        <w:tblW w:w="9450" w:type="dxa"/>
        <w:tblLook w:val="04A0" w:firstRow="1" w:lastRow="0" w:firstColumn="1" w:lastColumn="0" w:noHBand="0" w:noVBand="1"/>
      </w:tblPr>
      <w:tblGrid>
        <w:gridCol w:w="8110"/>
        <w:gridCol w:w="1340"/>
      </w:tblGrid>
      <w:tr w:rsidR="0042633D" w:rsidRPr="008B6A89" w14:paraId="2AEC9156" w14:textId="77777777" w:rsidTr="00B24227">
        <w:tc>
          <w:tcPr>
            <w:tcW w:w="8288" w:type="dxa"/>
            <w:vAlign w:val="center"/>
            <w:hideMark/>
          </w:tcPr>
          <w:p w14:paraId="58818DF4" w14:textId="77777777" w:rsidR="0042633D" w:rsidRPr="008B6A89" w:rsidRDefault="004D39D6" w:rsidP="00165B87">
            <w:pPr>
              <w:spacing w:after="40"/>
              <w:rPr>
                <w:lang w:val="en-US"/>
              </w:rPr>
            </w:pPr>
            <w:r w:rsidRPr="00B24227">
              <w:rPr>
                <w:position w:val="-22"/>
                <w:lang w:val="en-US"/>
              </w:rPr>
              <w:object w:dxaOrig="6920" w:dyaOrig="620" w14:anchorId="174DD388">
                <v:shape id="_x0000_i1032" type="#_x0000_t75" style="width:344.95pt;height:30.05pt" o:ole="">
                  <v:imagedata r:id="rId29" o:title=""/>
                </v:shape>
                <o:OLEObject Type="Embed" ProgID="Equation.DSMT4" ShapeID="_x0000_i1032" DrawAspect="Content" ObjectID="_1845640438" r:id="rId30"/>
              </w:object>
            </w:r>
          </w:p>
        </w:tc>
        <w:tc>
          <w:tcPr>
            <w:tcW w:w="1162" w:type="dxa"/>
            <w:vAlign w:val="center"/>
            <w:hideMark/>
          </w:tcPr>
          <w:p w14:paraId="7D2FB981" w14:textId="77777777" w:rsidR="0042633D" w:rsidRPr="008B6A89" w:rsidRDefault="0042633D" w:rsidP="00165B87">
            <w:pPr>
              <w:jc w:val="right"/>
              <w:rPr>
                <w:lang w:val="en-US"/>
              </w:rPr>
            </w:pPr>
            <w:bookmarkStart w:id="366" w:name="_Ref97507153"/>
            <w:r w:rsidRPr="008B6A89">
              <w:rPr>
                <w:lang w:val="en-US"/>
              </w:rPr>
              <w:t>(</w:t>
            </w:r>
            <w:r w:rsidR="00FE6274" w:rsidRPr="008B6A89">
              <w:rPr>
                <w:lang w:val="en-US"/>
              </w:rPr>
              <w:t>8</w:t>
            </w:r>
            <w:r w:rsidRPr="008B6A89">
              <w:rPr>
                <w:lang w:val="en-US"/>
              </w:rPr>
              <w:t>)</w:t>
            </w:r>
            <w:bookmarkEnd w:id="366"/>
          </w:p>
        </w:tc>
      </w:tr>
      <w:tr w:rsidR="0042633D" w:rsidRPr="008B6A89" w14:paraId="5096999A" w14:textId="77777777" w:rsidTr="006920C2">
        <w:tc>
          <w:tcPr>
            <w:tcW w:w="7933" w:type="dxa"/>
            <w:vAlign w:val="center"/>
            <w:hideMark/>
          </w:tcPr>
          <w:p w14:paraId="5090534D" w14:textId="77777777" w:rsidR="0042633D" w:rsidRPr="008B6A89" w:rsidRDefault="004E5481" w:rsidP="00165B87">
            <w:pPr>
              <w:spacing w:after="0"/>
              <w:rPr>
                <w:lang w:val="en-US"/>
              </w:rPr>
            </w:pPr>
            <w:r w:rsidRPr="004D39D6">
              <w:rPr>
                <w:position w:val="-22"/>
                <w:lang w:val="en-US"/>
              </w:rPr>
              <w:object w:dxaOrig="7040" w:dyaOrig="620" w14:anchorId="1FB8B7EA">
                <v:shape id="_x0000_i1033" type="#_x0000_t75" style="width:352.35pt;height:30.05pt" o:ole="">
                  <v:imagedata r:id="rId31" o:title=""/>
                </v:shape>
                <o:OLEObject Type="Embed" ProgID="Equation.DSMT4" ShapeID="_x0000_i1033" DrawAspect="Content" ObjectID="_1845640439" r:id="rId32"/>
              </w:object>
            </w:r>
          </w:p>
        </w:tc>
        <w:tc>
          <w:tcPr>
            <w:tcW w:w="1517" w:type="dxa"/>
            <w:vAlign w:val="center"/>
            <w:hideMark/>
          </w:tcPr>
          <w:p w14:paraId="4BD8A09E" w14:textId="77777777" w:rsidR="0042633D" w:rsidRPr="008B6A89" w:rsidRDefault="0042633D" w:rsidP="00165B87">
            <w:pPr>
              <w:spacing w:after="0"/>
              <w:jc w:val="right"/>
              <w:rPr>
                <w:lang w:val="en-US"/>
              </w:rPr>
            </w:pPr>
            <w:bookmarkStart w:id="367" w:name="_Ref97507155"/>
            <w:r w:rsidRPr="008B6A89">
              <w:rPr>
                <w:lang w:val="en-US"/>
              </w:rPr>
              <w:t>(</w:t>
            </w:r>
            <w:r w:rsidR="00FE6274" w:rsidRPr="008B6A89">
              <w:rPr>
                <w:lang w:val="en-US"/>
              </w:rPr>
              <w:t>9</w:t>
            </w:r>
            <w:r w:rsidRPr="008B6A89">
              <w:rPr>
                <w:lang w:val="en-US"/>
              </w:rPr>
              <w:t>)</w:t>
            </w:r>
            <w:bookmarkEnd w:id="367"/>
          </w:p>
        </w:tc>
      </w:tr>
    </w:tbl>
    <w:p w14:paraId="3C8F785F" w14:textId="77777777" w:rsidR="00313A28" w:rsidRDefault="00313A28">
      <w:pPr>
        <w:spacing w:after="0"/>
        <w:rPr>
          <w:lang w:val="en-US"/>
        </w:rPr>
        <w:pPrChange w:id="368" w:author="Kleber Marques Lisboa" w:date="2023-10-24T09:41:00Z">
          <w:pPr>
            <w:spacing w:after="0" w:line="240" w:lineRule="auto"/>
          </w:pPr>
        </w:pPrChange>
      </w:pPr>
      <w:bookmarkStart w:id="369" w:name="_Hlk92985697"/>
    </w:p>
    <w:p w14:paraId="67099CAA" w14:textId="77777777" w:rsidR="0042633D" w:rsidRDefault="00BD47CE" w:rsidP="00165B87">
      <w:pPr>
        <w:spacing w:after="0"/>
        <w:rPr>
          <w:lang w:val="en-US"/>
        </w:rPr>
      </w:pPr>
      <w:r w:rsidRPr="00BD47CE">
        <w:rPr>
          <w:lang w:val="en-US"/>
        </w:rPr>
        <w:t>Equations (4-9) are subjected to the following initial conditions:</w:t>
      </w:r>
    </w:p>
    <w:p w14:paraId="76CC22E3" w14:textId="77777777" w:rsidR="004D39D6" w:rsidRPr="00BD47CE" w:rsidRDefault="004D39D6">
      <w:pPr>
        <w:spacing w:after="0"/>
        <w:rPr>
          <w:lang w:val="en-US"/>
        </w:rPr>
        <w:pPrChange w:id="370" w:author="Kleber Marques Lisboa" w:date="2023-10-24T09:41:00Z">
          <w:pPr>
            <w:spacing w:after="0" w:line="240" w:lineRule="auto"/>
          </w:pPr>
        </w:pPrChange>
      </w:pPr>
    </w:p>
    <w:tbl>
      <w:tblPr>
        <w:tblW w:w="9450" w:type="dxa"/>
        <w:tblLook w:val="04A0" w:firstRow="1" w:lastRow="0" w:firstColumn="1" w:lastColumn="0" w:noHBand="0" w:noVBand="1"/>
      </w:tblPr>
      <w:tblGrid>
        <w:gridCol w:w="7933"/>
        <w:gridCol w:w="1517"/>
      </w:tblGrid>
      <w:tr w:rsidR="0042633D" w:rsidRPr="008B6A89" w14:paraId="705E30F6" w14:textId="77777777" w:rsidTr="006920C2">
        <w:tc>
          <w:tcPr>
            <w:tcW w:w="7933" w:type="dxa"/>
            <w:vAlign w:val="center"/>
            <w:hideMark/>
          </w:tcPr>
          <w:bookmarkStart w:id="371" w:name="_Hlk92985652"/>
          <w:bookmarkEnd w:id="369"/>
          <w:p w14:paraId="10634558" w14:textId="77777777" w:rsidR="0042633D" w:rsidRPr="008B6A89" w:rsidRDefault="004E5481" w:rsidP="00165B87">
            <w:pPr>
              <w:spacing w:after="0"/>
              <w:rPr>
                <w:lang w:val="en-US"/>
              </w:rPr>
            </w:pPr>
            <w:r w:rsidRPr="004D39D6">
              <w:rPr>
                <w:position w:val="-38"/>
                <w:lang w:val="en-US"/>
              </w:rPr>
              <w:object w:dxaOrig="7119" w:dyaOrig="859" w14:anchorId="0C7445A2">
                <v:shape id="_x0000_i1034" type="#_x0000_t75" style="width:353.1pt;height:41.95pt" o:ole="">
                  <v:imagedata r:id="rId33" o:title=""/>
                </v:shape>
                <o:OLEObject Type="Embed" ProgID="Equation.DSMT4" ShapeID="_x0000_i1034" DrawAspect="Content" ObjectID="_1845640440" r:id="rId34"/>
              </w:object>
            </w:r>
            <w:bookmarkEnd w:id="371"/>
          </w:p>
        </w:tc>
        <w:tc>
          <w:tcPr>
            <w:tcW w:w="1517" w:type="dxa"/>
            <w:vAlign w:val="center"/>
            <w:hideMark/>
          </w:tcPr>
          <w:p w14:paraId="4B680394" w14:textId="77777777" w:rsidR="0042633D" w:rsidRPr="008B6A89" w:rsidRDefault="0042633D" w:rsidP="00165B87">
            <w:pPr>
              <w:spacing w:after="0"/>
              <w:jc w:val="right"/>
              <w:rPr>
                <w:lang w:val="en-US"/>
              </w:rPr>
            </w:pPr>
            <w:r w:rsidRPr="008B6A89">
              <w:rPr>
                <w:lang w:val="en-US"/>
              </w:rPr>
              <w:t>(</w:t>
            </w:r>
            <w:r w:rsidR="00FE6274" w:rsidRPr="008B6A89">
              <w:rPr>
                <w:lang w:val="en-US"/>
              </w:rPr>
              <w:t>10</w:t>
            </w:r>
            <w:r w:rsidRPr="008B6A89">
              <w:rPr>
                <w:lang w:val="en-US"/>
              </w:rPr>
              <w:t>)</w:t>
            </w:r>
          </w:p>
        </w:tc>
      </w:tr>
    </w:tbl>
    <w:p w14:paraId="6889324B" w14:textId="77777777" w:rsidR="00296741" w:rsidRDefault="00296741">
      <w:pPr>
        <w:spacing w:after="0"/>
        <w:rPr>
          <w:lang w:val="en-US"/>
        </w:rPr>
        <w:pPrChange w:id="372" w:author="Kleber Marques Lisboa" w:date="2023-10-24T09:41:00Z">
          <w:pPr>
            <w:spacing w:after="0" w:line="240" w:lineRule="auto"/>
          </w:pPr>
        </w:pPrChange>
      </w:pPr>
      <w:bookmarkStart w:id="373" w:name="_Hlk92985633"/>
    </w:p>
    <w:p w14:paraId="725B5ADC" w14:textId="77777777" w:rsidR="0042633D" w:rsidRDefault="00B17827" w:rsidP="00165B87">
      <w:pPr>
        <w:spacing w:after="0"/>
        <w:rPr>
          <w:lang w:val="en-US"/>
        </w:rPr>
      </w:pPr>
      <w:r w:rsidRPr="008B6A89">
        <w:rPr>
          <w:lang w:val="en-US"/>
        </w:rPr>
        <w:t>Additionally, since equations (</w:t>
      </w:r>
      <w:r w:rsidR="00AF360B" w:rsidRPr="008B6A89">
        <w:rPr>
          <w:lang w:val="en-US"/>
        </w:rPr>
        <w:t>8</w:t>
      </w:r>
      <w:r w:rsidRPr="008B6A89">
        <w:rPr>
          <w:lang w:val="en-US"/>
        </w:rPr>
        <w:t>)</w:t>
      </w:r>
      <w:r w:rsidR="00AF360B" w:rsidRPr="008B6A89">
        <w:rPr>
          <w:lang w:val="en-US"/>
        </w:rPr>
        <w:t xml:space="preserve"> </w:t>
      </w:r>
      <w:r w:rsidRPr="008B6A89">
        <w:rPr>
          <w:lang w:val="en-US"/>
        </w:rPr>
        <w:t>and (</w:t>
      </w:r>
      <w:r w:rsidR="00AF360B" w:rsidRPr="008B6A89">
        <w:rPr>
          <w:lang w:val="en-US"/>
        </w:rPr>
        <w:t>9</w:t>
      </w:r>
      <w:r w:rsidRPr="008B6A89">
        <w:rPr>
          <w:lang w:val="en-US"/>
        </w:rPr>
        <w:t>) are partial differential equations, they are subject to the following boundary conditions:</w:t>
      </w:r>
    </w:p>
    <w:p w14:paraId="35B98E2D" w14:textId="77777777" w:rsidR="00B74977" w:rsidRPr="008B6A89" w:rsidRDefault="00B74977">
      <w:pPr>
        <w:spacing w:after="0"/>
        <w:rPr>
          <w:lang w:val="en-US"/>
        </w:rPr>
        <w:pPrChange w:id="374" w:author="Kleber Marques Lisboa" w:date="2023-10-24T09:41:00Z">
          <w:pPr>
            <w:spacing w:after="0" w:line="240" w:lineRule="auto"/>
          </w:pPr>
        </w:pPrChange>
      </w:pPr>
    </w:p>
    <w:tbl>
      <w:tblPr>
        <w:tblW w:w="9540" w:type="dxa"/>
        <w:tblLook w:val="04A0" w:firstRow="1" w:lastRow="0" w:firstColumn="1" w:lastColumn="0" w:noHBand="0" w:noVBand="1"/>
      </w:tblPr>
      <w:tblGrid>
        <w:gridCol w:w="7933"/>
        <w:gridCol w:w="1607"/>
      </w:tblGrid>
      <w:tr w:rsidR="0042633D" w:rsidRPr="008B6A89" w14:paraId="36728660" w14:textId="77777777" w:rsidTr="006920C2">
        <w:tc>
          <w:tcPr>
            <w:tcW w:w="7933" w:type="dxa"/>
            <w:vAlign w:val="center"/>
            <w:hideMark/>
          </w:tcPr>
          <w:p w14:paraId="2A902FB0" w14:textId="77777777" w:rsidR="0042633D" w:rsidRPr="008B6A89" w:rsidRDefault="0042633D" w:rsidP="00165B87">
            <w:pPr>
              <w:spacing w:after="0"/>
              <w:rPr>
                <w:lang w:val="en-US"/>
              </w:rPr>
            </w:pPr>
            <w:r w:rsidRPr="008B6A89">
              <w:rPr>
                <w:lang w:val="en-US"/>
              </w:rPr>
              <w:object w:dxaOrig="3920" w:dyaOrig="420" w14:anchorId="639FFF1D">
                <v:shape id="_x0000_i1035" type="#_x0000_t75" style="width:191.7pt;height:22.55pt" o:ole="">
                  <v:imagedata r:id="rId35" o:title=""/>
                </v:shape>
                <o:OLEObject Type="Embed" ProgID="Equation.DSMT4" ShapeID="_x0000_i1035" DrawAspect="Content" ObjectID="_1845640441" r:id="rId36"/>
              </w:object>
            </w:r>
          </w:p>
        </w:tc>
        <w:tc>
          <w:tcPr>
            <w:tcW w:w="1607" w:type="dxa"/>
            <w:vAlign w:val="center"/>
            <w:hideMark/>
          </w:tcPr>
          <w:p w14:paraId="78823685" w14:textId="77777777" w:rsidR="0042633D" w:rsidRPr="008B6A89" w:rsidRDefault="0042633D" w:rsidP="00165B87">
            <w:pPr>
              <w:jc w:val="right"/>
              <w:rPr>
                <w:lang w:val="en-US"/>
              </w:rPr>
            </w:pPr>
            <w:r w:rsidRPr="008B6A89">
              <w:rPr>
                <w:lang w:val="en-US"/>
              </w:rPr>
              <w:t>(</w:t>
            </w:r>
            <w:r w:rsidR="00AF360B" w:rsidRPr="008B6A89">
              <w:rPr>
                <w:lang w:val="en-US"/>
              </w:rPr>
              <w:t>11</w:t>
            </w:r>
            <w:r w:rsidRPr="008B6A89">
              <w:rPr>
                <w:lang w:val="en-US"/>
              </w:rPr>
              <w:t>)</w:t>
            </w:r>
          </w:p>
        </w:tc>
      </w:tr>
      <w:bookmarkStart w:id="375" w:name="_Hlk92985642"/>
      <w:tr w:rsidR="0042633D" w:rsidRPr="008B6A89" w14:paraId="51A59B76" w14:textId="77777777" w:rsidTr="006920C2">
        <w:tc>
          <w:tcPr>
            <w:tcW w:w="7933" w:type="dxa"/>
            <w:hideMark/>
          </w:tcPr>
          <w:p w14:paraId="6299E6AB" w14:textId="77777777" w:rsidR="0042633D" w:rsidRPr="008B6A89" w:rsidRDefault="004E5481" w:rsidP="00165B87">
            <w:pPr>
              <w:spacing w:after="0"/>
              <w:rPr>
                <w:lang w:val="en-US"/>
              </w:rPr>
            </w:pPr>
            <w:r w:rsidRPr="004E5481">
              <w:rPr>
                <w:position w:val="-16"/>
                <w:lang w:val="en-US"/>
              </w:rPr>
              <w:object w:dxaOrig="3940" w:dyaOrig="420" w14:anchorId="0C0ADC45">
                <v:shape id="_x0000_i1036" type="#_x0000_t75" style="width:193.45pt;height:22.55pt" o:ole="">
                  <v:imagedata r:id="rId37" o:title=""/>
                </v:shape>
                <o:OLEObject Type="Embed" ProgID="Equation.DSMT4" ShapeID="_x0000_i1036" DrawAspect="Content" ObjectID="_1845640442" r:id="rId38"/>
              </w:object>
            </w:r>
            <w:bookmarkEnd w:id="375"/>
          </w:p>
        </w:tc>
        <w:tc>
          <w:tcPr>
            <w:tcW w:w="1607" w:type="dxa"/>
            <w:vAlign w:val="center"/>
            <w:hideMark/>
          </w:tcPr>
          <w:p w14:paraId="45330723" w14:textId="77777777" w:rsidR="0042633D" w:rsidRPr="008B6A89" w:rsidRDefault="0042633D" w:rsidP="00165B87">
            <w:pPr>
              <w:spacing w:after="0"/>
              <w:jc w:val="right"/>
              <w:rPr>
                <w:lang w:val="en-US"/>
              </w:rPr>
            </w:pPr>
            <w:r w:rsidRPr="008B6A89">
              <w:rPr>
                <w:lang w:val="en-US"/>
              </w:rPr>
              <w:t>(</w:t>
            </w:r>
            <w:r w:rsidR="00AF360B" w:rsidRPr="008B6A89">
              <w:rPr>
                <w:lang w:val="en-US"/>
              </w:rPr>
              <w:t>12</w:t>
            </w:r>
            <w:r w:rsidRPr="008B6A89">
              <w:rPr>
                <w:lang w:val="en-US"/>
              </w:rPr>
              <w:t>)</w:t>
            </w:r>
          </w:p>
        </w:tc>
      </w:tr>
      <w:bookmarkEnd w:id="373"/>
    </w:tbl>
    <w:p w14:paraId="5949DE39" w14:textId="77777777" w:rsidR="00296741" w:rsidRDefault="00296741">
      <w:pPr>
        <w:widowControl w:val="0"/>
        <w:spacing w:after="0"/>
        <w:rPr>
          <w:lang w:val="en-US"/>
        </w:rPr>
        <w:pPrChange w:id="376" w:author="Kleber Marques Lisboa" w:date="2023-10-24T09:41:00Z">
          <w:pPr>
            <w:widowControl w:val="0"/>
            <w:spacing w:after="0" w:line="240" w:lineRule="auto"/>
          </w:pPr>
        </w:pPrChange>
      </w:pPr>
    </w:p>
    <w:p w14:paraId="01DF212E" w14:textId="2C153C1F" w:rsidR="0042633D" w:rsidRDefault="00B17827" w:rsidP="00165B87">
      <w:pPr>
        <w:widowControl w:val="0"/>
        <w:spacing w:after="0"/>
        <w:rPr>
          <w:lang w:val="en-US"/>
        </w:rPr>
      </w:pPr>
      <w:r w:rsidRPr="008B6A89">
        <w:rPr>
          <w:lang w:val="en-US"/>
        </w:rPr>
        <w:t xml:space="preserve">In these expressions, </w:t>
      </w:r>
      <m:oMath>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γ</m:t>
            </m:r>
          </m:sub>
        </m:sSub>
      </m:oMath>
      <w:r w:rsidRPr="008B6A89">
        <w:rPr>
          <w:lang w:val="en-US"/>
        </w:rPr>
        <w:t xml:space="preserve"> is the specific mass of phase γ,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pγ</m:t>
            </m:r>
          </m:sub>
        </m:sSub>
      </m:oMath>
      <w:r w:rsidRPr="008B6A89">
        <w:rPr>
          <w:lang w:val="en-US"/>
        </w:rPr>
        <w:t xml:space="preserve"> is the specific heat at </w:t>
      </w:r>
      <w:r w:rsidR="00500F95">
        <w:rPr>
          <w:lang w:val="en-US"/>
        </w:rPr>
        <w:t xml:space="preserve">constant </w:t>
      </w:r>
      <w:r w:rsidRPr="008B6A89">
        <w:rPr>
          <w:lang w:val="en-US"/>
        </w:rPr>
        <w:t xml:space="preserve">pressure of phase γ,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γ</m:t>
            </m:r>
          </m:sub>
        </m:sSub>
      </m:oMath>
      <w:r w:rsidRPr="008B6A89">
        <w:rPr>
          <w:lang w:val="en-US"/>
        </w:rPr>
        <w:t xml:space="preserve"> is the thermal conductivity of phase γ,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γ</m:t>
            </m:r>
          </m:sub>
        </m:sSub>
      </m:oMath>
      <w:r w:rsidRPr="008B6A89">
        <w:rPr>
          <w:lang w:val="en-US"/>
        </w:rPr>
        <w:t xml:space="preserve"> is the </w:t>
      </w:r>
      <w:r w:rsidR="007B3049">
        <w:rPr>
          <w:lang w:val="en-US"/>
        </w:rPr>
        <w:t>bulk</w:t>
      </w:r>
      <w:r w:rsidRPr="008B6A89">
        <w:rPr>
          <w:lang w:val="en-US"/>
        </w:rPr>
        <w:t xml:space="preserve"> temperature of phase γ,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mγ</m:t>
            </m:r>
          </m:sub>
        </m:sSub>
      </m:oMath>
      <w:r w:rsidRPr="008B6A89">
        <w:rPr>
          <w:lang w:val="en-US"/>
        </w:rPr>
        <w:t xml:space="preserve"> is the interface temperature between the hollow fiber membrane </w:t>
      </w:r>
      <w:r w:rsidR="00500F95">
        <w:rPr>
          <w:lang w:val="en-US"/>
        </w:rPr>
        <w:t xml:space="preserve">surface </w:t>
      </w:r>
      <w:r w:rsidRPr="008B6A89">
        <w:rPr>
          <w:lang w:val="en-US"/>
        </w:rPr>
        <w:t xml:space="preserve">and </w:t>
      </w:r>
      <w:r w:rsidR="007B3049">
        <w:rPr>
          <w:lang w:val="en-US"/>
        </w:rPr>
        <w:t xml:space="preserve">the liquid </w:t>
      </w:r>
      <w:r w:rsidRPr="008B6A89">
        <w:rPr>
          <w:lang w:val="en-US"/>
        </w:rPr>
        <w:t xml:space="preserve">phase γ, and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γ</m:t>
            </m:r>
          </m:sub>
        </m:sSub>
      </m:oMath>
      <w:r w:rsidRPr="008B6A89">
        <w:rPr>
          <w:lang w:val="en-US"/>
        </w:rPr>
        <w:t xml:space="preserve"> is the convection heat transfer coefficient </w:t>
      </w:r>
      <w:r w:rsidR="007B3049">
        <w:rPr>
          <w:lang w:val="en-US"/>
        </w:rPr>
        <w:t xml:space="preserve">at the interface between the liquid </w:t>
      </w:r>
      <w:r w:rsidRPr="008B6A89">
        <w:rPr>
          <w:lang w:val="en-US"/>
        </w:rPr>
        <w:t>phase γ</w:t>
      </w:r>
      <w:r w:rsidR="007B3049">
        <w:rPr>
          <w:lang w:val="en-US"/>
        </w:rPr>
        <w:t xml:space="preserve"> and the </w:t>
      </w:r>
      <w:r w:rsidRPr="008B6A89">
        <w:rPr>
          <w:lang w:val="en-US"/>
        </w:rPr>
        <w:t>membrane.</w:t>
      </w:r>
      <w:r w:rsidR="00B54559">
        <w:rPr>
          <w:lang w:val="en-US"/>
        </w:rPr>
        <w:t xml:space="preserve"> </w:t>
      </w:r>
      <w:r w:rsidRPr="008B6A89">
        <w:rPr>
          <w:lang w:val="en-US"/>
        </w:rPr>
        <w:t xml:space="preserve">The convective heat transfer coefficients </w:t>
      </w:r>
      <w:r w:rsidR="003D626D">
        <w:rPr>
          <w:lang w:val="en-US"/>
        </w:rPr>
        <w:t xml:space="preserve">for the </w:t>
      </w:r>
      <w:r w:rsidRPr="008B6A89">
        <w:rPr>
          <w:lang w:val="en-US"/>
        </w:rPr>
        <w:t xml:space="preserve">hot and cold streams are evaluated </w:t>
      </w:r>
      <w:r w:rsidR="003D626D">
        <w:rPr>
          <w:lang w:val="en-US"/>
        </w:rPr>
        <w:t xml:space="preserve">through </w:t>
      </w:r>
      <w:r w:rsidR="00684CCD">
        <w:rPr>
          <w:lang w:val="en-US"/>
        </w:rPr>
        <w:t>t</w:t>
      </w:r>
      <w:r w:rsidRPr="008B6A89">
        <w:rPr>
          <w:lang w:val="en-US"/>
        </w:rPr>
        <w:t>he following empirical correlations:</w:t>
      </w:r>
    </w:p>
    <w:p w14:paraId="68088779" w14:textId="77777777" w:rsidR="00684CCD" w:rsidRPr="008B6A89" w:rsidRDefault="00684CCD">
      <w:pPr>
        <w:spacing w:after="0"/>
        <w:rPr>
          <w:lang w:val="en-US"/>
        </w:rPr>
        <w:pPrChange w:id="377" w:author="Kleber Marques Lisboa" w:date="2023-10-24T09:41:00Z">
          <w:pPr>
            <w:spacing w:after="0" w:line="240" w:lineRule="auto"/>
          </w:pPr>
        </w:pPrChange>
      </w:pPr>
    </w:p>
    <w:tbl>
      <w:tblPr>
        <w:tblW w:w="9498" w:type="dxa"/>
        <w:tblLayout w:type="fixed"/>
        <w:tblLook w:val="04A0" w:firstRow="1" w:lastRow="0" w:firstColumn="1" w:lastColumn="0" w:noHBand="0" w:noVBand="1"/>
      </w:tblPr>
      <w:tblGrid>
        <w:gridCol w:w="8647"/>
        <w:gridCol w:w="851"/>
      </w:tblGrid>
      <w:tr w:rsidR="0042633D" w:rsidRPr="008B6A89" w14:paraId="715AC8BA" w14:textId="77777777" w:rsidTr="003D626D">
        <w:tc>
          <w:tcPr>
            <w:tcW w:w="8647" w:type="dxa"/>
            <w:vAlign w:val="center"/>
            <w:hideMark/>
          </w:tcPr>
          <w:p w14:paraId="2A421BC8" w14:textId="77777777" w:rsidR="0042633D" w:rsidRPr="008B6A89" w:rsidRDefault="006F6106" w:rsidP="00165B87">
            <w:pPr>
              <w:spacing w:after="0"/>
              <w:ind w:right="-104" w:firstLine="0"/>
              <w:rPr>
                <w:lang w:val="en-US"/>
              </w:rPr>
            </w:pPr>
            <w:r w:rsidRPr="006F6106">
              <w:rPr>
                <w:position w:val="-150"/>
                <w:lang w:val="en-US"/>
              </w:rPr>
              <w:object w:dxaOrig="8919" w:dyaOrig="3120" w14:anchorId="45B046FB">
                <v:shape id="_x0000_i1037" type="#_x0000_t75" style="width:425.9pt;height:145.25pt" o:ole="">
                  <v:imagedata r:id="rId39" o:title=""/>
                </v:shape>
                <o:OLEObject Type="Embed" ProgID="Equation.DSMT4" ShapeID="_x0000_i1037" DrawAspect="Content" ObjectID="_1845640443" r:id="rId40"/>
              </w:object>
            </w:r>
          </w:p>
        </w:tc>
        <w:tc>
          <w:tcPr>
            <w:tcW w:w="851" w:type="dxa"/>
            <w:vAlign w:val="center"/>
            <w:hideMark/>
          </w:tcPr>
          <w:p w14:paraId="45308493" w14:textId="77777777" w:rsidR="0042633D" w:rsidRPr="008B6A89" w:rsidRDefault="0042633D" w:rsidP="00165B87">
            <w:pPr>
              <w:ind w:firstLine="0"/>
              <w:jc w:val="right"/>
              <w:rPr>
                <w:lang w:val="en-US"/>
              </w:rPr>
            </w:pPr>
            <w:r w:rsidRPr="008B6A89">
              <w:rPr>
                <w:lang w:val="en-US"/>
              </w:rPr>
              <w:t>(</w:t>
            </w:r>
            <w:r w:rsidR="00AF360B" w:rsidRPr="008B6A89">
              <w:rPr>
                <w:lang w:val="en-US"/>
              </w:rPr>
              <w:t>13</w:t>
            </w:r>
            <w:r w:rsidRPr="008B6A89">
              <w:rPr>
                <w:lang w:val="en-US"/>
              </w:rPr>
              <w:t>)</w:t>
            </w:r>
          </w:p>
        </w:tc>
      </w:tr>
    </w:tbl>
    <w:p w14:paraId="42D372CB" w14:textId="77777777" w:rsidR="0042633D" w:rsidRPr="008B6A89" w:rsidRDefault="0042633D">
      <w:pPr>
        <w:spacing w:after="0"/>
        <w:rPr>
          <w:lang w:val="en-US"/>
        </w:rPr>
        <w:pPrChange w:id="378" w:author="Kleber Marques Lisboa" w:date="2023-10-24T09:41:00Z">
          <w:pPr>
            <w:spacing w:after="0" w:line="240" w:lineRule="auto"/>
          </w:pPr>
        </w:pPrChange>
      </w:pPr>
    </w:p>
    <w:p w14:paraId="44E7ACE3" w14:textId="262C33BF" w:rsidR="0042633D" w:rsidRDefault="00B17827" w:rsidP="00165B87">
      <w:pPr>
        <w:spacing w:after="0"/>
        <w:rPr>
          <w:lang w:val="en-US"/>
        </w:rPr>
      </w:pPr>
      <w:r w:rsidRPr="008B6A89">
        <w:rPr>
          <w:lang w:val="en-US"/>
        </w:rPr>
        <w:t xml:space="preserve">Where </w:t>
      </w:r>
      <m:oMath>
        <m:sSub>
          <m:sSubPr>
            <m:ctrlPr>
              <w:rPr>
                <w:rFonts w:ascii="Cambria Math" w:hAnsi="Cambria Math"/>
                <w:i/>
                <w:lang w:val="en-US"/>
              </w:rPr>
            </m:ctrlPr>
          </m:sSubPr>
          <m:e>
            <m:r>
              <w:rPr>
                <w:rFonts w:ascii="Cambria Math" w:hAnsi="Cambria Math"/>
                <w:lang w:val="en-US"/>
              </w:rPr>
              <m:t>Re</m:t>
            </m:r>
          </m:e>
          <m:sub>
            <m:r>
              <w:rPr>
                <w:rFonts w:ascii="Cambria Math" w:hAnsi="Cambria Math"/>
                <w:lang w:val="en-US"/>
              </w:rPr>
              <m:t>γ</m:t>
            </m:r>
          </m:sub>
        </m:sSub>
      </m:oMath>
      <w:r w:rsidRPr="008B6A89">
        <w:rPr>
          <w:lang w:val="en-US"/>
        </w:rPr>
        <w:t xml:space="preserve"> is the Reynolds number, based on the hydraulic diameter,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hγ</m:t>
            </m:r>
          </m:sub>
        </m:sSub>
      </m:oMath>
      <w:r w:rsidRPr="008B6A89">
        <w:rPr>
          <w:lang w:val="en-US"/>
        </w:rPr>
        <w:t xml:space="preserve">, </w:t>
      </w:r>
      <m:oMath>
        <m:sSub>
          <m:sSubPr>
            <m:ctrlPr>
              <w:rPr>
                <w:rFonts w:ascii="Cambria Math" w:hAnsi="Cambria Math"/>
                <w:i/>
                <w:lang w:val="en-US"/>
              </w:rPr>
            </m:ctrlPr>
          </m:sSubPr>
          <m:e>
            <m:r>
              <w:rPr>
                <w:rFonts w:ascii="Cambria Math" w:hAnsi="Cambria Math"/>
                <w:lang w:val="en-US"/>
              </w:rPr>
              <m:t>Pr</m:t>
            </m:r>
          </m:e>
          <m:sub>
            <m:r>
              <w:rPr>
                <w:rFonts w:ascii="Cambria Math" w:hAnsi="Cambria Math"/>
                <w:lang w:val="en-US"/>
              </w:rPr>
              <m:t>γ</m:t>
            </m:r>
          </m:sub>
        </m:sSub>
      </m:oMath>
      <w:r w:rsidRPr="008B6A89">
        <w:rPr>
          <w:lang w:val="en-US"/>
        </w:rPr>
        <w:t xml:space="preserve"> </w:t>
      </w:r>
      <w:r w:rsidR="00AF360B" w:rsidRPr="008B6A89">
        <w:rPr>
          <w:lang w:val="en-US"/>
        </w:rPr>
        <w:t xml:space="preserve">, </w:t>
      </w:r>
      <w:r w:rsidRPr="008B6A89">
        <w:rPr>
          <w:lang w:val="en-US"/>
        </w:rPr>
        <w:t xml:space="preserve">the Prandtl number and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γ</m:t>
            </m:r>
          </m:sub>
        </m:sSub>
      </m:oMath>
      <w:r w:rsidRPr="008B6A89">
        <w:rPr>
          <w:lang w:val="en-US"/>
        </w:rPr>
        <w:t xml:space="preserve"> is the friction factor, all related </w:t>
      </w:r>
      <w:r w:rsidR="00C5339F">
        <w:rPr>
          <w:lang w:val="en-US"/>
        </w:rPr>
        <w:t>for</w:t>
      </w:r>
      <w:r w:rsidRPr="008B6A89">
        <w:rPr>
          <w:lang w:val="en-US"/>
        </w:rPr>
        <w:t xml:space="preserve"> the </w:t>
      </w:r>
      <m:oMath>
        <m:r>
          <w:rPr>
            <w:rFonts w:ascii="Cambria Math" w:hAnsi="Cambria Math"/>
            <w:lang w:val="en-US"/>
          </w:rPr>
          <m:t>γ</m:t>
        </m:r>
      </m:oMath>
      <w:r w:rsidRPr="008B6A89">
        <w:rPr>
          <w:lang w:val="en-US"/>
        </w:rPr>
        <w:t>-phase, which are defined as:</w:t>
      </w:r>
    </w:p>
    <w:p w14:paraId="06E063D3" w14:textId="77777777" w:rsidR="00861B8B" w:rsidRDefault="00861B8B">
      <w:pPr>
        <w:spacing w:after="0"/>
        <w:rPr>
          <w:lang w:val="en-US"/>
        </w:rPr>
        <w:pPrChange w:id="379" w:author="Kleber Marques Lisboa" w:date="2023-10-24T09:41:00Z">
          <w:pPr>
            <w:spacing w:after="0" w:line="240" w:lineRule="auto"/>
          </w:pPr>
        </w:pPrChange>
      </w:pPr>
    </w:p>
    <w:tbl>
      <w:tblPr>
        <w:tblW w:w="9510" w:type="dxa"/>
        <w:tblLook w:val="04A0" w:firstRow="1" w:lastRow="0" w:firstColumn="1" w:lastColumn="0" w:noHBand="0" w:noVBand="1"/>
      </w:tblPr>
      <w:tblGrid>
        <w:gridCol w:w="8222"/>
        <w:gridCol w:w="142"/>
        <w:gridCol w:w="996"/>
        <w:gridCol w:w="150"/>
      </w:tblGrid>
      <w:tr w:rsidR="007A5467" w:rsidRPr="008B6A89" w14:paraId="7841B8DF" w14:textId="77777777" w:rsidTr="008951B7">
        <w:trPr>
          <w:gridAfter w:val="1"/>
          <w:wAfter w:w="150" w:type="dxa"/>
        </w:trPr>
        <w:tc>
          <w:tcPr>
            <w:tcW w:w="8222" w:type="dxa"/>
          </w:tcPr>
          <w:p w14:paraId="69624395" w14:textId="77777777" w:rsidR="007A5467" w:rsidRPr="008B6A89" w:rsidRDefault="00B54559" w:rsidP="00165B87">
            <w:pPr>
              <w:tabs>
                <w:tab w:val="left" w:pos="5100"/>
              </w:tabs>
              <w:spacing w:after="60"/>
              <w:rPr>
                <w:lang w:val="en-US"/>
              </w:rPr>
            </w:pPr>
            <w:r w:rsidRPr="00861B8B">
              <w:rPr>
                <w:position w:val="-34"/>
                <w:lang w:val="en-US"/>
              </w:rPr>
              <w:object w:dxaOrig="1500" w:dyaOrig="760" w14:anchorId="08C9E1F5">
                <v:shape id="_x0000_i1038" type="#_x0000_t75" style="width:75.15pt;height:37.55pt" o:ole="">
                  <v:imagedata r:id="rId41" o:title=""/>
                </v:shape>
                <o:OLEObject Type="Embed" ProgID="Equation.DSMT4" ShapeID="_x0000_i1038" DrawAspect="Content" ObjectID="_1845640444" r:id="rId42"/>
              </w:object>
            </w:r>
            <w:r w:rsidR="00861B8B">
              <w:rPr>
                <w:lang w:val="en-US"/>
              </w:rPr>
              <w:t xml:space="preserve">   ;</w:t>
            </w:r>
            <w:r w:rsidR="00861B8B">
              <w:rPr>
                <w:lang w:val="en-US"/>
              </w:rPr>
              <w:tab/>
            </w:r>
            <w:r w:rsidRPr="00861B8B">
              <w:rPr>
                <w:position w:val="-34"/>
                <w:lang w:val="en-US"/>
              </w:rPr>
              <w:object w:dxaOrig="1240" w:dyaOrig="760" w14:anchorId="43EE36FD">
                <v:shape id="_x0000_i1039" type="#_x0000_t75" style="width:62pt;height:37.55pt" o:ole="">
                  <v:imagedata r:id="rId43" o:title=""/>
                </v:shape>
                <o:OLEObject Type="Embed" ProgID="Equation.DSMT4" ShapeID="_x0000_i1039" DrawAspect="Content" ObjectID="_1845640445" r:id="rId44"/>
              </w:object>
            </w:r>
          </w:p>
        </w:tc>
        <w:tc>
          <w:tcPr>
            <w:tcW w:w="1138" w:type="dxa"/>
            <w:gridSpan w:val="2"/>
            <w:vAlign w:val="center"/>
          </w:tcPr>
          <w:p w14:paraId="79C7923A" w14:textId="77777777" w:rsidR="007A5467" w:rsidRDefault="007A5467">
            <w:pPr>
              <w:spacing w:after="240"/>
              <w:ind w:right="-57" w:firstLine="28"/>
              <w:jc w:val="right"/>
              <w:rPr>
                <w:lang w:val="en-US"/>
              </w:rPr>
              <w:pPrChange w:id="380" w:author="Kleber Marques Lisboa" w:date="2023-10-24T09:41:00Z">
                <w:pPr>
                  <w:spacing w:after="240" w:line="240" w:lineRule="auto"/>
                  <w:ind w:right="-57" w:firstLine="28"/>
                  <w:jc w:val="right"/>
                </w:pPr>
              </w:pPrChange>
            </w:pPr>
            <w:r>
              <w:rPr>
                <w:lang w:val="en-US"/>
              </w:rPr>
              <w:t>(1</w:t>
            </w:r>
            <w:r w:rsidR="008951B7">
              <w:rPr>
                <w:lang w:val="en-US"/>
              </w:rPr>
              <w:t>4</w:t>
            </w:r>
            <w:r w:rsidR="00861B8B">
              <w:rPr>
                <w:lang w:val="en-US"/>
              </w:rPr>
              <w:t>, 1</w:t>
            </w:r>
            <w:r w:rsidR="008951B7">
              <w:rPr>
                <w:lang w:val="en-US"/>
              </w:rPr>
              <w:t>5</w:t>
            </w:r>
            <w:r>
              <w:rPr>
                <w:lang w:val="en-US"/>
              </w:rPr>
              <w:t>)</w:t>
            </w:r>
          </w:p>
        </w:tc>
      </w:tr>
      <w:tr w:rsidR="00861B8B" w:rsidRPr="008B6A89" w14:paraId="3135D73E" w14:textId="77777777" w:rsidTr="008951B7">
        <w:tc>
          <w:tcPr>
            <w:tcW w:w="8364" w:type="dxa"/>
            <w:gridSpan w:val="2"/>
          </w:tcPr>
          <w:p w14:paraId="0C5E4252" w14:textId="77777777" w:rsidR="00861B8B" w:rsidRPr="001F34FF" w:rsidRDefault="00B54559" w:rsidP="00165B87">
            <w:pPr>
              <w:tabs>
                <w:tab w:val="left" w:pos="5140"/>
              </w:tabs>
              <w:spacing w:after="0"/>
              <w:rPr>
                <w:lang w:val="en-US"/>
              </w:rPr>
            </w:pPr>
            <w:r w:rsidRPr="001F34FF">
              <w:rPr>
                <w:position w:val="-60"/>
                <w:lang w:val="en-US"/>
              </w:rPr>
              <w:object w:dxaOrig="3739" w:dyaOrig="1320" w14:anchorId="24C07096">
                <v:shape id="_x0000_i1040" type="#_x0000_t75" style="width:189.2pt;height:64.5pt" o:ole="">
                  <v:imagedata r:id="rId45" o:title=""/>
                </v:shape>
                <o:OLEObject Type="Embed" ProgID="Equation.DSMT4" ShapeID="_x0000_i1040" DrawAspect="Content" ObjectID="_1845640446" r:id="rId46"/>
              </w:object>
            </w:r>
            <w:r>
              <w:rPr>
                <w:lang w:val="en-US"/>
              </w:rPr>
              <w:t xml:space="preserve">  </w:t>
            </w:r>
            <w:r w:rsidR="00861B8B">
              <w:rPr>
                <w:lang w:val="en-US"/>
              </w:rPr>
              <w:t>;</w:t>
            </w:r>
            <w:r>
              <w:rPr>
                <w:lang w:val="en-US"/>
              </w:rPr>
              <w:tab/>
            </w:r>
            <w:r w:rsidR="00861B8B" w:rsidRPr="004E5481">
              <w:rPr>
                <w:position w:val="-18"/>
                <w:lang w:val="en-US"/>
              </w:rPr>
              <w:object w:dxaOrig="3060" w:dyaOrig="540" w14:anchorId="05ABFAD2">
                <v:shape id="_x0000_i1041" type="#_x0000_t75" style="width:148.4pt;height:25.05pt" o:ole="">
                  <v:imagedata r:id="rId47" o:title=""/>
                </v:shape>
                <o:OLEObject Type="Embed" ProgID="Equation.DSMT4" ShapeID="_x0000_i1041" DrawAspect="Content" ObjectID="_1845640447" r:id="rId48"/>
              </w:object>
            </w:r>
          </w:p>
        </w:tc>
        <w:tc>
          <w:tcPr>
            <w:tcW w:w="1146" w:type="dxa"/>
            <w:gridSpan w:val="2"/>
            <w:vAlign w:val="center"/>
          </w:tcPr>
          <w:p w14:paraId="1722E848" w14:textId="77777777" w:rsidR="00861B8B" w:rsidRDefault="00861B8B" w:rsidP="00165B87">
            <w:pPr>
              <w:spacing w:after="240"/>
              <w:ind w:left="-57" w:firstLine="28"/>
              <w:jc w:val="center"/>
              <w:rPr>
                <w:lang w:val="en-US"/>
              </w:rPr>
            </w:pPr>
            <w:r>
              <w:rPr>
                <w:lang w:val="en-US"/>
              </w:rPr>
              <w:t>(16, 17)</w:t>
            </w:r>
          </w:p>
        </w:tc>
      </w:tr>
    </w:tbl>
    <w:p w14:paraId="798F2B21" w14:textId="77777777" w:rsidR="00296741" w:rsidRDefault="00296741">
      <w:pPr>
        <w:spacing w:after="0"/>
        <w:rPr>
          <w:lang w:val="en-US"/>
        </w:rPr>
        <w:pPrChange w:id="381" w:author="Kleber Marques Lisboa" w:date="2023-10-24T09:41:00Z">
          <w:pPr>
            <w:spacing w:after="0" w:line="240" w:lineRule="auto"/>
          </w:pPr>
        </w:pPrChange>
      </w:pPr>
    </w:p>
    <w:p w14:paraId="04768761" w14:textId="7924AE04" w:rsidR="007C4D2A" w:rsidRDefault="00B17827" w:rsidP="00165B87">
      <w:pPr>
        <w:rPr>
          <w:lang w:val="en-US"/>
        </w:rPr>
      </w:pPr>
      <w:r w:rsidRPr="008B6A89">
        <w:rPr>
          <w:lang w:val="en-US"/>
        </w:rPr>
        <w:t xml:space="preserve">These equations are also coupled to the additional </w:t>
      </w:r>
      <w:del w:id="382" w:author="Kleber Marques Lisboa" w:date="2023-10-24T18:25:00Z">
        <w:r w:rsidR="00333E7A" w:rsidDel="00090317">
          <w:rPr>
            <w:lang w:val="en-US"/>
          </w:rPr>
          <w:delText>particular expr</w:delText>
        </w:r>
      </w:del>
      <w:del w:id="383" w:author="Kleber Marques Lisboa" w:date="2023-10-24T18:26:00Z">
        <w:r w:rsidR="00333E7A" w:rsidDel="00090317">
          <w:rPr>
            <w:lang w:val="en-US"/>
          </w:rPr>
          <w:delText xml:space="preserve">essions and </w:delText>
        </w:r>
      </w:del>
      <w:r w:rsidRPr="008B6A89">
        <w:rPr>
          <w:lang w:val="en-US"/>
        </w:rPr>
        <w:t xml:space="preserve">equations of the mass and energy balances </w:t>
      </w:r>
      <w:r w:rsidR="00534EE5">
        <w:rPr>
          <w:lang w:val="en-US"/>
        </w:rPr>
        <w:t xml:space="preserve">for the remaining </w:t>
      </w:r>
      <w:r w:rsidRPr="008B6A89">
        <w:rPr>
          <w:lang w:val="en-US"/>
        </w:rPr>
        <w:t>control volumes</w:t>
      </w:r>
      <w:r w:rsidR="00534EE5">
        <w:rPr>
          <w:lang w:val="en-US"/>
        </w:rPr>
        <w:t xml:space="preserve"> in the feed and distillate streams</w:t>
      </w:r>
      <w:r w:rsidRPr="008B6A89">
        <w:rPr>
          <w:lang w:val="en-US"/>
        </w:rPr>
        <w:t>. Thus, the following relationships are obtained</w:t>
      </w:r>
      <w:r w:rsidR="007C4D2A">
        <w:rPr>
          <w:lang w:val="en-US"/>
        </w:rPr>
        <w:t>:</w:t>
      </w:r>
    </w:p>
    <w:p w14:paraId="5234476A" w14:textId="77777777" w:rsidR="007C4D2A" w:rsidRDefault="007C4D2A">
      <w:pPr>
        <w:spacing w:after="0"/>
        <w:ind w:firstLine="0"/>
        <w:rPr>
          <w:lang w:val="en-US"/>
        </w:rPr>
        <w:pPrChange w:id="384" w:author="Kleber Marques Lisboa" w:date="2023-10-24T09:41:00Z">
          <w:pPr>
            <w:spacing w:after="0" w:line="240" w:lineRule="auto"/>
            <w:ind w:firstLine="0"/>
          </w:pPr>
        </w:pPrChange>
      </w:pPr>
    </w:p>
    <w:p w14:paraId="3AA489AC" w14:textId="77777777" w:rsidR="0042633D" w:rsidRDefault="00EB29D8" w:rsidP="00165B87">
      <w:pPr>
        <w:ind w:firstLine="0"/>
        <w:rPr>
          <w:lang w:val="en-US"/>
        </w:rPr>
      </w:pPr>
      <w:r>
        <w:rPr>
          <w:lang w:val="en-US"/>
        </w:rPr>
        <w:t xml:space="preserve">- </w:t>
      </w:r>
      <w:r w:rsidR="007C4D2A">
        <w:rPr>
          <w:lang w:val="en-US"/>
        </w:rPr>
        <w:t>F</w:t>
      </w:r>
      <w:r w:rsidR="00B17827" w:rsidRPr="008B6A89">
        <w:rPr>
          <w:lang w:val="en-US"/>
        </w:rPr>
        <w:t>or the temperatures</w:t>
      </w:r>
    </w:p>
    <w:tbl>
      <w:tblPr>
        <w:tblW w:w="9498" w:type="dxa"/>
        <w:tblLook w:val="04A0" w:firstRow="1" w:lastRow="0" w:firstColumn="1" w:lastColumn="0" w:noHBand="0" w:noVBand="1"/>
      </w:tblPr>
      <w:tblGrid>
        <w:gridCol w:w="7938"/>
        <w:gridCol w:w="284"/>
        <w:gridCol w:w="283"/>
        <w:gridCol w:w="993"/>
      </w:tblGrid>
      <w:tr w:rsidR="003A616E" w:rsidRPr="008B6A89" w14:paraId="25BA1EA0" w14:textId="77777777" w:rsidTr="00A35C72">
        <w:trPr>
          <w:trHeight w:val="567"/>
        </w:trPr>
        <w:tc>
          <w:tcPr>
            <w:tcW w:w="8222" w:type="dxa"/>
            <w:gridSpan w:val="2"/>
            <w:vAlign w:val="center"/>
          </w:tcPr>
          <w:p w14:paraId="55424EFE" w14:textId="77777777" w:rsidR="003A616E" w:rsidRPr="00967072" w:rsidRDefault="003A616E">
            <w:pPr>
              <w:tabs>
                <w:tab w:val="left" w:pos="3574"/>
              </w:tabs>
              <w:jc w:val="left"/>
              <w:rPr>
                <w:lang w:val="en-US"/>
              </w:rPr>
              <w:pPrChange w:id="385" w:author="Kleber Marques Lisboa" w:date="2023-10-24T09:41:00Z">
                <w:pPr>
                  <w:tabs>
                    <w:tab w:val="left" w:pos="3574"/>
                  </w:tabs>
                  <w:spacing w:line="276" w:lineRule="auto"/>
                  <w:jc w:val="left"/>
                </w:pPr>
              </w:pPrChange>
            </w:pPr>
            <w:r w:rsidRPr="003A616E">
              <w:rPr>
                <w:position w:val="-16"/>
                <w:lang w:val="en-US"/>
              </w:rPr>
              <w:object w:dxaOrig="940" w:dyaOrig="420" w14:anchorId="31C1F2FA">
                <v:shape id="_x0000_i1152" type="#_x0000_t75" style="width:46.95pt;height:20.05pt" o:ole="">
                  <v:imagedata r:id="rId49" o:title=""/>
                </v:shape>
                <o:OLEObject Type="Embed" ProgID="Equation.DSMT4" ShapeID="_x0000_i1152" DrawAspect="Content" ObjectID="_1845640448" r:id="rId50"/>
              </w:object>
            </w:r>
            <w:r>
              <w:rPr>
                <w:lang w:val="en-US"/>
              </w:rPr>
              <w:t xml:space="preserve"> </w:t>
            </w:r>
            <w:r w:rsidR="00880C44">
              <w:rPr>
                <w:lang w:val="en-US"/>
              </w:rPr>
              <w:t xml:space="preserve">(input) </w:t>
            </w:r>
            <w:r>
              <w:rPr>
                <w:lang w:val="en-US"/>
              </w:rPr>
              <w:t>,</w:t>
            </w:r>
            <w:r w:rsidR="00880C44">
              <w:rPr>
                <w:lang w:val="en-US"/>
              </w:rPr>
              <w:tab/>
            </w:r>
            <w:r w:rsidRPr="003A616E">
              <w:rPr>
                <w:position w:val="-34"/>
                <w:lang w:val="en-US"/>
              </w:rPr>
              <w:object w:dxaOrig="4300" w:dyaOrig="800" w14:anchorId="78932C7F">
                <v:shape id="_x0000_i1153" type="#_x0000_t75" style="width:214.8pt;height:40.05pt" o:ole="">
                  <v:imagedata r:id="rId51" o:title=""/>
                </v:shape>
                <o:OLEObject Type="Embed" ProgID="Equation.DSMT4" ShapeID="_x0000_i1153" DrawAspect="Content" ObjectID="_1845640449" r:id="rId52"/>
              </w:object>
            </w:r>
            <w:r>
              <w:rPr>
                <w:lang w:val="en-US"/>
              </w:rPr>
              <w:t xml:space="preserve"> </w:t>
            </w:r>
          </w:p>
        </w:tc>
        <w:tc>
          <w:tcPr>
            <w:tcW w:w="1276" w:type="dxa"/>
            <w:gridSpan w:val="2"/>
            <w:vAlign w:val="center"/>
          </w:tcPr>
          <w:p w14:paraId="6BDD595C" w14:textId="77777777" w:rsidR="003A616E" w:rsidRPr="008B6A89" w:rsidRDefault="003A616E">
            <w:pPr>
              <w:ind w:firstLine="0"/>
              <w:jc w:val="right"/>
              <w:rPr>
                <w:lang w:val="en-US"/>
              </w:rPr>
              <w:pPrChange w:id="386" w:author="Kleber Marques Lisboa" w:date="2023-10-24T09:41:00Z">
                <w:pPr>
                  <w:spacing w:line="276" w:lineRule="auto"/>
                  <w:ind w:firstLine="0"/>
                  <w:jc w:val="right"/>
                </w:pPr>
              </w:pPrChange>
            </w:pPr>
            <w:r>
              <w:rPr>
                <w:lang w:val="en-US"/>
              </w:rPr>
              <w:t>(18, 19)</w:t>
            </w:r>
          </w:p>
        </w:tc>
      </w:tr>
      <w:tr w:rsidR="007C4D2A" w:rsidRPr="008B6A89" w14:paraId="26E33EC4" w14:textId="77777777" w:rsidTr="00A35C72">
        <w:trPr>
          <w:trHeight w:val="567"/>
        </w:trPr>
        <w:tc>
          <w:tcPr>
            <w:tcW w:w="8505" w:type="dxa"/>
            <w:gridSpan w:val="3"/>
            <w:vAlign w:val="center"/>
          </w:tcPr>
          <w:p w14:paraId="7035B1DF" w14:textId="77777777" w:rsidR="007C4D2A" w:rsidRPr="00967072" w:rsidRDefault="003A616E">
            <w:pPr>
              <w:tabs>
                <w:tab w:val="left" w:pos="3574"/>
              </w:tabs>
              <w:spacing w:before="120"/>
              <w:rPr>
                <w:lang w:val="en-US"/>
              </w:rPr>
              <w:pPrChange w:id="387" w:author="Kleber Marques Lisboa" w:date="2023-10-24T09:41:00Z">
                <w:pPr>
                  <w:tabs>
                    <w:tab w:val="left" w:pos="3574"/>
                  </w:tabs>
                  <w:spacing w:before="120" w:line="276" w:lineRule="auto"/>
                </w:pPr>
              </w:pPrChange>
            </w:pPr>
            <w:r w:rsidRPr="003A616E">
              <w:rPr>
                <w:position w:val="-16"/>
                <w:lang w:val="en-US"/>
              </w:rPr>
              <w:object w:dxaOrig="1020" w:dyaOrig="420" w14:anchorId="411EEF82">
                <v:shape id="_x0000_i1154" type="#_x0000_t75" style="width:51.95pt;height:20.05pt" o:ole="">
                  <v:imagedata r:id="rId53" o:title=""/>
                </v:shape>
                <o:OLEObject Type="Embed" ProgID="Equation.DSMT4" ShapeID="_x0000_i1154" DrawAspect="Content" ObjectID="_1845640450" r:id="rId54"/>
              </w:object>
            </w:r>
            <w:r>
              <w:rPr>
                <w:lang w:val="en-US"/>
              </w:rPr>
              <w:t xml:space="preserve"> ,</w:t>
            </w:r>
            <w:r w:rsidR="00A35C72">
              <w:rPr>
                <w:lang w:val="en-US"/>
              </w:rPr>
              <w:tab/>
            </w:r>
            <w:r w:rsidRPr="003A616E">
              <w:rPr>
                <w:position w:val="-34"/>
                <w:lang w:val="en-US"/>
              </w:rPr>
              <w:object w:dxaOrig="4420" w:dyaOrig="800" w14:anchorId="5AD7334E">
                <v:shape id="_x0000_i1155" type="#_x0000_t75" style="width:222.35pt;height:40.05pt" o:ole="">
                  <v:imagedata r:id="rId55" o:title=""/>
                </v:shape>
                <o:OLEObject Type="Embed" ProgID="Equation.DSMT4" ShapeID="_x0000_i1155" DrawAspect="Content" ObjectID="_1845640451" r:id="rId56"/>
              </w:object>
            </w:r>
          </w:p>
        </w:tc>
        <w:tc>
          <w:tcPr>
            <w:tcW w:w="993" w:type="dxa"/>
            <w:vAlign w:val="center"/>
          </w:tcPr>
          <w:p w14:paraId="56F5985E" w14:textId="77777777" w:rsidR="007C4D2A" w:rsidRPr="008B6A89" w:rsidRDefault="007C4D2A">
            <w:pPr>
              <w:spacing w:before="120"/>
              <w:ind w:left="-107" w:firstLine="5"/>
              <w:jc w:val="right"/>
              <w:rPr>
                <w:lang w:val="en-US"/>
              </w:rPr>
              <w:pPrChange w:id="388" w:author="Kleber Marques Lisboa" w:date="2023-10-24T09:41:00Z">
                <w:pPr>
                  <w:spacing w:before="120" w:line="276" w:lineRule="auto"/>
                  <w:ind w:left="-107" w:firstLine="5"/>
                  <w:jc w:val="right"/>
                </w:pPr>
              </w:pPrChange>
            </w:pPr>
            <w:r w:rsidRPr="008B6A89">
              <w:rPr>
                <w:lang w:val="en-US"/>
              </w:rPr>
              <w:t>(</w:t>
            </w:r>
            <w:r w:rsidR="003A616E">
              <w:rPr>
                <w:lang w:val="en-US"/>
              </w:rPr>
              <w:t>20</w:t>
            </w:r>
            <w:r>
              <w:rPr>
                <w:lang w:val="en-US"/>
              </w:rPr>
              <w:t xml:space="preserve">, </w:t>
            </w:r>
            <w:r w:rsidR="003A616E">
              <w:rPr>
                <w:lang w:val="en-US"/>
              </w:rPr>
              <w:t>21</w:t>
            </w:r>
            <w:r w:rsidRPr="008B6A89">
              <w:rPr>
                <w:lang w:val="en-US"/>
              </w:rPr>
              <w:t>)</w:t>
            </w:r>
          </w:p>
        </w:tc>
      </w:tr>
      <w:tr w:rsidR="006333F7" w:rsidRPr="008B6A89" w14:paraId="4C00E942" w14:textId="77777777" w:rsidTr="00A35C72">
        <w:trPr>
          <w:trHeight w:val="567"/>
        </w:trPr>
        <w:tc>
          <w:tcPr>
            <w:tcW w:w="7938" w:type="dxa"/>
            <w:vAlign w:val="center"/>
          </w:tcPr>
          <w:p w14:paraId="76EBBF44" w14:textId="77777777" w:rsidR="006333F7" w:rsidRDefault="00880C44">
            <w:pPr>
              <w:tabs>
                <w:tab w:val="left" w:pos="3574"/>
              </w:tabs>
              <w:spacing w:before="120" w:after="0"/>
              <w:rPr>
                <w:lang w:val="en-US"/>
              </w:rPr>
              <w:pPrChange w:id="389" w:author="Kleber Marques Lisboa" w:date="2023-10-24T09:41:00Z">
                <w:pPr>
                  <w:tabs>
                    <w:tab w:val="left" w:pos="3574"/>
                  </w:tabs>
                  <w:spacing w:before="120" w:after="0" w:line="276" w:lineRule="auto"/>
                </w:pPr>
              </w:pPrChange>
            </w:pPr>
            <w:r w:rsidRPr="003A616E">
              <w:rPr>
                <w:position w:val="-16"/>
                <w:lang w:val="en-US"/>
              </w:rPr>
              <w:object w:dxaOrig="980" w:dyaOrig="420" w14:anchorId="0CD81274">
                <v:shape id="_x0000_i1156" type="#_x0000_t75" style="width:46.95pt;height:20.05pt" o:ole="">
                  <v:imagedata r:id="rId57" o:title=""/>
                </v:shape>
                <o:OLEObject Type="Embed" ProgID="Equation.DSMT4" ShapeID="_x0000_i1156" DrawAspect="Content" ObjectID="_1845640452" r:id="rId58"/>
              </w:object>
            </w:r>
            <w:r w:rsidR="006333F7">
              <w:rPr>
                <w:lang w:val="en-US"/>
              </w:rPr>
              <w:t xml:space="preserve"> </w:t>
            </w:r>
            <w:r>
              <w:rPr>
                <w:lang w:val="en-US"/>
              </w:rPr>
              <w:t>(input)</w:t>
            </w:r>
            <w:r w:rsidR="00D24F92">
              <w:rPr>
                <w:lang w:val="en-US"/>
              </w:rPr>
              <w:t xml:space="preserve"> </w:t>
            </w:r>
            <w:r w:rsidR="006333F7">
              <w:rPr>
                <w:lang w:val="en-US"/>
              </w:rPr>
              <w:t>,</w:t>
            </w:r>
            <w:r w:rsidR="00D24F92">
              <w:rPr>
                <w:lang w:val="en-US"/>
              </w:rPr>
              <w:tab/>
            </w:r>
            <w:r w:rsidR="001E526D" w:rsidRPr="001E526D">
              <w:rPr>
                <w:position w:val="-12"/>
                <w:lang w:val="en-US"/>
              </w:rPr>
              <w:object w:dxaOrig="1219" w:dyaOrig="380" w14:anchorId="58489AD2">
                <v:shape id="_x0000_i1157" type="#_x0000_t75" style="width:60.1pt;height:17.55pt" o:ole="">
                  <v:imagedata r:id="rId59" o:title=""/>
                </v:shape>
                <o:OLEObject Type="Embed" ProgID="Equation.DSMT4" ShapeID="_x0000_i1157" DrawAspect="Content" ObjectID="_1845640453" r:id="rId60"/>
              </w:object>
            </w:r>
          </w:p>
        </w:tc>
        <w:tc>
          <w:tcPr>
            <w:tcW w:w="1560" w:type="dxa"/>
            <w:gridSpan w:val="3"/>
            <w:vAlign w:val="center"/>
          </w:tcPr>
          <w:p w14:paraId="4D157A48" w14:textId="77777777" w:rsidR="006333F7" w:rsidRPr="008B6A89" w:rsidRDefault="001E526D">
            <w:pPr>
              <w:spacing w:before="120" w:after="0"/>
              <w:ind w:firstLine="0"/>
              <w:jc w:val="right"/>
              <w:rPr>
                <w:lang w:val="en-US"/>
              </w:rPr>
              <w:pPrChange w:id="390" w:author="Kleber Marques Lisboa" w:date="2023-10-24T09:41:00Z">
                <w:pPr>
                  <w:spacing w:before="120" w:after="0" w:line="276" w:lineRule="auto"/>
                  <w:ind w:firstLine="0"/>
                  <w:jc w:val="right"/>
                </w:pPr>
              </w:pPrChange>
            </w:pPr>
            <w:r>
              <w:rPr>
                <w:lang w:val="en-US"/>
              </w:rPr>
              <w:t>(22, 23)</w:t>
            </w:r>
          </w:p>
        </w:tc>
      </w:tr>
      <w:tr w:rsidR="006333F7" w:rsidRPr="008B6A89" w14:paraId="16E0FF1D" w14:textId="77777777" w:rsidTr="00A35C72">
        <w:trPr>
          <w:trHeight w:val="567"/>
        </w:trPr>
        <w:tc>
          <w:tcPr>
            <w:tcW w:w="7938" w:type="dxa"/>
            <w:vAlign w:val="center"/>
          </w:tcPr>
          <w:p w14:paraId="5A015F4B" w14:textId="680E9D37" w:rsidR="006333F7" w:rsidRDefault="00877922">
            <w:pPr>
              <w:spacing w:before="120"/>
              <w:rPr>
                <w:lang w:val="en-US"/>
              </w:rPr>
              <w:pPrChange w:id="391" w:author="Kleber Marques Lisboa" w:date="2023-10-24T09:41:00Z">
                <w:pPr>
                  <w:spacing w:before="120" w:line="276" w:lineRule="auto"/>
                </w:pPr>
              </w:pPrChange>
            </w:pPr>
            <w:r w:rsidRPr="008B6A89">
              <w:rPr>
                <w:lang w:val="en-US"/>
              </w:rPr>
              <w:object w:dxaOrig="5380" w:dyaOrig="800" w14:anchorId="74684A58">
                <v:shape id="_x0000_i1158" type="#_x0000_t75" style="width:338.15pt;height:52.2pt" o:ole="">
                  <v:imagedata r:id="rId61" o:title=""/>
                </v:shape>
                <o:OLEObject Type="Embed" ProgID="Equation.DSMT4" ShapeID="_x0000_i1158" DrawAspect="Content" ObjectID="_1845640454" r:id="rId62"/>
              </w:object>
            </w:r>
          </w:p>
        </w:tc>
        <w:tc>
          <w:tcPr>
            <w:tcW w:w="1560" w:type="dxa"/>
            <w:gridSpan w:val="3"/>
            <w:vAlign w:val="center"/>
          </w:tcPr>
          <w:p w14:paraId="01B1A3AE" w14:textId="77777777" w:rsidR="006333F7" w:rsidRPr="008B6A89" w:rsidRDefault="001E526D">
            <w:pPr>
              <w:spacing w:before="120"/>
              <w:ind w:firstLine="0"/>
              <w:jc w:val="right"/>
              <w:rPr>
                <w:lang w:val="en-US"/>
              </w:rPr>
              <w:pPrChange w:id="392" w:author="Kleber Marques Lisboa" w:date="2023-10-24T09:41:00Z">
                <w:pPr>
                  <w:spacing w:before="120" w:line="276" w:lineRule="auto"/>
                  <w:ind w:firstLine="0"/>
                  <w:jc w:val="right"/>
                </w:pPr>
              </w:pPrChange>
            </w:pPr>
            <w:r>
              <w:rPr>
                <w:lang w:val="en-US"/>
              </w:rPr>
              <w:t>(24)</w:t>
            </w:r>
          </w:p>
        </w:tc>
      </w:tr>
      <w:tr w:rsidR="006333F7" w:rsidRPr="008B6A89" w14:paraId="28F01C30" w14:textId="77777777" w:rsidTr="00A35C72">
        <w:trPr>
          <w:trHeight w:val="567"/>
        </w:trPr>
        <w:tc>
          <w:tcPr>
            <w:tcW w:w="7938" w:type="dxa"/>
            <w:vAlign w:val="center"/>
          </w:tcPr>
          <w:p w14:paraId="50A7B827" w14:textId="77777777" w:rsidR="006333F7" w:rsidRDefault="001E526D">
            <w:pPr>
              <w:tabs>
                <w:tab w:val="left" w:pos="3574"/>
              </w:tabs>
              <w:spacing w:before="120"/>
              <w:rPr>
                <w:lang w:val="en-US"/>
              </w:rPr>
              <w:pPrChange w:id="393" w:author="Kleber Marques Lisboa" w:date="2023-10-24T09:41:00Z">
                <w:pPr>
                  <w:tabs>
                    <w:tab w:val="left" w:pos="3574"/>
                  </w:tabs>
                  <w:spacing w:before="120" w:line="276" w:lineRule="auto"/>
                </w:pPr>
              </w:pPrChange>
            </w:pPr>
            <w:r w:rsidRPr="003A616E">
              <w:rPr>
                <w:position w:val="-16"/>
                <w:lang w:val="en-US"/>
              </w:rPr>
              <w:object w:dxaOrig="1080" w:dyaOrig="420" w14:anchorId="5FF90CED">
                <v:shape id="_x0000_i1159" type="#_x0000_t75" style="width:54.45pt;height:20.05pt" o:ole="">
                  <v:imagedata r:id="rId63" o:title=""/>
                </v:shape>
                <o:OLEObject Type="Embed" ProgID="Equation.DSMT4" ShapeID="_x0000_i1159" DrawAspect="Content" ObjectID="_1845640455" r:id="rId64"/>
              </w:object>
            </w:r>
            <w:r>
              <w:rPr>
                <w:lang w:val="en-US"/>
              </w:rPr>
              <w:t xml:space="preserve"> </w:t>
            </w:r>
            <w:r w:rsidR="00880C44">
              <w:rPr>
                <w:lang w:val="en-US"/>
              </w:rPr>
              <w:t xml:space="preserve"> (input)</w:t>
            </w:r>
            <w:r w:rsidR="00D24F92">
              <w:rPr>
                <w:lang w:val="en-US"/>
              </w:rPr>
              <w:t xml:space="preserve"> </w:t>
            </w:r>
            <w:r>
              <w:rPr>
                <w:lang w:val="en-US"/>
              </w:rPr>
              <w:t>,</w:t>
            </w:r>
            <w:r w:rsidR="00D24F92">
              <w:rPr>
                <w:lang w:val="en-US"/>
              </w:rPr>
              <w:tab/>
            </w:r>
            <w:r w:rsidRPr="001E526D">
              <w:rPr>
                <w:position w:val="-12"/>
                <w:lang w:val="en-US"/>
              </w:rPr>
              <w:object w:dxaOrig="1300" w:dyaOrig="380" w14:anchorId="7071BCC8">
                <v:shape id="_x0000_i1160" type="#_x0000_t75" style="width:64.5pt;height:17.55pt" o:ole="">
                  <v:imagedata r:id="rId65" o:title=""/>
                </v:shape>
                <o:OLEObject Type="Embed" ProgID="Equation.DSMT4" ShapeID="_x0000_i1160" DrawAspect="Content" ObjectID="_1845640456" r:id="rId66"/>
              </w:object>
            </w:r>
          </w:p>
        </w:tc>
        <w:tc>
          <w:tcPr>
            <w:tcW w:w="1560" w:type="dxa"/>
            <w:gridSpan w:val="3"/>
            <w:vAlign w:val="center"/>
          </w:tcPr>
          <w:p w14:paraId="4D509EFD" w14:textId="77777777" w:rsidR="006333F7" w:rsidRPr="008B6A89" w:rsidRDefault="001E526D">
            <w:pPr>
              <w:spacing w:before="120"/>
              <w:ind w:firstLine="0"/>
              <w:jc w:val="right"/>
              <w:rPr>
                <w:lang w:val="en-US"/>
              </w:rPr>
              <w:pPrChange w:id="394" w:author="Kleber Marques Lisboa" w:date="2023-10-24T09:41:00Z">
                <w:pPr>
                  <w:spacing w:before="120" w:line="276" w:lineRule="auto"/>
                  <w:ind w:firstLine="0"/>
                  <w:jc w:val="right"/>
                </w:pPr>
              </w:pPrChange>
            </w:pPr>
            <w:r>
              <w:rPr>
                <w:lang w:val="en-US"/>
              </w:rPr>
              <w:t>(25, 26)</w:t>
            </w:r>
          </w:p>
        </w:tc>
      </w:tr>
      <w:tr w:rsidR="006333F7" w:rsidRPr="008B6A89" w14:paraId="57C757A6" w14:textId="77777777" w:rsidTr="00A35C72">
        <w:trPr>
          <w:trHeight w:val="567"/>
        </w:trPr>
        <w:tc>
          <w:tcPr>
            <w:tcW w:w="7938" w:type="dxa"/>
            <w:vAlign w:val="center"/>
          </w:tcPr>
          <w:p w14:paraId="1E7633D5" w14:textId="77777777" w:rsidR="006333F7" w:rsidRDefault="001E526D">
            <w:pPr>
              <w:spacing w:before="120"/>
              <w:rPr>
                <w:lang w:val="en-US"/>
              </w:rPr>
              <w:pPrChange w:id="395" w:author="Kleber Marques Lisboa" w:date="2023-10-24T09:41:00Z">
                <w:pPr>
                  <w:spacing w:before="120" w:line="276" w:lineRule="auto"/>
                </w:pPr>
              </w:pPrChange>
            </w:pPr>
            <w:r w:rsidRPr="008B6A89">
              <w:rPr>
                <w:lang w:val="en-US"/>
              </w:rPr>
              <w:object w:dxaOrig="5880" w:dyaOrig="780" w14:anchorId="566438F2">
                <v:shape id="_x0000_i1161" type="#_x0000_t75" style="width:295.45pt;height:35.7pt" o:ole="">
                  <v:imagedata r:id="rId67" o:title=""/>
                </v:shape>
                <o:OLEObject Type="Embed" ProgID="Equation.DSMT4" ShapeID="_x0000_i1161" DrawAspect="Content" ObjectID="_1845640457" r:id="rId68"/>
              </w:object>
            </w:r>
          </w:p>
        </w:tc>
        <w:tc>
          <w:tcPr>
            <w:tcW w:w="1560" w:type="dxa"/>
            <w:gridSpan w:val="3"/>
            <w:vAlign w:val="center"/>
          </w:tcPr>
          <w:p w14:paraId="37AF366A" w14:textId="77777777" w:rsidR="006333F7" w:rsidRPr="008B6A89" w:rsidRDefault="001E526D">
            <w:pPr>
              <w:spacing w:before="120"/>
              <w:ind w:firstLine="0"/>
              <w:jc w:val="right"/>
              <w:rPr>
                <w:lang w:val="en-US"/>
              </w:rPr>
              <w:pPrChange w:id="396" w:author="Kleber Marques Lisboa" w:date="2023-10-24T09:41:00Z">
                <w:pPr>
                  <w:spacing w:before="120" w:line="276" w:lineRule="auto"/>
                  <w:ind w:firstLine="0"/>
                  <w:jc w:val="right"/>
                </w:pPr>
              </w:pPrChange>
            </w:pPr>
            <w:r>
              <w:rPr>
                <w:lang w:val="en-US"/>
              </w:rPr>
              <w:t>(27)</w:t>
            </w:r>
          </w:p>
        </w:tc>
      </w:tr>
    </w:tbl>
    <w:p w14:paraId="157A5EAA" w14:textId="77777777" w:rsidR="001E526D" w:rsidRDefault="001E526D" w:rsidP="00165B87">
      <w:pPr>
        <w:spacing w:after="0"/>
        <w:ind w:firstLine="0"/>
        <w:rPr>
          <w:lang w:val="en-US"/>
        </w:rPr>
      </w:pPr>
    </w:p>
    <w:p w14:paraId="128E4DB1" w14:textId="77777777" w:rsidR="0042633D" w:rsidRDefault="00EB29D8" w:rsidP="00165B87">
      <w:pPr>
        <w:ind w:firstLine="0"/>
        <w:rPr>
          <w:lang w:val="en-US"/>
        </w:rPr>
      </w:pPr>
      <w:r>
        <w:rPr>
          <w:lang w:val="en-US"/>
        </w:rPr>
        <w:t xml:space="preserve">- </w:t>
      </w:r>
      <w:r w:rsidR="007C4D2A">
        <w:rPr>
          <w:lang w:val="en-US"/>
        </w:rPr>
        <w:t>For the f</w:t>
      </w:r>
      <w:r w:rsidR="00136BBA">
        <w:rPr>
          <w:lang w:val="en-US"/>
        </w:rPr>
        <w:t>low rates</w:t>
      </w:r>
    </w:p>
    <w:tbl>
      <w:tblPr>
        <w:tblW w:w="9356" w:type="dxa"/>
        <w:tblLook w:val="04A0" w:firstRow="1" w:lastRow="0" w:firstColumn="1" w:lastColumn="0" w:noHBand="0" w:noVBand="1"/>
      </w:tblPr>
      <w:tblGrid>
        <w:gridCol w:w="8080"/>
        <w:gridCol w:w="1276"/>
      </w:tblGrid>
      <w:tr w:rsidR="001E526D" w:rsidRPr="008B6A89" w14:paraId="5A608CD7" w14:textId="77777777" w:rsidTr="00F41D1E">
        <w:trPr>
          <w:trHeight w:val="567"/>
        </w:trPr>
        <w:tc>
          <w:tcPr>
            <w:tcW w:w="8080" w:type="dxa"/>
            <w:vAlign w:val="center"/>
          </w:tcPr>
          <w:p w14:paraId="78474009" w14:textId="77777777" w:rsidR="001E526D" w:rsidRPr="00967072" w:rsidRDefault="00880C44">
            <w:pPr>
              <w:tabs>
                <w:tab w:val="left" w:pos="4990"/>
                <w:tab w:val="right" w:pos="7440"/>
              </w:tabs>
              <w:spacing w:before="120"/>
              <w:jc w:val="left"/>
              <w:rPr>
                <w:lang w:val="en-US"/>
              </w:rPr>
              <w:pPrChange w:id="397" w:author="Kleber Marques Lisboa" w:date="2023-10-24T09:41:00Z">
                <w:pPr>
                  <w:tabs>
                    <w:tab w:val="left" w:pos="4990"/>
                    <w:tab w:val="right" w:pos="7440"/>
                  </w:tabs>
                  <w:spacing w:before="120" w:line="276" w:lineRule="auto"/>
                  <w:jc w:val="left"/>
                </w:pPr>
              </w:pPrChange>
            </w:pPr>
            <w:r w:rsidRPr="003A616E">
              <w:rPr>
                <w:position w:val="-16"/>
                <w:lang w:val="en-US"/>
              </w:rPr>
              <w:object w:dxaOrig="1500" w:dyaOrig="420" w14:anchorId="5DE97228">
                <v:shape id="_x0000_i1052" type="#_x0000_t75" style="width:75.15pt;height:20.05pt" o:ole="">
                  <v:imagedata r:id="rId69" o:title=""/>
                </v:shape>
                <o:OLEObject Type="Embed" ProgID="Equation.DSMT4" ShapeID="_x0000_i1052" DrawAspect="Content" ObjectID="_1845640458" r:id="rId70"/>
              </w:object>
            </w:r>
            <w:r>
              <w:rPr>
                <w:lang w:val="en-US"/>
              </w:rPr>
              <w:t xml:space="preserve"> (input)</w:t>
            </w:r>
            <w:r w:rsidR="00D24F92">
              <w:rPr>
                <w:lang w:val="en-US"/>
              </w:rPr>
              <w:t xml:space="preserve"> </w:t>
            </w:r>
            <w:r w:rsidR="001E526D">
              <w:rPr>
                <w:lang w:val="en-US"/>
              </w:rPr>
              <w:t>,</w:t>
            </w:r>
            <w:r w:rsidR="00D24F92">
              <w:rPr>
                <w:lang w:val="en-US"/>
              </w:rPr>
              <w:tab/>
            </w:r>
            <w:r w:rsidRPr="00880C44">
              <w:rPr>
                <w:position w:val="-16"/>
                <w:lang w:val="en-US"/>
              </w:rPr>
              <w:object w:dxaOrig="2640" w:dyaOrig="420" w14:anchorId="5FCD44FE">
                <v:shape id="_x0000_i1053" type="#_x0000_t75" style="width:133.3pt;height:20.05pt" o:ole="">
                  <v:imagedata r:id="rId71" o:title=""/>
                </v:shape>
                <o:OLEObject Type="Embed" ProgID="Equation.DSMT4" ShapeID="_x0000_i1053" DrawAspect="Content" ObjectID="_1845640459" r:id="rId72"/>
              </w:object>
            </w:r>
            <w:r w:rsidR="001E526D">
              <w:rPr>
                <w:lang w:val="en-US"/>
              </w:rPr>
              <w:t xml:space="preserve"> </w:t>
            </w:r>
          </w:p>
        </w:tc>
        <w:tc>
          <w:tcPr>
            <w:tcW w:w="1276" w:type="dxa"/>
            <w:vAlign w:val="center"/>
          </w:tcPr>
          <w:p w14:paraId="60709713" w14:textId="77777777" w:rsidR="001E526D" w:rsidRPr="008B6A89" w:rsidRDefault="001E526D">
            <w:pPr>
              <w:spacing w:before="120"/>
              <w:ind w:firstLine="0"/>
              <w:jc w:val="right"/>
              <w:rPr>
                <w:lang w:val="en-US"/>
              </w:rPr>
              <w:pPrChange w:id="398" w:author="Kleber Marques Lisboa" w:date="2023-10-24T09:41:00Z">
                <w:pPr>
                  <w:spacing w:before="120" w:line="276" w:lineRule="auto"/>
                  <w:ind w:firstLine="0"/>
                  <w:jc w:val="right"/>
                </w:pPr>
              </w:pPrChange>
            </w:pPr>
            <w:r>
              <w:rPr>
                <w:lang w:val="en-US"/>
              </w:rPr>
              <w:t>(</w:t>
            </w:r>
            <w:r w:rsidR="00D24F92">
              <w:rPr>
                <w:lang w:val="en-US"/>
              </w:rPr>
              <w:t>2</w:t>
            </w:r>
            <w:r>
              <w:rPr>
                <w:lang w:val="en-US"/>
              </w:rPr>
              <w:t xml:space="preserve">8, </w:t>
            </w:r>
            <w:r w:rsidR="00D24F92">
              <w:rPr>
                <w:lang w:val="en-US"/>
              </w:rPr>
              <w:t>2</w:t>
            </w:r>
            <w:r>
              <w:rPr>
                <w:lang w:val="en-US"/>
              </w:rPr>
              <w:t>9)</w:t>
            </w:r>
          </w:p>
        </w:tc>
      </w:tr>
      <w:tr w:rsidR="00D24F92" w:rsidRPr="008B6A89" w14:paraId="1CD2ADE1" w14:textId="77777777" w:rsidTr="00F41D1E">
        <w:trPr>
          <w:trHeight w:val="567"/>
        </w:trPr>
        <w:tc>
          <w:tcPr>
            <w:tcW w:w="8080" w:type="dxa"/>
            <w:vAlign w:val="center"/>
          </w:tcPr>
          <w:p w14:paraId="4508053F" w14:textId="77777777" w:rsidR="00D24F92" w:rsidRDefault="00D24F92">
            <w:pPr>
              <w:tabs>
                <w:tab w:val="left" w:pos="4990"/>
                <w:tab w:val="right" w:pos="7440"/>
              </w:tabs>
              <w:spacing w:before="120"/>
              <w:jc w:val="left"/>
              <w:rPr>
                <w:lang w:val="en-US"/>
              </w:rPr>
              <w:pPrChange w:id="399" w:author="Kleber Marques Lisboa" w:date="2023-10-24T09:41:00Z">
                <w:pPr>
                  <w:tabs>
                    <w:tab w:val="left" w:pos="4990"/>
                    <w:tab w:val="right" w:pos="7440"/>
                  </w:tabs>
                  <w:spacing w:before="120" w:line="276" w:lineRule="auto"/>
                  <w:jc w:val="left"/>
                </w:pPr>
              </w:pPrChange>
            </w:pPr>
            <w:r w:rsidRPr="003A616E">
              <w:rPr>
                <w:position w:val="-16"/>
                <w:lang w:val="en-US"/>
              </w:rPr>
              <w:object w:dxaOrig="3620" w:dyaOrig="420" w14:anchorId="60DCA3A8">
                <v:shape id="_x0000_i1054" type="#_x0000_t75" style="width:181.55pt;height:20.05pt" o:ole="">
                  <v:imagedata r:id="rId73" o:title=""/>
                </v:shape>
                <o:OLEObject Type="Embed" ProgID="Equation.DSMT4" ShapeID="_x0000_i1054" DrawAspect="Content" ObjectID="_1845640460" r:id="rId74"/>
              </w:object>
            </w:r>
            <w:r>
              <w:rPr>
                <w:lang w:val="en-US"/>
              </w:rPr>
              <w:t xml:space="preserve"> ,</w:t>
            </w:r>
            <w:r>
              <w:rPr>
                <w:lang w:val="en-US"/>
              </w:rPr>
              <w:tab/>
            </w:r>
            <w:r w:rsidRPr="00880C44">
              <w:rPr>
                <w:position w:val="-16"/>
                <w:lang w:val="en-US"/>
              </w:rPr>
              <w:object w:dxaOrig="1719" w:dyaOrig="420" w14:anchorId="0B7F46A4">
                <v:shape id="_x0000_i1055" type="#_x0000_t75" style="width:85.8pt;height:20.05pt" o:ole="">
                  <v:imagedata r:id="rId75" o:title=""/>
                </v:shape>
                <o:OLEObject Type="Embed" ProgID="Equation.DSMT4" ShapeID="_x0000_i1055" DrawAspect="Content" ObjectID="_1845640461" r:id="rId76"/>
              </w:object>
            </w:r>
          </w:p>
        </w:tc>
        <w:tc>
          <w:tcPr>
            <w:tcW w:w="1276" w:type="dxa"/>
            <w:vAlign w:val="center"/>
          </w:tcPr>
          <w:p w14:paraId="5FBE265D" w14:textId="77777777" w:rsidR="00D24F92" w:rsidRDefault="00D24F92">
            <w:pPr>
              <w:spacing w:before="120"/>
              <w:ind w:firstLine="0"/>
              <w:jc w:val="right"/>
              <w:rPr>
                <w:lang w:val="en-US"/>
              </w:rPr>
              <w:pPrChange w:id="400" w:author="Kleber Marques Lisboa" w:date="2023-10-24T09:41:00Z">
                <w:pPr>
                  <w:spacing w:before="120" w:line="276" w:lineRule="auto"/>
                  <w:ind w:firstLine="0"/>
                  <w:jc w:val="right"/>
                </w:pPr>
              </w:pPrChange>
            </w:pPr>
            <w:r>
              <w:rPr>
                <w:lang w:val="en-US"/>
              </w:rPr>
              <w:t>(30, 31)</w:t>
            </w:r>
          </w:p>
        </w:tc>
      </w:tr>
      <w:tr w:rsidR="00D24F92" w:rsidRPr="008B6A89" w14:paraId="39283DF3" w14:textId="77777777" w:rsidTr="00F41D1E">
        <w:trPr>
          <w:trHeight w:val="567"/>
        </w:trPr>
        <w:tc>
          <w:tcPr>
            <w:tcW w:w="8080" w:type="dxa"/>
            <w:vAlign w:val="center"/>
          </w:tcPr>
          <w:p w14:paraId="59656063" w14:textId="77777777" w:rsidR="00D24F92" w:rsidRDefault="00D24F92">
            <w:pPr>
              <w:tabs>
                <w:tab w:val="left" w:pos="4990"/>
                <w:tab w:val="right" w:pos="7440"/>
              </w:tabs>
              <w:spacing w:before="120"/>
              <w:jc w:val="left"/>
              <w:rPr>
                <w:lang w:val="en-US"/>
              </w:rPr>
              <w:pPrChange w:id="401" w:author="Kleber Marques Lisboa" w:date="2023-10-24T09:41:00Z">
                <w:pPr>
                  <w:tabs>
                    <w:tab w:val="left" w:pos="4990"/>
                    <w:tab w:val="right" w:pos="7440"/>
                  </w:tabs>
                  <w:spacing w:before="120" w:line="276" w:lineRule="auto"/>
                  <w:jc w:val="left"/>
                </w:pPr>
              </w:pPrChange>
            </w:pPr>
            <w:r w:rsidRPr="008839A7">
              <w:rPr>
                <w:position w:val="-16"/>
              </w:rPr>
              <w:object w:dxaOrig="1820" w:dyaOrig="420" w14:anchorId="2CC5B68E">
                <v:shape id="_x0000_i1056" type="#_x0000_t75" style="width:90.2pt;height:20.05pt" o:ole="">
                  <v:imagedata r:id="rId77" o:title=""/>
                </v:shape>
                <o:OLEObject Type="Embed" ProgID="Equation.DSMT4" ShapeID="_x0000_i1056" DrawAspect="Content" ObjectID="_1845640462" r:id="rId78"/>
              </w:object>
            </w:r>
            <w:r>
              <w:t xml:space="preserve"> </w:t>
            </w:r>
            <w:r>
              <w:rPr>
                <w:lang w:val="en-US"/>
              </w:rPr>
              <w:t>,</w:t>
            </w:r>
            <w:r>
              <w:rPr>
                <w:lang w:val="en-US"/>
              </w:rPr>
              <w:tab/>
            </w:r>
            <w:r w:rsidRPr="00880C44">
              <w:rPr>
                <w:position w:val="-16"/>
                <w:lang w:val="en-US"/>
              </w:rPr>
              <w:object w:dxaOrig="1600" w:dyaOrig="420" w14:anchorId="37F9292C">
                <v:shape id="_x0000_i1057" type="#_x0000_t75" style="width:80.15pt;height:20.05pt" o:ole="">
                  <v:imagedata r:id="rId79" o:title=""/>
                </v:shape>
                <o:OLEObject Type="Embed" ProgID="Equation.DSMT4" ShapeID="_x0000_i1057" DrawAspect="Content" ObjectID="_1845640463" r:id="rId80"/>
              </w:object>
            </w:r>
          </w:p>
        </w:tc>
        <w:tc>
          <w:tcPr>
            <w:tcW w:w="1276" w:type="dxa"/>
            <w:vAlign w:val="center"/>
          </w:tcPr>
          <w:p w14:paraId="212F9307" w14:textId="77777777" w:rsidR="00D24F92" w:rsidRDefault="00D24F92">
            <w:pPr>
              <w:spacing w:before="120"/>
              <w:ind w:firstLine="0"/>
              <w:jc w:val="right"/>
              <w:rPr>
                <w:lang w:val="en-US"/>
              </w:rPr>
              <w:pPrChange w:id="402" w:author="Kleber Marques Lisboa" w:date="2023-10-24T09:41:00Z">
                <w:pPr>
                  <w:spacing w:before="120" w:line="276" w:lineRule="auto"/>
                  <w:ind w:firstLine="0"/>
                  <w:jc w:val="right"/>
                </w:pPr>
              </w:pPrChange>
            </w:pPr>
            <w:r>
              <w:rPr>
                <w:lang w:val="en-US"/>
              </w:rPr>
              <w:t>(3</w:t>
            </w:r>
            <w:r w:rsidR="00F41D1E">
              <w:rPr>
                <w:lang w:val="en-US"/>
              </w:rPr>
              <w:t>2</w:t>
            </w:r>
            <w:r>
              <w:rPr>
                <w:lang w:val="en-US"/>
              </w:rPr>
              <w:t>, 3</w:t>
            </w:r>
            <w:r w:rsidR="00F41D1E">
              <w:rPr>
                <w:lang w:val="en-US"/>
              </w:rPr>
              <w:t>3</w:t>
            </w:r>
            <w:r>
              <w:rPr>
                <w:lang w:val="en-US"/>
              </w:rPr>
              <w:t>)</w:t>
            </w:r>
          </w:p>
        </w:tc>
      </w:tr>
      <w:tr w:rsidR="00D24F92" w:rsidRPr="008B6A89" w14:paraId="28C8C4BF" w14:textId="77777777" w:rsidTr="00F41D1E">
        <w:trPr>
          <w:trHeight w:val="567"/>
        </w:trPr>
        <w:tc>
          <w:tcPr>
            <w:tcW w:w="8080" w:type="dxa"/>
            <w:vAlign w:val="center"/>
          </w:tcPr>
          <w:p w14:paraId="57DD54EA" w14:textId="77777777" w:rsidR="00D24F92" w:rsidRDefault="00F41D1E">
            <w:pPr>
              <w:tabs>
                <w:tab w:val="left" w:pos="4990"/>
                <w:tab w:val="right" w:pos="7440"/>
              </w:tabs>
              <w:spacing w:before="120"/>
              <w:jc w:val="left"/>
              <w:rPr>
                <w:lang w:val="en-US"/>
              </w:rPr>
              <w:pPrChange w:id="403" w:author="Kleber Marques Lisboa" w:date="2023-10-24T09:41:00Z">
                <w:pPr>
                  <w:tabs>
                    <w:tab w:val="left" w:pos="4990"/>
                    <w:tab w:val="right" w:pos="7440"/>
                  </w:tabs>
                  <w:spacing w:before="120" w:line="276" w:lineRule="auto"/>
                  <w:jc w:val="left"/>
                </w:pPr>
              </w:pPrChange>
            </w:pPr>
            <w:r w:rsidRPr="003A616E">
              <w:rPr>
                <w:position w:val="-16"/>
                <w:lang w:val="en-US"/>
              </w:rPr>
              <w:object w:dxaOrig="3820" w:dyaOrig="420" w14:anchorId="6CAD50AD">
                <v:shape id="_x0000_i1058" type="#_x0000_t75" style="width:190.45pt;height:20.05pt" o:ole="">
                  <v:imagedata r:id="rId81" o:title=""/>
                </v:shape>
                <o:OLEObject Type="Embed" ProgID="Equation.DSMT4" ShapeID="_x0000_i1058" DrawAspect="Content" ObjectID="_1845640464" r:id="rId82"/>
              </w:object>
            </w:r>
            <w:r w:rsidR="00D24F92">
              <w:rPr>
                <w:lang w:val="en-US"/>
              </w:rPr>
              <w:t>,</w:t>
            </w:r>
            <w:r w:rsidR="00D24F92">
              <w:rPr>
                <w:lang w:val="en-US"/>
              </w:rPr>
              <w:tab/>
            </w:r>
            <w:r w:rsidRPr="00F41D1E">
              <w:rPr>
                <w:position w:val="-14"/>
                <w:lang w:val="en-US"/>
              </w:rPr>
              <w:object w:dxaOrig="1900" w:dyaOrig="400" w14:anchorId="4FFCF8EE">
                <v:shape id="_x0000_i1059" type="#_x0000_t75" style="width:96.45pt;height:21.3pt" o:ole="">
                  <v:imagedata r:id="rId83" o:title=""/>
                </v:shape>
                <o:OLEObject Type="Embed" ProgID="Equation.DSMT4" ShapeID="_x0000_i1059" DrawAspect="Content" ObjectID="_1845640465" r:id="rId84"/>
              </w:object>
            </w:r>
          </w:p>
        </w:tc>
        <w:tc>
          <w:tcPr>
            <w:tcW w:w="1276" w:type="dxa"/>
            <w:vAlign w:val="center"/>
          </w:tcPr>
          <w:p w14:paraId="610F7357" w14:textId="77777777" w:rsidR="00D24F92" w:rsidRDefault="00D24F92">
            <w:pPr>
              <w:spacing w:before="120"/>
              <w:ind w:firstLine="0"/>
              <w:jc w:val="right"/>
              <w:rPr>
                <w:lang w:val="en-US"/>
              </w:rPr>
              <w:pPrChange w:id="404" w:author="Kleber Marques Lisboa" w:date="2023-10-24T09:41:00Z">
                <w:pPr>
                  <w:spacing w:before="120" w:line="276" w:lineRule="auto"/>
                  <w:ind w:firstLine="0"/>
                  <w:jc w:val="right"/>
                </w:pPr>
              </w:pPrChange>
            </w:pPr>
            <w:r>
              <w:rPr>
                <w:lang w:val="en-US"/>
              </w:rPr>
              <w:t>(3</w:t>
            </w:r>
            <w:r w:rsidR="00FF1E4E">
              <w:rPr>
                <w:lang w:val="en-US"/>
              </w:rPr>
              <w:t>4</w:t>
            </w:r>
            <w:r>
              <w:rPr>
                <w:lang w:val="en-US"/>
              </w:rPr>
              <w:t>, 3</w:t>
            </w:r>
            <w:r w:rsidR="00FF1E4E">
              <w:rPr>
                <w:lang w:val="en-US"/>
              </w:rPr>
              <w:t>5</w:t>
            </w:r>
            <w:r>
              <w:rPr>
                <w:lang w:val="en-US"/>
              </w:rPr>
              <w:t>)</w:t>
            </w:r>
          </w:p>
        </w:tc>
      </w:tr>
      <w:tr w:rsidR="00D24F92" w:rsidRPr="008B6A89" w14:paraId="40D996FF" w14:textId="77777777" w:rsidTr="00F41D1E">
        <w:trPr>
          <w:trHeight w:val="567"/>
        </w:trPr>
        <w:tc>
          <w:tcPr>
            <w:tcW w:w="8080" w:type="dxa"/>
            <w:vAlign w:val="center"/>
          </w:tcPr>
          <w:p w14:paraId="39309BB1" w14:textId="77777777" w:rsidR="00D24F92" w:rsidRDefault="00F41D1E">
            <w:pPr>
              <w:tabs>
                <w:tab w:val="left" w:pos="4990"/>
                <w:tab w:val="right" w:pos="7440"/>
              </w:tabs>
              <w:spacing w:before="120"/>
              <w:jc w:val="left"/>
              <w:rPr>
                <w:lang w:val="en-US"/>
              </w:rPr>
              <w:pPrChange w:id="405" w:author="Kleber Marques Lisboa" w:date="2023-10-24T09:41:00Z">
                <w:pPr>
                  <w:tabs>
                    <w:tab w:val="left" w:pos="4990"/>
                    <w:tab w:val="right" w:pos="7440"/>
                  </w:tabs>
                  <w:spacing w:before="120" w:line="276" w:lineRule="auto"/>
                  <w:jc w:val="left"/>
                </w:pPr>
              </w:pPrChange>
            </w:pPr>
            <w:r w:rsidRPr="003A616E">
              <w:rPr>
                <w:position w:val="-16"/>
                <w:lang w:val="en-US"/>
              </w:rPr>
              <w:object w:dxaOrig="1300" w:dyaOrig="420" w14:anchorId="36E69482">
                <v:shape id="_x0000_i1060" type="#_x0000_t75" style="width:64.5pt;height:20.05pt" o:ole="">
                  <v:imagedata r:id="rId85" o:title=""/>
                </v:shape>
                <o:OLEObject Type="Embed" ProgID="Equation.DSMT4" ShapeID="_x0000_i1060" DrawAspect="Content" ObjectID="_1845640466" r:id="rId86"/>
              </w:object>
            </w:r>
            <w:r w:rsidR="00D24F92">
              <w:rPr>
                <w:lang w:val="en-US"/>
              </w:rPr>
              <w:t>,</w:t>
            </w:r>
            <w:r w:rsidR="00D24F92">
              <w:rPr>
                <w:lang w:val="en-US"/>
              </w:rPr>
              <w:tab/>
            </w:r>
            <w:r w:rsidRPr="00F41D1E">
              <w:rPr>
                <w:position w:val="-30"/>
                <w:lang w:val="en-US"/>
              </w:rPr>
              <w:object w:dxaOrig="1680" w:dyaOrig="740" w14:anchorId="46DC1518">
                <v:shape id="_x0000_i1061" type="#_x0000_t75" style="width:83.9pt;height:36.3pt" o:ole="">
                  <v:imagedata r:id="rId87" o:title=""/>
                </v:shape>
                <o:OLEObject Type="Embed" ProgID="Equation.DSMT4" ShapeID="_x0000_i1061" DrawAspect="Content" ObjectID="_1845640467" r:id="rId88"/>
              </w:object>
            </w:r>
          </w:p>
        </w:tc>
        <w:tc>
          <w:tcPr>
            <w:tcW w:w="1276" w:type="dxa"/>
            <w:vAlign w:val="center"/>
          </w:tcPr>
          <w:p w14:paraId="18D1BA02" w14:textId="77777777" w:rsidR="00D24F92" w:rsidRDefault="00D24F92">
            <w:pPr>
              <w:spacing w:before="120"/>
              <w:ind w:firstLine="0"/>
              <w:jc w:val="right"/>
              <w:rPr>
                <w:lang w:val="en-US"/>
              </w:rPr>
              <w:pPrChange w:id="406" w:author="Kleber Marques Lisboa" w:date="2023-10-24T09:41:00Z">
                <w:pPr>
                  <w:spacing w:before="120" w:line="276" w:lineRule="auto"/>
                  <w:ind w:firstLine="0"/>
                  <w:jc w:val="right"/>
                </w:pPr>
              </w:pPrChange>
            </w:pPr>
            <w:r>
              <w:rPr>
                <w:lang w:val="en-US"/>
              </w:rPr>
              <w:t>(3</w:t>
            </w:r>
            <w:r w:rsidR="00FF1E4E">
              <w:rPr>
                <w:lang w:val="en-US"/>
              </w:rPr>
              <w:t>6</w:t>
            </w:r>
            <w:r>
              <w:rPr>
                <w:lang w:val="en-US"/>
              </w:rPr>
              <w:t>, 3</w:t>
            </w:r>
            <w:r w:rsidR="00FF1E4E">
              <w:rPr>
                <w:lang w:val="en-US"/>
              </w:rPr>
              <w:t>7</w:t>
            </w:r>
            <w:r>
              <w:rPr>
                <w:lang w:val="en-US"/>
              </w:rPr>
              <w:t>)</w:t>
            </w:r>
          </w:p>
        </w:tc>
      </w:tr>
    </w:tbl>
    <w:p w14:paraId="76829E48" w14:textId="77777777" w:rsidR="00296741" w:rsidRDefault="00296741" w:rsidP="00165B87">
      <w:pPr>
        <w:spacing w:after="0"/>
        <w:ind w:firstLine="0"/>
        <w:rPr>
          <w:lang w:val="en-US"/>
        </w:rPr>
      </w:pPr>
    </w:p>
    <w:p w14:paraId="0BFF34B5" w14:textId="77777777" w:rsidR="0042633D" w:rsidRDefault="00EB29D8" w:rsidP="00165B87">
      <w:pPr>
        <w:ind w:firstLine="0"/>
        <w:rPr>
          <w:lang w:val="en-US"/>
        </w:rPr>
      </w:pPr>
      <w:r>
        <w:rPr>
          <w:lang w:val="en-US"/>
        </w:rPr>
        <w:t xml:space="preserve">- </w:t>
      </w:r>
      <w:r w:rsidR="007C4D2A">
        <w:rPr>
          <w:lang w:val="en-US"/>
        </w:rPr>
        <w:t>For the s</w:t>
      </w:r>
      <w:r w:rsidR="00417329">
        <w:rPr>
          <w:lang w:val="en-US"/>
        </w:rPr>
        <w:t>alinities</w:t>
      </w:r>
    </w:p>
    <w:tbl>
      <w:tblPr>
        <w:tblW w:w="9356" w:type="dxa"/>
        <w:tblLook w:val="04A0" w:firstRow="1" w:lastRow="0" w:firstColumn="1" w:lastColumn="0" w:noHBand="0" w:noVBand="1"/>
      </w:tblPr>
      <w:tblGrid>
        <w:gridCol w:w="8080"/>
        <w:gridCol w:w="1276"/>
      </w:tblGrid>
      <w:tr w:rsidR="00F41D1E" w:rsidRPr="008B6A89" w14:paraId="4955A30C" w14:textId="77777777" w:rsidTr="00641CB4">
        <w:trPr>
          <w:trHeight w:val="567"/>
        </w:trPr>
        <w:tc>
          <w:tcPr>
            <w:tcW w:w="8080" w:type="dxa"/>
            <w:vAlign w:val="center"/>
          </w:tcPr>
          <w:p w14:paraId="5895C3AB" w14:textId="77777777" w:rsidR="00F41D1E" w:rsidRPr="00967072" w:rsidRDefault="0037345C">
            <w:pPr>
              <w:tabs>
                <w:tab w:val="left" w:pos="4990"/>
                <w:tab w:val="right" w:pos="7440"/>
              </w:tabs>
              <w:spacing w:before="120"/>
              <w:jc w:val="left"/>
              <w:rPr>
                <w:lang w:val="en-US"/>
              </w:rPr>
              <w:pPrChange w:id="407" w:author="Kleber Marques Lisboa" w:date="2023-10-24T09:41:00Z">
                <w:pPr>
                  <w:tabs>
                    <w:tab w:val="left" w:pos="4990"/>
                    <w:tab w:val="right" w:pos="7440"/>
                  </w:tabs>
                  <w:spacing w:before="120" w:line="276" w:lineRule="auto"/>
                  <w:jc w:val="left"/>
                </w:pPr>
              </w:pPrChange>
            </w:pPr>
            <w:r w:rsidRPr="003A616E">
              <w:rPr>
                <w:position w:val="-16"/>
                <w:lang w:val="en-US"/>
              </w:rPr>
              <w:object w:dxaOrig="1480" w:dyaOrig="420" w14:anchorId="042219B5">
                <v:shape id="_x0000_i1062" type="#_x0000_t75" style="width:75.2pt;height:20.05pt" o:ole="">
                  <v:imagedata r:id="rId89" o:title=""/>
                </v:shape>
                <o:OLEObject Type="Embed" ProgID="Equation.DSMT4" ShapeID="_x0000_i1062" DrawAspect="Content" ObjectID="_1845640468" r:id="rId90"/>
              </w:object>
            </w:r>
            <w:r w:rsidR="00F41D1E">
              <w:rPr>
                <w:lang w:val="en-US"/>
              </w:rPr>
              <w:t xml:space="preserve"> (input) ,</w:t>
            </w:r>
            <w:r w:rsidR="00F41D1E">
              <w:rPr>
                <w:lang w:val="en-US"/>
              </w:rPr>
              <w:tab/>
            </w:r>
            <w:r w:rsidRPr="00880C44">
              <w:rPr>
                <w:position w:val="-16"/>
                <w:lang w:val="en-US"/>
              </w:rPr>
              <w:object w:dxaOrig="2040" w:dyaOrig="420" w14:anchorId="2B40DC05">
                <v:shape id="_x0000_i1063" type="#_x0000_t75" style="width:102pt;height:20.05pt" o:ole="">
                  <v:imagedata r:id="rId91" o:title=""/>
                </v:shape>
                <o:OLEObject Type="Embed" ProgID="Equation.DSMT4" ShapeID="_x0000_i1063" DrawAspect="Content" ObjectID="_1845640469" r:id="rId92"/>
              </w:object>
            </w:r>
            <w:r w:rsidR="00F41D1E">
              <w:rPr>
                <w:lang w:val="en-US"/>
              </w:rPr>
              <w:t xml:space="preserve"> </w:t>
            </w:r>
          </w:p>
        </w:tc>
        <w:tc>
          <w:tcPr>
            <w:tcW w:w="1276" w:type="dxa"/>
            <w:vAlign w:val="center"/>
          </w:tcPr>
          <w:p w14:paraId="04804EA4" w14:textId="77777777" w:rsidR="00F41D1E" w:rsidRPr="008B6A89" w:rsidRDefault="00F41D1E">
            <w:pPr>
              <w:spacing w:before="120"/>
              <w:ind w:firstLine="0"/>
              <w:jc w:val="right"/>
              <w:rPr>
                <w:lang w:val="en-US"/>
              </w:rPr>
              <w:pPrChange w:id="408" w:author="Kleber Marques Lisboa" w:date="2023-10-24T09:41:00Z">
                <w:pPr>
                  <w:spacing w:before="120" w:line="276" w:lineRule="auto"/>
                  <w:ind w:firstLine="0"/>
                  <w:jc w:val="right"/>
                </w:pPr>
              </w:pPrChange>
            </w:pPr>
            <w:r>
              <w:rPr>
                <w:lang w:val="en-US"/>
              </w:rPr>
              <w:t>(</w:t>
            </w:r>
            <w:r w:rsidR="00FF1E4E">
              <w:rPr>
                <w:lang w:val="en-US"/>
              </w:rPr>
              <w:t>3</w:t>
            </w:r>
            <w:r>
              <w:rPr>
                <w:lang w:val="en-US"/>
              </w:rPr>
              <w:t xml:space="preserve">8, </w:t>
            </w:r>
            <w:r w:rsidR="00FF1E4E">
              <w:rPr>
                <w:lang w:val="en-US"/>
              </w:rPr>
              <w:t>3</w:t>
            </w:r>
            <w:r>
              <w:rPr>
                <w:lang w:val="en-US"/>
              </w:rPr>
              <w:t>9)</w:t>
            </w:r>
          </w:p>
        </w:tc>
      </w:tr>
      <w:tr w:rsidR="00F41D1E" w14:paraId="49EF4D2B" w14:textId="77777777" w:rsidTr="00641CB4">
        <w:trPr>
          <w:trHeight w:val="567"/>
        </w:trPr>
        <w:tc>
          <w:tcPr>
            <w:tcW w:w="8080" w:type="dxa"/>
            <w:vAlign w:val="center"/>
          </w:tcPr>
          <w:p w14:paraId="755CE969" w14:textId="77777777" w:rsidR="00F41D1E" w:rsidRDefault="0037345C">
            <w:pPr>
              <w:tabs>
                <w:tab w:val="left" w:pos="4990"/>
                <w:tab w:val="right" w:pos="7440"/>
              </w:tabs>
              <w:spacing w:before="120"/>
              <w:jc w:val="left"/>
              <w:rPr>
                <w:lang w:val="en-US"/>
              </w:rPr>
              <w:pPrChange w:id="409" w:author="Kleber Marques Lisboa" w:date="2023-10-24T09:41:00Z">
                <w:pPr>
                  <w:tabs>
                    <w:tab w:val="left" w:pos="4990"/>
                    <w:tab w:val="right" w:pos="7440"/>
                  </w:tabs>
                  <w:spacing w:before="120" w:line="276" w:lineRule="auto"/>
                  <w:jc w:val="left"/>
                </w:pPr>
              </w:pPrChange>
            </w:pPr>
            <w:r w:rsidRPr="0037345C">
              <w:rPr>
                <w:position w:val="-30"/>
                <w:lang w:val="en-US"/>
              </w:rPr>
              <w:object w:dxaOrig="3360" w:dyaOrig="700" w14:anchorId="7245662F">
                <v:shape id="_x0000_i1064" type="#_x0000_t75" style="width:168.35pt;height:35.05pt" o:ole="">
                  <v:imagedata r:id="rId93" o:title=""/>
                </v:shape>
                <o:OLEObject Type="Embed" ProgID="Equation.DSMT4" ShapeID="_x0000_i1064" DrawAspect="Content" ObjectID="_1845640470" r:id="rId94"/>
              </w:object>
            </w:r>
            <w:r w:rsidR="00F41D1E">
              <w:rPr>
                <w:lang w:val="en-US"/>
              </w:rPr>
              <w:t xml:space="preserve"> ,</w:t>
            </w:r>
            <w:r w:rsidR="00F41D1E">
              <w:rPr>
                <w:lang w:val="en-US"/>
              </w:rPr>
              <w:tab/>
            </w:r>
            <w:r w:rsidR="00EB29D8" w:rsidRPr="00880C44">
              <w:rPr>
                <w:position w:val="-16"/>
                <w:lang w:val="en-US"/>
              </w:rPr>
              <w:object w:dxaOrig="2120" w:dyaOrig="420" w14:anchorId="6B6E0605">
                <v:shape id="_x0000_i1065" type="#_x0000_t75" style="width:105.8pt;height:20.05pt" o:ole="">
                  <v:imagedata r:id="rId95" o:title=""/>
                </v:shape>
                <o:OLEObject Type="Embed" ProgID="Equation.DSMT4" ShapeID="_x0000_i1065" DrawAspect="Content" ObjectID="_1845640471" r:id="rId96"/>
              </w:object>
            </w:r>
            <w:r w:rsidR="00EB29D8">
              <w:rPr>
                <w:lang w:val="en-US"/>
              </w:rPr>
              <w:t xml:space="preserve"> (input)</w:t>
            </w:r>
          </w:p>
        </w:tc>
        <w:tc>
          <w:tcPr>
            <w:tcW w:w="1276" w:type="dxa"/>
            <w:vAlign w:val="center"/>
          </w:tcPr>
          <w:p w14:paraId="08734A1F" w14:textId="77777777" w:rsidR="00F41D1E" w:rsidRDefault="00F41D1E">
            <w:pPr>
              <w:spacing w:before="120"/>
              <w:ind w:firstLine="0"/>
              <w:jc w:val="right"/>
              <w:rPr>
                <w:lang w:val="en-US"/>
              </w:rPr>
              <w:pPrChange w:id="410" w:author="Kleber Marques Lisboa" w:date="2023-10-24T09:41:00Z">
                <w:pPr>
                  <w:spacing w:before="120" w:line="276" w:lineRule="auto"/>
                  <w:ind w:firstLine="0"/>
                  <w:jc w:val="right"/>
                </w:pPr>
              </w:pPrChange>
            </w:pPr>
            <w:r>
              <w:rPr>
                <w:lang w:val="en-US"/>
              </w:rPr>
              <w:t>(</w:t>
            </w:r>
            <w:r w:rsidR="00FF1E4E">
              <w:rPr>
                <w:lang w:val="en-US"/>
              </w:rPr>
              <w:t>4</w:t>
            </w:r>
            <w:r>
              <w:rPr>
                <w:lang w:val="en-US"/>
              </w:rPr>
              <w:t>0,</w:t>
            </w:r>
            <w:r w:rsidR="00FF1E4E">
              <w:rPr>
                <w:lang w:val="en-US"/>
              </w:rPr>
              <w:t xml:space="preserve"> 41</w:t>
            </w:r>
            <w:r>
              <w:rPr>
                <w:lang w:val="en-US"/>
              </w:rPr>
              <w:t>)</w:t>
            </w:r>
          </w:p>
        </w:tc>
      </w:tr>
      <w:tr w:rsidR="00F41D1E" w14:paraId="1ED91B40" w14:textId="77777777" w:rsidTr="00641CB4">
        <w:trPr>
          <w:trHeight w:val="567"/>
        </w:trPr>
        <w:tc>
          <w:tcPr>
            <w:tcW w:w="8080" w:type="dxa"/>
            <w:vAlign w:val="center"/>
          </w:tcPr>
          <w:p w14:paraId="7C705684" w14:textId="77777777" w:rsidR="00F41D1E" w:rsidRDefault="00FF1E4E">
            <w:pPr>
              <w:tabs>
                <w:tab w:val="left" w:pos="4990"/>
                <w:tab w:val="right" w:pos="7440"/>
              </w:tabs>
              <w:spacing w:before="120"/>
              <w:jc w:val="left"/>
              <w:rPr>
                <w:lang w:val="en-US"/>
              </w:rPr>
              <w:pPrChange w:id="411" w:author="Kleber Marques Lisboa" w:date="2023-10-24T09:41:00Z">
                <w:pPr>
                  <w:tabs>
                    <w:tab w:val="left" w:pos="4990"/>
                    <w:tab w:val="right" w:pos="7440"/>
                  </w:tabs>
                  <w:spacing w:before="120" w:line="276" w:lineRule="auto"/>
                  <w:jc w:val="left"/>
                </w:pPr>
              </w:pPrChange>
            </w:pPr>
            <w:r w:rsidRPr="00FF1E4E">
              <w:rPr>
                <w:position w:val="-30"/>
                <w:lang w:val="en-US"/>
              </w:rPr>
              <w:object w:dxaOrig="5120" w:dyaOrig="760" w14:anchorId="76E9CBD9">
                <v:shape id="_x0000_i1066" type="#_x0000_t75" style="width:255.5pt;height:39.45pt" o:ole="">
                  <v:imagedata r:id="rId97" o:title=""/>
                </v:shape>
                <o:OLEObject Type="Embed" ProgID="Equation.DSMT4" ShapeID="_x0000_i1066" DrawAspect="Content" ObjectID="_1845640472" r:id="rId98"/>
              </w:object>
            </w:r>
          </w:p>
        </w:tc>
        <w:tc>
          <w:tcPr>
            <w:tcW w:w="1276" w:type="dxa"/>
            <w:vAlign w:val="center"/>
          </w:tcPr>
          <w:p w14:paraId="7CB3F55E" w14:textId="77777777" w:rsidR="00F41D1E" w:rsidRDefault="00F41D1E">
            <w:pPr>
              <w:spacing w:before="120"/>
              <w:ind w:firstLine="0"/>
              <w:jc w:val="right"/>
              <w:rPr>
                <w:lang w:val="en-US"/>
              </w:rPr>
              <w:pPrChange w:id="412" w:author="Kleber Marques Lisboa" w:date="2023-10-24T09:41:00Z">
                <w:pPr>
                  <w:spacing w:before="120" w:line="276" w:lineRule="auto"/>
                  <w:ind w:firstLine="0"/>
                  <w:jc w:val="right"/>
                </w:pPr>
              </w:pPrChange>
            </w:pPr>
            <w:r>
              <w:rPr>
                <w:lang w:val="en-US"/>
              </w:rPr>
              <w:t>(</w:t>
            </w:r>
            <w:r w:rsidR="00FF1E4E">
              <w:rPr>
                <w:lang w:val="en-US"/>
              </w:rPr>
              <w:t>42</w:t>
            </w:r>
            <w:r>
              <w:rPr>
                <w:lang w:val="en-US"/>
              </w:rPr>
              <w:t>)</w:t>
            </w:r>
          </w:p>
        </w:tc>
      </w:tr>
    </w:tbl>
    <w:p w14:paraId="09F722B9" w14:textId="216E59F2" w:rsidR="0042633D" w:rsidRDefault="00B17827" w:rsidP="00165B87">
      <w:pPr>
        <w:spacing w:after="0"/>
        <w:rPr>
          <w:lang w:val="en-US"/>
        </w:rPr>
      </w:pPr>
      <w:commentRangeStart w:id="413"/>
      <w:r w:rsidRPr="008B6A89">
        <w:rPr>
          <w:lang w:val="en-US"/>
        </w:rPr>
        <w:t>The equations for the temperatures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4</m:t>
            </m:r>
          </m:sub>
        </m:sSub>
      </m:oMath>
      <w:r w:rsidRPr="008B6A89">
        <w:rPr>
          <w:lang w:val="en-US"/>
        </w:rPr>
        <w:t xml:space="preserve">,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12</m:t>
            </m:r>
          </m:sub>
        </m:sSub>
      </m:oMath>
      <w:r w:rsidRPr="008B6A89">
        <w:rPr>
          <w:lang w:val="en-US"/>
        </w:rPr>
        <w:t>) and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2</m:t>
            </m:r>
          </m:sub>
        </m:sSub>
      </m:oMath>
      <w:r w:rsidRPr="008B6A89">
        <w:rPr>
          <w:lang w:val="en-US"/>
        </w:rPr>
        <w:t xml:space="preserve">,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7</m:t>
            </m:r>
          </m:sub>
        </m:sSub>
      </m:oMath>
      <w:r w:rsidRPr="008B6A89">
        <w:rPr>
          <w:lang w:val="en-US"/>
        </w:rPr>
        <w:t xml:space="preserve">) are obtained from the definitions of the effectiveness of heat exchangers </w:t>
      </w:r>
      <w:r w:rsidR="001C4B48">
        <w:rPr>
          <w:lang w:val="en-US"/>
        </w:rPr>
        <w:t>HX-1</w:t>
      </w:r>
      <w:r w:rsidRPr="008B6A89">
        <w:rPr>
          <w:lang w:val="en-US"/>
        </w:rPr>
        <w:t xml:space="preserve"> and </w:t>
      </w:r>
      <w:r w:rsidR="001C4B48">
        <w:rPr>
          <w:lang w:val="en-US"/>
        </w:rPr>
        <w:t>HX-</w:t>
      </w:r>
      <w:r w:rsidRPr="008B6A89">
        <w:rPr>
          <w:lang w:val="en-US"/>
        </w:rPr>
        <w:t>2, respectively:</w:t>
      </w:r>
    </w:p>
    <w:p w14:paraId="68FBB6B9" w14:textId="77777777" w:rsidR="00A81BD9" w:rsidRDefault="00A81BD9" w:rsidP="00165B87">
      <w:pPr>
        <w:spacing w:after="0"/>
        <w:rPr>
          <w:lang w:val="en-US"/>
        </w:rPr>
      </w:pPr>
    </w:p>
    <w:tbl>
      <w:tblPr>
        <w:tblW w:w="9356" w:type="dxa"/>
        <w:tblLook w:val="04A0" w:firstRow="1" w:lastRow="0" w:firstColumn="1" w:lastColumn="0" w:noHBand="0" w:noVBand="1"/>
      </w:tblPr>
      <w:tblGrid>
        <w:gridCol w:w="8364"/>
        <w:gridCol w:w="992"/>
      </w:tblGrid>
      <w:tr w:rsidR="001C4B48" w:rsidRPr="008B6A89" w14:paraId="4E0F19D4" w14:textId="77777777" w:rsidTr="001C4B48">
        <w:trPr>
          <w:trHeight w:val="567"/>
        </w:trPr>
        <w:tc>
          <w:tcPr>
            <w:tcW w:w="8364" w:type="dxa"/>
            <w:vAlign w:val="center"/>
          </w:tcPr>
          <w:p w14:paraId="1B9DB4CC" w14:textId="7C6E797E" w:rsidR="001C4B48" w:rsidRPr="00967072" w:rsidRDefault="008547CD" w:rsidP="00165B87">
            <w:pPr>
              <w:tabs>
                <w:tab w:val="left" w:pos="4990"/>
                <w:tab w:val="right" w:pos="7440"/>
              </w:tabs>
              <w:jc w:val="left"/>
              <w:rPr>
                <w:lang w:val="en-US"/>
              </w:rPr>
            </w:pPr>
            <w:r w:rsidRPr="001C4B48">
              <w:rPr>
                <w:position w:val="-34"/>
                <w:lang w:val="en-US"/>
              </w:rPr>
              <w:object w:dxaOrig="7240" w:dyaOrig="820" w14:anchorId="217D5E4D">
                <v:shape id="_x0000_i1067" type="#_x0000_t75" style="width:359.85pt;height:41.95pt" o:ole="">
                  <v:imagedata r:id="rId99" o:title=""/>
                </v:shape>
                <o:OLEObject Type="Embed" ProgID="Equation.DSMT4" ShapeID="_x0000_i1067" DrawAspect="Content" ObjectID="_1845640473" r:id="rId100"/>
              </w:object>
            </w:r>
          </w:p>
        </w:tc>
        <w:tc>
          <w:tcPr>
            <w:tcW w:w="992" w:type="dxa"/>
            <w:vAlign w:val="center"/>
          </w:tcPr>
          <w:p w14:paraId="0C2DA492" w14:textId="77777777" w:rsidR="001C4B48" w:rsidRPr="008B6A89" w:rsidRDefault="001C4B48" w:rsidP="00165B87">
            <w:pPr>
              <w:ind w:firstLine="0"/>
              <w:jc w:val="right"/>
              <w:rPr>
                <w:lang w:val="en-US"/>
              </w:rPr>
            </w:pPr>
            <w:r>
              <w:rPr>
                <w:lang w:val="en-US"/>
              </w:rPr>
              <w:t>(43)</w:t>
            </w:r>
          </w:p>
        </w:tc>
      </w:tr>
      <w:tr w:rsidR="001C4B48" w:rsidRPr="008B6A89" w14:paraId="427EBE70" w14:textId="77777777" w:rsidTr="001C4B48">
        <w:trPr>
          <w:trHeight w:val="567"/>
        </w:trPr>
        <w:tc>
          <w:tcPr>
            <w:tcW w:w="8364" w:type="dxa"/>
            <w:vAlign w:val="center"/>
          </w:tcPr>
          <w:p w14:paraId="345EBAF9" w14:textId="14C9918D" w:rsidR="001C4B48" w:rsidRDefault="008547CD" w:rsidP="00165B87">
            <w:pPr>
              <w:tabs>
                <w:tab w:val="left" w:pos="4990"/>
              </w:tabs>
              <w:jc w:val="left"/>
              <w:rPr>
                <w:lang w:val="en-US"/>
              </w:rPr>
            </w:pPr>
            <w:r w:rsidRPr="008839A7">
              <w:rPr>
                <w:position w:val="-34"/>
              </w:rPr>
              <w:object w:dxaOrig="6740" w:dyaOrig="820" w14:anchorId="61976B17">
                <v:shape id="_x0000_i1068" type="#_x0000_t75" style="width:337.35pt;height:41.95pt" o:ole="">
                  <v:imagedata r:id="rId101" o:title=""/>
                </v:shape>
                <o:OLEObject Type="Embed" ProgID="Equation.DSMT4" ShapeID="_x0000_i1068" DrawAspect="Content" ObjectID="_1845640474" r:id="rId102"/>
              </w:object>
            </w:r>
          </w:p>
        </w:tc>
        <w:tc>
          <w:tcPr>
            <w:tcW w:w="992" w:type="dxa"/>
            <w:vAlign w:val="center"/>
          </w:tcPr>
          <w:p w14:paraId="3137BDF2" w14:textId="77777777" w:rsidR="001C4B48" w:rsidRDefault="001C4B48" w:rsidP="00165B87">
            <w:pPr>
              <w:ind w:firstLine="0"/>
              <w:jc w:val="right"/>
              <w:rPr>
                <w:lang w:val="en-US"/>
              </w:rPr>
            </w:pPr>
            <w:r>
              <w:rPr>
                <w:lang w:val="en-US"/>
              </w:rPr>
              <w:t>(44)</w:t>
            </w:r>
          </w:p>
        </w:tc>
      </w:tr>
      <w:tr w:rsidR="001C4B48" w:rsidRPr="008B6A89" w14:paraId="1CEA1EDD" w14:textId="77777777" w:rsidTr="001C4B48">
        <w:trPr>
          <w:trHeight w:val="567"/>
        </w:trPr>
        <w:tc>
          <w:tcPr>
            <w:tcW w:w="8364" w:type="dxa"/>
            <w:vAlign w:val="center"/>
          </w:tcPr>
          <w:p w14:paraId="135C9A25" w14:textId="77777777" w:rsidR="001C4B48" w:rsidRDefault="001C4B48" w:rsidP="00165B87">
            <w:pPr>
              <w:tabs>
                <w:tab w:val="left" w:pos="4707"/>
              </w:tabs>
              <w:spacing w:after="0"/>
              <w:jc w:val="left"/>
            </w:pPr>
            <w:r w:rsidRPr="001C4B48">
              <w:rPr>
                <w:position w:val="-16"/>
                <w:lang w:val="en-US"/>
              </w:rPr>
              <w:object w:dxaOrig="3519" w:dyaOrig="440" w14:anchorId="08F43743">
                <v:shape id="_x0000_i1069" type="#_x0000_t75" style="width:177.2pt;height:22.55pt" o:ole="">
                  <v:imagedata r:id="rId103" o:title=""/>
                </v:shape>
                <o:OLEObject Type="Embed" ProgID="Equation.DSMT4" ShapeID="_x0000_i1069" DrawAspect="Content" ObjectID="_1845640475" r:id="rId104"/>
              </w:object>
            </w:r>
            <w:r>
              <w:rPr>
                <w:lang w:val="en-US"/>
              </w:rPr>
              <w:t xml:space="preserve"> ,</w:t>
            </w:r>
            <w:r>
              <w:rPr>
                <w:lang w:val="en-US"/>
              </w:rPr>
              <w:tab/>
            </w:r>
            <w:r w:rsidRPr="00880C44">
              <w:rPr>
                <w:position w:val="-16"/>
                <w:lang w:val="en-US"/>
              </w:rPr>
              <w:object w:dxaOrig="3260" w:dyaOrig="440" w14:anchorId="1BF8BA04">
                <v:shape id="_x0000_i1070" type="#_x0000_t75" style="width:162.2pt;height:22.55pt" o:ole="">
                  <v:imagedata r:id="rId105" o:title=""/>
                </v:shape>
                <o:OLEObject Type="Embed" ProgID="Equation.DSMT4" ShapeID="_x0000_i1070" DrawAspect="Content" ObjectID="_1845640476" r:id="rId106"/>
              </w:object>
            </w:r>
          </w:p>
        </w:tc>
        <w:tc>
          <w:tcPr>
            <w:tcW w:w="992" w:type="dxa"/>
            <w:vAlign w:val="center"/>
          </w:tcPr>
          <w:p w14:paraId="62922D8B" w14:textId="77777777" w:rsidR="001C4B48" w:rsidRDefault="007759FD" w:rsidP="00165B87">
            <w:pPr>
              <w:spacing w:after="0"/>
              <w:ind w:firstLine="0"/>
              <w:jc w:val="right"/>
              <w:rPr>
                <w:lang w:val="en-US"/>
              </w:rPr>
            </w:pPr>
            <w:r>
              <w:rPr>
                <w:lang w:val="en-US"/>
              </w:rPr>
              <w:t>(45, 46)</w:t>
            </w:r>
          </w:p>
        </w:tc>
      </w:tr>
    </w:tbl>
    <w:commentRangeEnd w:id="413"/>
    <w:p w14:paraId="5CAED74E" w14:textId="77777777" w:rsidR="001C4B48" w:rsidRDefault="004D7568" w:rsidP="00165B87">
      <w:pPr>
        <w:spacing w:after="0"/>
        <w:rPr>
          <w:lang w:val="en-US"/>
        </w:rPr>
      </w:pPr>
      <w:r>
        <w:rPr>
          <w:rStyle w:val="Refdecomentrio"/>
          <w:sz w:val="24"/>
          <w:szCs w:val="24"/>
          <w:lang w:val="en-US"/>
        </w:rPr>
        <w:commentReference w:id="413"/>
      </w:r>
    </w:p>
    <w:p w14:paraId="3A86AF11" w14:textId="0EE1746D" w:rsidR="00B17827" w:rsidRPr="008B6A89" w:rsidRDefault="00B17827" w:rsidP="00165B87">
      <w:pPr>
        <w:widowControl w:val="0"/>
        <w:rPr>
          <w:lang w:val="en-US"/>
        </w:rPr>
      </w:pPr>
      <w:r w:rsidRPr="008B6A89">
        <w:rPr>
          <w:lang w:val="en-US"/>
        </w:rPr>
        <w:t xml:space="preserve">In the salinity equations,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memb</m:t>
            </m:r>
          </m:sub>
        </m:sSub>
      </m:oMath>
      <w:r w:rsidRPr="008B6A89">
        <w:rPr>
          <w:lang w:val="en-US"/>
        </w:rPr>
        <w:t xml:space="preserve"> is the effectiveness of the membrane in retaining salt (not letting </w:t>
      </w:r>
      <w:r w:rsidR="00EB29D8">
        <w:rPr>
          <w:lang w:val="en-US"/>
        </w:rPr>
        <w:t>the salt to</w:t>
      </w:r>
      <w:r w:rsidRPr="008B6A89">
        <w:rPr>
          <w:lang w:val="en-US"/>
        </w:rPr>
        <w:t xml:space="preserve"> pass into the distillate stream), taken as 100% in the present study</w:t>
      </w:r>
      <w:r w:rsidR="00EB29D8">
        <w:rPr>
          <w:lang w:val="en-US"/>
        </w:rPr>
        <w:t xml:space="preserve">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memb</m:t>
            </m:r>
          </m:sub>
        </m:sSub>
        <m:r>
          <w:rPr>
            <w:rFonts w:ascii="Cambria Math" w:hAnsi="Cambria Math"/>
            <w:lang w:val="en-US"/>
          </w:rPr>
          <m:t>=1</m:t>
        </m:r>
      </m:oMath>
      <w:r w:rsidR="00EB29D8">
        <w:rPr>
          <w:lang w:val="en-US"/>
        </w:rPr>
        <w:t>)</w:t>
      </w:r>
      <w:r w:rsidRPr="008B6A89">
        <w:rPr>
          <w:lang w:val="en-US"/>
        </w:rPr>
        <w:t xml:space="preserve">. The properties of the </w:t>
      </w:r>
      <w:del w:id="414" w:author="Kleber Marques Lisboa" w:date="2023-10-25T07:20:00Z">
        <w:r w:rsidRPr="008B6A89" w:rsidDel="00B73947">
          <w:rPr>
            <w:lang w:val="en-US"/>
          </w:rPr>
          <w:delText>brine/</w:delText>
        </w:r>
      </w:del>
      <w:r w:rsidR="00EB29D8">
        <w:rPr>
          <w:lang w:val="en-US"/>
        </w:rPr>
        <w:t xml:space="preserve">brackish </w:t>
      </w:r>
      <w:r w:rsidRPr="008B6A89">
        <w:rPr>
          <w:lang w:val="en-US"/>
        </w:rPr>
        <w:t>well</w:t>
      </w:r>
      <w:ins w:id="415" w:author="Kleber Marques Lisboa" w:date="2023-10-25T07:22:00Z">
        <w:r w:rsidR="00AE49A0">
          <w:rPr>
            <w:lang w:val="en-US"/>
          </w:rPr>
          <w:t xml:space="preserve"> </w:t>
        </w:r>
      </w:ins>
      <w:del w:id="416" w:author="Kleber Marques Lisboa" w:date="2023-10-25T07:21:00Z">
        <w:r w:rsidRPr="008B6A89" w:rsidDel="00AE49A0">
          <w:rPr>
            <w:lang w:val="en-US"/>
          </w:rPr>
          <w:delText xml:space="preserve"> </w:delText>
        </w:r>
      </w:del>
      <w:r w:rsidRPr="008B6A89">
        <w:rPr>
          <w:lang w:val="en-US"/>
        </w:rPr>
        <w:t xml:space="preserve">water are determined </w:t>
      </w:r>
      <w:r w:rsidR="00EB29D8">
        <w:rPr>
          <w:lang w:val="en-US"/>
        </w:rPr>
        <w:t>in</w:t>
      </w:r>
      <w:r w:rsidRPr="008B6A89">
        <w:rPr>
          <w:lang w:val="en-US"/>
        </w:rPr>
        <w:t xml:space="preserve"> each point </w:t>
      </w:r>
      <w:r w:rsidR="00EB29D8">
        <w:rPr>
          <w:lang w:val="en-US"/>
        </w:rPr>
        <w:t xml:space="preserve">of </w:t>
      </w:r>
      <w:r w:rsidRPr="008B6A89">
        <w:rPr>
          <w:lang w:val="en-US"/>
        </w:rPr>
        <w:t xml:space="preserve">the </w:t>
      </w:r>
      <w:r w:rsidR="00136BBA" w:rsidRPr="008B6A89">
        <w:rPr>
          <w:lang w:val="en-US"/>
        </w:rPr>
        <w:t>system and</w:t>
      </w:r>
      <w:r w:rsidRPr="008B6A89">
        <w:rPr>
          <w:lang w:val="en-US"/>
        </w:rPr>
        <w:t xml:space="preserve"> are</w:t>
      </w:r>
      <w:del w:id="417" w:author="Kleber Marques Lisboa" w:date="2023-10-25T07:20:00Z">
        <w:r w:rsidRPr="008B6A89" w:rsidDel="00B73947">
          <w:rPr>
            <w:lang w:val="en-US"/>
          </w:rPr>
          <w:delText xml:space="preserve"> </w:delText>
        </w:r>
      </w:del>
      <w:ins w:id="418" w:author="Kleber Marques Lisboa" w:date="2023-10-25T07:20:00Z">
        <w:r w:rsidR="00B73947">
          <w:rPr>
            <w:lang w:val="en-US"/>
          </w:rPr>
          <w:t xml:space="preserve"> a </w:t>
        </w:r>
      </w:ins>
      <w:r w:rsidRPr="008B6A89">
        <w:rPr>
          <w:lang w:val="en-US"/>
        </w:rPr>
        <w:t xml:space="preserve">function of </w:t>
      </w:r>
      <w:r w:rsidR="00900492">
        <w:rPr>
          <w:lang w:val="en-US"/>
        </w:rPr>
        <w:t xml:space="preserve">the </w:t>
      </w:r>
      <w:r w:rsidRPr="008B6A89">
        <w:rPr>
          <w:lang w:val="en-US"/>
        </w:rPr>
        <w:t>temperature and salinity</w:t>
      </w:r>
      <w:r w:rsidR="00900492">
        <w:rPr>
          <w:lang w:val="en-US"/>
        </w:rPr>
        <w:t xml:space="preserve"> of the point analyzed</w:t>
      </w:r>
      <w:r w:rsidR="004B74B1">
        <w:rPr>
          <w:lang w:val="en-US"/>
        </w:rPr>
        <w:t xml:space="preserve"> (</w:t>
      </w:r>
      <w:r w:rsidR="000E2157" w:rsidRPr="000E2157">
        <w:rPr>
          <w:lang w:val="en-US"/>
        </w:rPr>
        <w:t>Sparrow, 2003</w:t>
      </w:r>
      <w:r w:rsidR="004B74B1">
        <w:rPr>
          <w:lang w:val="en-US"/>
        </w:rPr>
        <w:t>)</w:t>
      </w:r>
      <w:r w:rsidRPr="008B6A89">
        <w:rPr>
          <w:lang w:val="en-US"/>
        </w:rPr>
        <w:t>.</w:t>
      </w:r>
    </w:p>
    <w:p w14:paraId="5BF6EFF2" w14:textId="09982480" w:rsidR="0042633D" w:rsidRDefault="00B17827" w:rsidP="00165B87">
      <w:pPr>
        <w:spacing w:after="0"/>
        <w:rPr>
          <w:lang w:val="en-US"/>
        </w:rPr>
      </w:pPr>
      <w:r w:rsidRPr="008B6A89">
        <w:rPr>
          <w:lang w:val="en-US"/>
        </w:rPr>
        <w:t>The temperatures</w:t>
      </w:r>
      <w:r w:rsidR="00900492">
        <w:rPr>
          <w:lang w:val="en-US"/>
        </w:rPr>
        <w:t xml:space="preserve"> of </w:t>
      </w:r>
      <w:r w:rsidR="00900492" w:rsidRPr="008B6A89">
        <w:rPr>
          <w:lang w:val="en-US"/>
        </w:rPr>
        <w:t>the membrane interfaces</w:t>
      </w:r>
      <w:r w:rsidR="00900492">
        <w:rPr>
          <w:lang w:val="en-US"/>
        </w:rPr>
        <w:t xml:space="preserve"> along the </w:t>
      </w:r>
      <w:r w:rsidR="00900492" w:rsidRPr="00900492">
        <w:rPr>
          <w:i/>
          <w:iCs/>
          <w:lang w:val="en-US"/>
        </w:rPr>
        <w:t>z</w:t>
      </w:r>
      <w:r w:rsidRPr="008B6A89">
        <w:rPr>
          <w:lang w:val="en-US"/>
        </w:rPr>
        <w:t>-</w:t>
      </w:r>
      <w:r w:rsidR="00900492">
        <w:rPr>
          <w:lang w:val="en-US"/>
        </w:rPr>
        <w:t xml:space="preserve">direction of </w:t>
      </w:r>
      <w:r w:rsidRPr="008B6A89">
        <w:rPr>
          <w:lang w:val="en-US"/>
        </w:rPr>
        <w:t xml:space="preserve">the DCMD module,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m,l</m:t>
            </m:r>
          </m:sub>
        </m:sSub>
        <m:r>
          <w:rPr>
            <w:rFonts w:ascii="Cambria Math" w:hAnsi="Cambria Math"/>
            <w:lang w:val="en-US"/>
          </w:rPr>
          <m:t>(z,t)</m:t>
        </m:r>
      </m:oMath>
      <w:r w:rsidRPr="008B6A89">
        <w:rPr>
          <w:lang w:val="en-US"/>
        </w:rPr>
        <w:t xml:space="preserve"> and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m,s</m:t>
            </m:r>
          </m:sub>
        </m:sSub>
        <m:r>
          <w:rPr>
            <w:rFonts w:ascii="Cambria Math" w:hAnsi="Cambria Math"/>
            <w:lang w:val="en-US"/>
          </w:rPr>
          <m:t>(z,t),</m:t>
        </m:r>
      </m:oMath>
      <w:r w:rsidRPr="008B6A89">
        <w:rPr>
          <w:lang w:val="en-US"/>
        </w:rPr>
        <w:t xml:space="preserve"> required in Eqs. (</w:t>
      </w:r>
      <w:r w:rsidR="0049327E" w:rsidRPr="008B6A89">
        <w:rPr>
          <w:lang w:val="en-US"/>
        </w:rPr>
        <w:t>8</w:t>
      </w:r>
      <w:r w:rsidRPr="008B6A89">
        <w:rPr>
          <w:lang w:val="en-US"/>
        </w:rPr>
        <w:t>) and (</w:t>
      </w:r>
      <w:r w:rsidR="0049327E" w:rsidRPr="008B6A89">
        <w:rPr>
          <w:lang w:val="en-US"/>
        </w:rPr>
        <w:t>9</w:t>
      </w:r>
      <w:r w:rsidRPr="008B6A89">
        <w:rPr>
          <w:lang w:val="en-US"/>
        </w:rPr>
        <w:t xml:space="preserve">), are evaluated iteratively </w:t>
      </w:r>
      <w:r w:rsidR="00900492">
        <w:rPr>
          <w:lang w:val="en-US"/>
        </w:rPr>
        <w:t xml:space="preserve">and dynamically </w:t>
      </w:r>
      <w:del w:id="419" w:author="Kleber Marques Lisboa" w:date="2023-10-25T07:25:00Z">
        <w:r w:rsidRPr="008B6A89" w:rsidDel="00AE49A0">
          <w:rPr>
            <w:lang w:val="en-US"/>
          </w:rPr>
          <w:delText>(</w:delText>
        </w:r>
      </w:del>
      <w:r w:rsidR="00B11709">
        <w:rPr>
          <w:lang w:val="en-US"/>
        </w:rPr>
        <w:t xml:space="preserve">through a procedure </w:t>
      </w:r>
      <w:r w:rsidRPr="008B6A89">
        <w:rPr>
          <w:lang w:val="en-US"/>
        </w:rPr>
        <w:t xml:space="preserve">within </w:t>
      </w:r>
      <w:r w:rsidR="00B11709">
        <w:rPr>
          <w:lang w:val="en-US"/>
        </w:rPr>
        <w:t xml:space="preserve">the </w:t>
      </w:r>
      <w:r w:rsidRPr="008B6A89">
        <w:rPr>
          <w:lang w:val="en-US"/>
        </w:rPr>
        <w:t xml:space="preserve">routine that solves </w:t>
      </w:r>
      <w:r w:rsidR="00900492">
        <w:rPr>
          <w:lang w:val="en-US"/>
        </w:rPr>
        <w:t xml:space="preserve">the system of </w:t>
      </w:r>
      <w:r w:rsidRPr="008B6A89">
        <w:rPr>
          <w:lang w:val="en-US"/>
        </w:rPr>
        <w:t>differential equations</w:t>
      </w:r>
      <w:del w:id="420" w:author="Kleber Marques Lisboa" w:date="2023-10-25T07:25:00Z">
        <w:r w:rsidRPr="008B6A89" w:rsidDel="00AE49A0">
          <w:rPr>
            <w:lang w:val="en-US"/>
          </w:rPr>
          <w:delText>)</w:delText>
        </w:r>
      </w:del>
      <w:r w:rsidRPr="008B6A89">
        <w:rPr>
          <w:lang w:val="en-US"/>
        </w:rPr>
        <w:t xml:space="preserve">, </w:t>
      </w:r>
      <w:r w:rsidR="00E71209">
        <w:rPr>
          <w:lang w:val="en-US"/>
        </w:rPr>
        <w:t xml:space="preserve">by equating </w:t>
      </w:r>
      <w:r w:rsidRPr="008B6A89">
        <w:rPr>
          <w:lang w:val="en-US"/>
        </w:rPr>
        <w:t xml:space="preserve">the local heat transfer rates </w:t>
      </w:r>
      <w:r w:rsidR="00E71209">
        <w:rPr>
          <w:lang w:val="en-US"/>
        </w:rPr>
        <w:t xml:space="preserve">of </w:t>
      </w:r>
      <w:r w:rsidRPr="008B6A89">
        <w:rPr>
          <w:lang w:val="en-US"/>
        </w:rPr>
        <w:t xml:space="preserve">the feed, </w:t>
      </w:r>
      <w:r w:rsidR="00417329" w:rsidRPr="008B6A89">
        <w:rPr>
          <w:lang w:val="en-US"/>
        </w:rPr>
        <w:t>membrane,</w:t>
      </w:r>
      <w:r w:rsidRPr="008B6A89">
        <w:rPr>
          <w:lang w:val="en-US"/>
        </w:rPr>
        <w:t xml:space="preserve"> and distillate region</w:t>
      </w:r>
      <w:r w:rsidR="00900492">
        <w:rPr>
          <w:lang w:val="en-US"/>
        </w:rPr>
        <w:t>s</w:t>
      </w:r>
      <w:r w:rsidRPr="008B6A89">
        <w:rPr>
          <w:lang w:val="en-US"/>
        </w:rPr>
        <w:t>:</w:t>
      </w:r>
    </w:p>
    <w:p w14:paraId="2B600FC6" w14:textId="77777777" w:rsidR="00900492" w:rsidRDefault="00900492">
      <w:pPr>
        <w:spacing w:after="0"/>
        <w:rPr>
          <w:lang w:val="en-US"/>
        </w:rPr>
        <w:pPrChange w:id="421" w:author="Kleber Marques Lisboa" w:date="2023-10-24T09:41:00Z">
          <w:pPr>
            <w:spacing w:after="0" w:line="276" w:lineRule="auto"/>
          </w:pPr>
        </w:pPrChange>
      </w:pPr>
    </w:p>
    <w:tbl>
      <w:tblPr>
        <w:tblW w:w="9356" w:type="dxa"/>
        <w:tblLook w:val="04A0" w:firstRow="1" w:lastRow="0" w:firstColumn="1" w:lastColumn="0" w:noHBand="0" w:noVBand="1"/>
      </w:tblPr>
      <w:tblGrid>
        <w:gridCol w:w="8080"/>
        <w:gridCol w:w="1276"/>
      </w:tblGrid>
      <w:tr w:rsidR="00900492" w:rsidRPr="008B6A89" w14:paraId="73A06B50" w14:textId="77777777" w:rsidTr="00641CB4">
        <w:trPr>
          <w:trHeight w:val="567"/>
        </w:trPr>
        <w:tc>
          <w:tcPr>
            <w:tcW w:w="8080" w:type="dxa"/>
            <w:vAlign w:val="center"/>
          </w:tcPr>
          <w:p w14:paraId="1F49F83F" w14:textId="77777777" w:rsidR="00900492" w:rsidRPr="00967072" w:rsidRDefault="00C0339A">
            <w:pPr>
              <w:tabs>
                <w:tab w:val="left" w:pos="4852"/>
                <w:tab w:val="right" w:pos="7440"/>
              </w:tabs>
              <w:spacing w:after="0"/>
              <w:jc w:val="left"/>
              <w:rPr>
                <w:lang w:val="en-US"/>
              </w:rPr>
              <w:pPrChange w:id="422" w:author="Kleber Marques Lisboa" w:date="2023-10-24T09:41:00Z">
                <w:pPr>
                  <w:tabs>
                    <w:tab w:val="left" w:pos="4852"/>
                    <w:tab w:val="right" w:pos="7440"/>
                  </w:tabs>
                  <w:spacing w:after="0" w:line="276" w:lineRule="auto"/>
                  <w:jc w:val="left"/>
                </w:pPr>
              </w:pPrChange>
            </w:pPr>
            <w:r w:rsidRPr="003A616E">
              <w:rPr>
                <w:position w:val="-16"/>
                <w:lang w:val="en-US"/>
              </w:rPr>
              <w:object w:dxaOrig="2740" w:dyaOrig="420" w14:anchorId="189F4D15">
                <v:shape id="_x0000_i1071" type="#_x0000_t75" style="width:139.05pt;height:20.05pt" o:ole="">
                  <v:imagedata r:id="rId107" o:title=""/>
                </v:shape>
                <o:OLEObject Type="Embed" ProgID="Equation.DSMT4" ShapeID="_x0000_i1071" DrawAspect="Content" ObjectID="_1845640477" r:id="rId108"/>
              </w:object>
            </w:r>
            <w:r>
              <w:rPr>
                <w:lang w:val="en-US"/>
              </w:rPr>
              <w:t xml:space="preserve"> </w:t>
            </w:r>
          </w:p>
        </w:tc>
        <w:tc>
          <w:tcPr>
            <w:tcW w:w="1276" w:type="dxa"/>
            <w:vAlign w:val="center"/>
          </w:tcPr>
          <w:p w14:paraId="73C55024" w14:textId="77777777" w:rsidR="00900492" w:rsidRPr="008B6A89" w:rsidRDefault="00900492">
            <w:pPr>
              <w:spacing w:before="120" w:after="0"/>
              <w:ind w:firstLine="0"/>
              <w:jc w:val="right"/>
              <w:rPr>
                <w:lang w:val="en-US"/>
              </w:rPr>
              <w:pPrChange w:id="423" w:author="Kleber Marques Lisboa" w:date="2023-10-24T09:41:00Z">
                <w:pPr>
                  <w:spacing w:before="120" w:after="0" w:line="276" w:lineRule="auto"/>
                  <w:ind w:firstLine="0"/>
                  <w:jc w:val="right"/>
                </w:pPr>
              </w:pPrChange>
            </w:pPr>
            <w:r>
              <w:rPr>
                <w:lang w:val="en-US"/>
              </w:rPr>
              <w:t>(</w:t>
            </w:r>
            <w:r w:rsidR="00E71209">
              <w:rPr>
                <w:lang w:val="en-US"/>
              </w:rPr>
              <w:t>47</w:t>
            </w:r>
            <w:r>
              <w:rPr>
                <w:lang w:val="en-US"/>
              </w:rPr>
              <w:t>)</w:t>
            </w:r>
          </w:p>
        </w:tc>
      </w:tr>
      <w:tr w:rsidR="00900492" w14:paraId="2431CEC4" w14:textId="77777777" w:rsidTr="00641CB4">
        <w:trPr>
          <w:trHeight w:val="567"/>
        </w:trPr>
        <w:tc>
          <w:tcPr>
            <w:tcW w:w="8080" w:type="dxa"/>
            <w:vAlign w:val="center"/>
          </w:tcPr>
          <w:p w14:paraId="6C41CE2D" w14:textId="77777777" w:rsidR="00900492" w:rsidRDefault="007A469A">
            <w:pPr>
              <w:tabs>
                <w:tab w:val="left" w:pos="3576"/>
                <w:tab w:val="right" w:pos="7440"/>
              </w:tabs>
              <w:spacing w:after="0"/>
              <w:jc w:val="left"/>
              <w:rPr>
                <w:lang w:val="en-US"/>
              </w:rPr>
              <w:pPrChange w:id="424" w:author="Kleber Marques Lisboa" w:date="2023-10-24T09:41:00Z">
                <w:pPr>
                  <w:tabs>
                    <w:tab w:val="left" w:pos="3576"/>
                    <w:tab w:val="right" w:pos="7440"/>
                  </w:tabs>
                  <w:spacing w:after="0" w:line="276" w:lineRule="auto"/>
                  <w:jc w:val="left"/>
                </w:pPr>
              </w:pPrChange>
            </w:pPr>
            <w:r w:rsidRPr="00C0339A">
              <w:rPr>
                <w:position w:val="-16"/>
                <w:lang w:val="en-US"/>
              </w:rPr>
              <w:object w:dxaOrig="2180" w:dyaOrig="420" w14:anchorId="325CE4EA">
                <v:shape id="_x0000_i1072" type="#_x0000_t75" style="width:109pt;height:22.55pt" o:ole="">
                  <v:imagedata r:id="rId109" o:title=""/>
                </v:shape>
                <o:OLEObject Type="Embed" ProgID="Equation.DSMT4" ShapeID="_x0000_i1072" DrawAspect="Content" ObjectID="_1845640478" r:id="rId110"/>
              </w:object>
            </w:r>
            <w:r>
              <w:rPr>
                <w:lang w:val="en-US"/>
              </w:rPr>
              <w:t xml:space="preserve"> ,</w:t>
            </w:r>
            <w:r>
              <w:rPr>
                <w:lang w:val="en-US"/>
              </w:rPr>
              <w:tab/>
            </w:r>
            <w:r w:rsidRPr="007A469A">
              <w:rPr>
                <w:position w:val="-54"/>
                <w:lang w:val="en-US"/>
              </w:rPr>
              <w:object w:dxaOrig="3379" w:dyaOrig="1200" w14:anchorId="30C6A705">
                <v:shape id="_x0000_i1073" type="#_x0000_t75" style="width:169.1pt;height:62pt" o:ole="">
                  <v:imagedata r:id="rId111" o:title=""/>
                </v:shape>
                <o:OLEObject Type="Embed" ProgID="Equation.DSMT4" ShapeID="_x0000_i1073" DrawAspect="Content" ObjectID="_1845640479" r:id="rId112"/>
              </w:object>
            </w:r>
          </w:p>
        </w:tc>
        <w:tc>
          <w:tcPr>
            <w:tcW w:w="1276" w:type="dxa"/>
            <w:vAlign w:val="center"/>
          </w:tcPr>
          <w:p w14:paraId="338F86C4" w14:textId="77777777" w:rsidR="00900492" w:rsidRDefault="00900492">
            <w:pPr>
              <w:spacing w:after="0"/>
              <w:ind w:firstLine="0"/>
              <w:jc w:val="right"/>
              <w:rPr>
                <w:lang w:val="en-US"/>
              </w:rPr>
              <w:pPrChange w:id="425" w:author="Kleber Marques Lisboa" w:date="2023-10-24T09:41:00Z">
                <w:pPr>
                  <w:spacing w:after="0" w:line="276" w:lineRule="auto"/>
                  <w:ind w:firstLine="0"/>
                  <w:jc w:val="right"/>
                </w:pPr>
              </w:pPrChange>
            </w:pPr>
            <w:r>
              <w:rPr>
                <w:lang w:val="en-US"/>
              </w:rPr>
              <w:t>(</w:t>
            </w:r>
            <w:r w:rsidR="00E71209">
              <w:rPr>
                <w:lang w:val="en-US"/>
              </w:rPr>
              <w:t>48</w:t>
            </w:r>
            <w:r w:rsidR="007A469A">
              <w:rPr>
                <w:lang w:val="en-US"/>
              </w:rPr>
              <w:t>-50</w:t>
            </w:r>
            <w:r>
              <w:rPr>
                <w:lang w:val="en-US"/>
              </w:rPr>
              <w:t>)</w:t>
            </w:r>
          </w:p>
        </w:tc>
      </w:tr>
      <w:tr w:rsidR="007A469A" w14:paraId="4D22D51E" w14:textId="77777777" w:rsidTr="00641CB4">
        <w:trPr>
          <w:trHeight w:val="567"/>
        </w:trPr>
        <w:tc>
          <w:tcPr>
            <w:tcW w:w="8080" w:type="dxa"/>
            <w:vAlign w:val="center"/>
          </w:tcPr>
          <w:p w14:paraId="25D60C92" w14:textId="77777777" w:rsidR="007A469A" w:rsidRDefault="007A469A">
            <w:pPr>
              <w:tabs>
                <w:tab w:val="left" w:pos="4990"/>
                <w:tab w:val="right" w:pos="7440"/>
              </w:tabs>
              <w:spacing w:before="120" w:after="0"/>
              <w:jc w:val="left"/>
              <w:rPr>
                <w:lang w:val="en-US"/>
              </w:rPr>
              <w:pPrChange w:id="426" w:author="Kleber Marques Lisboa" w:date="2023-10-24T09:41:00Z">
                <w:pPr>
                  <w:tabs>
                    <w:tab w:val="left" w:pos="4990"/>
                    <w:tab w:val="right" w:pos="7440"/>
                  </w:tabs>
                  <w:spacing w:before="120" w:after="0" w:line="276" w:lineRule="auto"/>
                  <w:jc w:val="left"/>
                </w:pPr>
              </w:pPrChange>
            </w:pPr>
            <w:r w:rsidRPr="003A616E">
              <w:rPr>
                <w:position w:val="-16"/>
                <w:lang w:val="en-US"/>
              </w:rPr>
              <w:object w:dxaOrig="2620" w:dyaOrig="420" w14:anchorId="500245A1">
                <v:shape id="_x0000_i1074" type="#_x0000_t75" style="width:131.5pt;height:20.05pt" o:ole="">
                  <v:imagedata r:id="rId113" o:title=""/>
                </v:shape>
                <o:OLEObject Type="Embed" ProgID="Equation.DSMT4" ShapeID="_x0000_i1074" DrawAspect="Content" ObjectID="_1845640480" r:id="rId114"/>
              </w:object>
            </w:r>
          </w:p>
        </w:tc>
        <w:tc>
          <w:tcPr>
            <w:tcW w:w="1276" w:type="dxa"/>
            <w:vAlign w:val="center"/>
          </w:tcPr>
          <w:p w14:paraId="1FAD0EF0" w14:textId="77777777" w:rsidR="007A469A" w:rsidRDefault="007A469A">
            <w:pPr>
              <w:spacing w:before="120" w:after="0"/>
              <w:ind w:firstLine="0"/>
              <w:jc w:val="right"/>
              <w:rPr>
                <w:lang w:val="en-US"/>
              </w:rPr>
              <w:pPrChange w:id="427" w:author="Kleber Marques Lisboa" w:date="2023-10-24T09:41:00Z">
                <w:pPr>
                  <w:spacing w:before="120" w:after="0" w:line="276" w:lineRule="auto"/>
                  <w:ind w:firstLine="0"/>
                  <w:jc w:val="right"/>
                </w:pPr>
              </w:pPrChange>
            </w:pPr>
            <w:r>
              <w:rPr>
                <w:lang w:val="en-US"/>
              </w:rPr>
              <w:t>(51)</w:t>
            </w:r>
          </w:p>
        </w:tc>
      </w:tr>
      <w:tr w:rsidR="007A469A" w14:paraId="46DF5647" w14:textId="77777777" w:rsidTr="00641CB4">
        <w:trPr>
          <w:trHeight w:val="567"/>
        </w:trPr>
        <w:tc>
          <w:tcPr>
            <w:tcW w:w="8080" w:type="dxa"/>
            <w:vAlign w:val="center"/>
          </w:tcPr>
          <w:p w14:paraId="4C56C820" w14:textId="77777777" w:rsidR="007A469A" w:rsidRDefault="00D174EE">
            <w:pPr>
              <w:tabs>
                <w:tab w:val="left" w:pos="4990"/>
                <w:tab w:val="right" w:pos="7440"/>
              </w:tabs>
              <w:spacing w:before="120"/>
              <w:jc w:val="left"/>
              <w:rPr>
                <w:lang w:val="en-US"/>
              </w:rPr>
              <w:pPrChange w:id="428" w:author="Kleber Marques Lisboa" w:date="2023-10-24T09:41:00Z">
                <w:pPr>
                  <w:tabs>
                    <w:tab w:val="left" w:pos="4990"/>
                    <w:tab w:val="right" w:pos="7440"/>
                  </w:tabs>
                  <w:spacing w:before="120" w:line="276" w:lineRule="auto"/>
                  <w:jc w:val="left"/>
                </w:pPr>
              </w:pPrChange>
            </w:pPr>
            <w:r w:rsidRPr="00D174EE">
              <w:rPr>
                <w:position w:val="-34"/>
                <w:lang w:val="en-US"/>
              </w:rPr>
              <w:object w:dxaOrig="5660" w:dyaOrig="840" w14:anchorId="02361107">
                <v:shape id="_x0000_i1075" type="#_x0000_t75" style="width:285pt;height:41.95pt" o:ole="">
                  <v:imagedata r:id="rId115" o:title=""/>
                </v:shape>
                <o:OLEObject Type="Embed" ProgID="Equation.DSMT4" ShapeID="_x0000_i1075" DrawAspect="Content" ObjectID="_1845640481" r:id="rId116"/>
              </w:object>
            </w:r>
          </w:p>
        </w:tc>
        <w:tc>
          <w:tcPr>
            <w:tcW w:w="1276" w:type="dxa"/>
            <w:vAlign w:val="center"/>
          </w:tcPr>
          <w:p w14:paraId="38484081" w14:textId="77777777" w:rsidR="007A469A" w:rsidRDefault="007A469A">
            <w:pPr>
              <w:spacing w:before="120"/>
              <w:ind w:firstLine="0"/>
              <w:jc w:val="right"/>
              <w:rPr>
                <w:lang w:val="en-US"/>
              </w:rPr>
              <w:pPrChange w:id="429" w:author="Kleber Marques Lisboa" w:date="2023-10-24T09:41:00Z">
                <w:pPr>
                  <w:spacing w:before="120" w:line="276" w:lineRule="auto"/>
                  <w:ind w:firstLine="0"/>
                  <w:jc w:val="right"/>
                </w:pPr>
              </w:pPrChange>
            </w:pPr>
            <w:r>
              <w:rPr>
                <w:lang w:val="en-US"/>
              </w:rPr>
              <w:t>(52)</w:t>
            </w:r>
          </w:p>
        </w:tc>
      </w:tr>
      <w:tr w:rsidR="007A469A" w14:paraId="4234E304" w14:textId="77777777" w:rsidTr="00641CB4">
        <w:trPr>
          <w:trHeight w:val="567"/>
        </w:trPr>
        <w:tc>
          <w:tcPr>
            <w:tcW w:w="8080" w:type="dxa"/>
            <w:vAlign w:val="center"/>
          </w:tcPr>
          <w:p w14:paraId="00FDAB3A" w14:textId="77777777" w:rsidR="007A469A" w:rsidRDefault="00D174EE">
            <w:pPr>
              <w:tabs>
                <w:tab w:val="left" w:pos="4990"/>
                <w:tab w:val="right" w:pos="7440"/>
              </w:tabs>
              <w:spacing w:before="120"/>
              <w:jc w:val="left"/>
              <w:rPr>
                <w:lang w:val="en-US"/>
              </w:rPr>
              <w:pPrChange w:id="430" w:author="Kleber Marques Lisboa" w:date="2023-10-24T09:41:00Z">
                <w:pPr>
                  <w:tabs>
                    <w:tab w:val="left" w:pos="4990"/>
                    <w:tab w:val="right" w:pos="7440"/>
                  </w:tabs>
                  <w:spacing w:before="120" w:line="276" w:lineRule="auto"/>
                  <w:jc w:val="left"/>
                </w:pPr>
              </w:pPrChange>
            </w:pPr>
            <w:r w:rsidRPr="00D174EE">
              <w:rPr>
                <w:position w:val="-34"/>
              </w:rPr>
              <w:object w:dxaOrig="5620" w:dyaOrig="840" w14:anchorId="6F37DD5B">
                <v:shape id="_x0000_i1076" type="#_x0000_t75" style="width:280.45pt;height:41.95pt" o:ole="">
                  <v:imagedata r:id="rId117" o:title=""/>
                </v:shape>
                <o:OLEObject Type="Embed" ProgID="Equation.DSMT4" ShapeID="_x0000_i1076" DrawAspect="Content" ObjectID="_1845640482" r:id="rId118"/>
              </w:object>
            </w:r>
          </w:p>
        </w:tc>
        <w:tc>
          <w:tcPr>
            <w:tcW w:w="1276" w:type="dxa"/>
            <w:vAlign w:val="center"/>
          </w:tcPr>
          <w:p w14:paraId="1E9E83D9" w14:textId="77777777" w:rsidR="007A469A" w:rsidRDefault="007A469A">
            <w:pPr>
              <w:spacing w:before="120"/>
              <w:ind w:firstLine="0"/>
              <w:jc w:val="right"/>
              <w:rPr>
                <w:lang w:val="en-US"/>
              </w:rPr>
              <w:pPrChange w:id="431" w:author="Kleber Marques Lisboa" w:date="2023-10-24T09:41:00Z">
                <w:pPr>
                  <w:spacing w:before="120" w:line="276" w:lineRule="auto"/>
                  <w:ind w:firstLine="0"/>
                  <w:jc w:val="right"/>
                </w:pPr>
              </w:pPrChange>
            </w:pPr>
            <w:r>
              <w:rPr>
                <w:lang w:val="en-US"/>
              </w:rPr>
              <w:t>(53)</w:t>
            </w:r>
          </w:p>
        </w:tc>
      </w:tr>
    </w:tbl>
    <w:p w14:paraId="5159AA55" w14:textId="6FCFB19A" w:rsidR="0042633D" w:rsidRDefault="00B17827" w:rsidP="00165B87">
      <w:pPr>
        <w:widowControl w:val="0"/>
        <w:spacing w:after="0"/>
        <w:rPr>
          <w:lang w:val="en-US"/>
        </w:rPr>
      </w:pPr>
      <w:r w:rsidRPr="008B6A89">
        <w:rPr>
          <w:lang w:val="en-US"/>
        </w:rPr>
        <w:t xml:space="preserve">The </w:t>
      </w:r>
      <w:r w:rsidR="00B11709">
        <w:rPr>
          <w:lang w:val="en-US"/>
        </w:rPr>
        <w:t xml:space="preserve">density </w:t>
      </w:r>
      <w:r w:rsidRPr="008B6A89">
        <w:rPr>
          <w:lang w:val="en-US"/>
        </w:rPr>
        <w:t>of the mixture</w:t>
      </w:r>
      <w:r w:rsidR="00211445">
        <w:rPr>
          <w:lang w:val="en-US"/>
        </w:rPr>
        <w:t xml:space="preserve"> at each position or control volume of the circuit</w:t>
      </w:r>
      <w:r w:rsidRPr="008B6A89">
        <w:rPr>
          <w:lang w:val="en-US"/>
        </w:rPr>
        <w:t>,</w:t>
      </w:r>
      <w:r w:rsidR="0049327E" w:rsidRPr="008B6A89">
        <w:rPr>
          <w:lang w:val="en-US"/>
        </w:rPr>
        <w:t xml:space="preserve"> </w:t>
      </w:r>
      <m:oMath>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i</m:t>
            </m:r>
          </m:sub>
        </m:sSub>
      </m:oMath>
      <w:del w:id="432" w:author="Kleber Marques Lisboa" w:date="2023-10-25T07:25:00Z">
        <w:r w:rsidRPr="008B6A89" w:rsidDel="00AE49A0">
          <w:rPr>
            <w:lang w:val="en-US"/>
          </w:rPr>
          <w:delText xml:space="preserve"> </w:delText>
        </w:r>
      </w:del>
      <w:r w:rsidRPr="008B6A89">
        <w:rPr>
          <w:lang w:val="en-US"/>
        </w:rPr>
        <w:t>, is related to the salinity</w:t>
      </w:r>
      <w:r w:rsidR="00211445">
        <w:rPr>
          <w:lang w:val="en-US"/>
        </w:rPr>
        <w:t>,</w:t>
      </w:r>
      <w:r w:rsidRPr="008B6A89">
        <w:rPr>
          <w:lang w:val="en-US"/>
        </w:rPr>
        <w:t xml:space="preserve"> </w:t>
      </w:r>
      <m:oMath>
        <m:sSub>
          <m:sSubPr>
            <m:ctrlPr>
              <w:rPr>
                <w:rFonts w:ascii="Cambria Math" w:hAnsi="Cambria Math"/>
                <w:i/>
                <w:lang w:val="en-US"/>
              </w:rPr>
            </m:ctrlPr>
          </m:sSubPr>
          <m:e>
            <m:r>
              <w:rPr>
                <w:rFonts w:ascii="Cambria Math" w:hAnsi="Cambria Math"/>
                <w:lang w:val="en-US"/>
              </w:rPr>
              <m:t>ϕ</m:t>
            </m:r>
          </m:e>
          <m:sub>
            <m:r>
              <w:rPr>
                <w:rFonts w:ascii="Cambria Math" w:hAnsi="Cambria Math"/>
                <w:lang w:val="en-US"/>
              </w:rPr>
              <m:t>i</m:t>
            </m:r>
          </m:sub>
        </m:sSub>
      </m:oMath>
      <w:r w:rsidR="00211445">
        <w:rPr>
          <w:lang w:val="en-US"/>
        </w:rPr>
        <w:t>,</w:t>
      </w:r>
      <w:r w:rsidR="007A469A">
        <w:rPr>
          <w:lang w:val="en-US"/>
        </w:rPr>
        <w:t xml:space="preserve"> </w:t>
      </w:r>
      <w:r w:rsidRPr="008B6A89">
        <w:rPr>
          <w:lang w:val="en-US"/>
        </w:rPr>
        <w:t xml:space="preserve">through the </w:t>
      </w:r>
      <w:r w:rsidR="00B11709">
        <w:rPr>
          <w:lang w:val="en-US"/>
        </w:rPr>
        <w:t>density</w:t>
      </w:r>
      <w:r w:rsidRPr="008B6A89">
        <w:rPr>
          <w:lang w:val="en-US"/>
        </w:rPr>
        <w:t xml:space="preserve"> of pure water and salt at </w:t>
      </w:r>
      <m:oMath>
        <m:sSub>
          <m:sSubPr>
            <m:ctrlPr>
              <w:rPr>
                <w:rFonts w:ascii="Cambria Math" w:hAnsi="Cambria Math"/>
                <w:i/>
                <w:sz w:val="22"/>
                <w:szCs w:val="22"/>
                <w:lang w:val="en-US"/>
              </w:rPr>
            </m:ctrlPr>
          </m:sSubPr>
          <m:e>
            <m:r>
              <w:rPr>
                <w:rFonts w:ascii="Cambria Math" w:hAnsi="Cambria Math"/>
                <w:sz w:val="22"/>
                <w:szCs w:val="22"/>
                <w:lang w:val="en-US"/>
              </w:rPr>
              <m:t>T</m:t>
            </m:r>
          </m:e>
          <m:sub>
            <m:r>
              <w:rPr>
                <w:rFonts w:ascii="Cambria Math" w:hAnsi="Cambria Math"/>
                <w:sz w:val="22"/>
                <w:szCs w:val="22"/>
                <w:lang w:val="en-US"/>
              </w:rPr>
              <m:t>amb</m:t>
            </m:r>
          </m:sub>
        </m:sSub>
        <m:r>
          <w:rPr>
            <w:rFonts w:ascii="Cambria Math" w:hAnsi="Cambria Math"/>
            <w:sz w:val="22"/>
            <w:szCs w:val="22"/>
            <w:lang w:val="en-US"/>
          </w:rPr>
          <m:t>=25 °C</m:t>
        </m:r>
      </m:oMath>
      <w:r w:rsidRPr="008B6A89">
        <w:rPr>
          <w:lang w:val="en-US"/>
        </w:rPr>
        <w:t xml:space="preserve"> (</w:t>
      </w:r>
      <m:oMath>
        <m:sSub>
          <m:sSubPr>
            <m:ctrlPr>
              <w:rPr>
                <w:rFonts w:ascii="Cambria Math" w:hAnsi="Cambria Math"/>
                <w:i/>
                <w:sz w:val="22"/>
                <w:szCs w:val="22"/>
                <w:lang w:val="en-US"/>
              </w:rPr>
            </m:ctrlPr>
          </m:sSubPr>
          <m:e>
            <m:r>
              <w:rPr>
                <w:rFonts w:ascii="Cambria Math" w:hAnsi="Cambria Math"/>
                <w:sz w:val="22"/>
                <w:szCs w:val="22"/>
                <w:lang w:val="en-US"/>
              </w:rPr>
              <m:t>ρ</m:t>
            </m:r>
          </m:e>
          <m:sub>
            <m:r>
              <w:rPr>
                <w:rFonts w:ascii="Cambria Math" w:hAnsi="Cambria Math"/>
                <w:sz w:val="22"/>
                <w:szCs w:val="22"/>
                <w:lang w:val="en-US"/>
              </w:rPr>
              <m:t>salt</m:t>
            </m:r>
          </m:sub>
        </m:sSub>
        <m:r>
          <w:rPr>
            <w:rFonts w:ascii="Cambria Math" w:hAnsi="Cambria Math"/>
            <w:sz w:val="22"/>
            <w:szCs w:val="22"/>
            <w:lang w:val="en-US"/>
          </w:rPr>
          <m:t>=2,165</m:t>
        </m:r>
      </m:oMath>
      <w:r w:rsidRPr="008B6A89">
        <w:rPr>
          <w:lang w:val="en-US"/>
        </w:rPr>
        <w:t xml:space="preserve"> kg/m</w:t>
      </w:r>
      <w:r w:rsidRPr="007A469A">
        <w:rPr>
          <w:vertAlign w:val="superscript"/>
          <w:lang w:val="en-US"/>
        </w:rPr>
        <w:t>3</w:t>
      </w:r>
      <w:r w:rsidRPr="008B6A89">
        <w:rPr>
          <w:lang w:val="en-US"/>
        </w:rPr>
        <w:t xml:space="preserve"> and </w:t>
      </w:r>
      <m:oMath>
        <m:sSub>
          <m:sSubPr>
            <m:ctrlPr>
              <w:rPr>
                <w:rFonts w:ascii="Cambria Math" w:hAnsi="Cambria Math"/>
                <w:i/>
                <w:sz w:val="22"/>
                <w:szCs w:val="22"/>
                <w:lang w:val="en-US"/>
              </w:rPr>
            </m:ctrlPr>
          </m:sSubPr>
          <m:e>
            <m:r>
              <w:rPr>
                <w:rFonts w:ascii="Cambria Math" w:hAnsi="Cambria Math"/>
                <w:sz w:val="22"/>
                <w:szCs w:val="22"/>
                <w:lang w:val="en-US"/>
              </w:rPr>
              <m:t>ρ</m:t>
            </m:r>
          </m:e>
          <m:sub>
            <m:r>
              <w:rPr>
                <w:rFonts w:ascii="Cambria Math" w:hAnsi="Cambria Math"/>
                <w:sz w:val="22"/>
                <w:szCs w:val="22"/>
                <w:lang w:val="en-US"/>
              </w:rPr>
              <m:t>H2O</m:t>
            </m:r>
          </m:sub>
        </m:sSub>
        <m:r>
          <w:rPr>
            <w:rFonts w:ascii="Cambria Math" w:hAnsi="Cambria Math"/>
            <w:sz w:val="22"/>
            <w:szCs w:val="22"/>
            <w:lang w:val="en-US"/>
          </w:rPr>
          <m:t>=997.4</m:t>
        </m:r>
      </m:oMath>
      <w:r w:rsidRPr="008B6A89">
        <w:rPr>
          <w:lang w:val="en-US"/>
        </w:rPr>
        <w:t xml:space="preserve"> kg/m</w:t>
      </w:r>
      <w:r w:rsidRPr="007A469A">
        <w:rPr>
          <w:vertAlign w:val="superscript"/>
          <w:lang w:val="en-US"/>
        </w:rPr>
        <w:t>3</w:t>
      </w:r>
      <w:r w:rsidRPr="008B6A89">
        <w:rPr>
          <w:lang w:val="en-US"/>
        </w:rPr>
        <w:t>)</w:t>
      </w:r>
      <w:ins w:id="433" w:author="Kleber Marques Lisboa" w:date="2023-10-25T07:26:00Z">
        <w:r w:rsidR="00AE49A0">
          <w:rPr>
            <w:lang w:val="en-US"/>
          </w:rPr>
          <w:t xml:space="preserve"> as</w:t>
        </w:r>
      </w:ins>
      <w:r w:rsidRPr="008B6A89">
        <w:rPr>
          <w:lang w:val="en-US"/>
        </w:rPr>
        <w:t>:</w:t>
      </w:r>
    </w:p>
    <w:p w14:paraId="77E8539F" w14:textId="77777777" w:rsidR="00864E4C" w:rsidRPr="000C43AF" w:rsidRDefault="00864E4C">
      <w:pPr>
        <w:spacing w:after="0"/>
        <w:rPr>
          <w:sz w:val="20"/>
          <w:szCs w:val="20"/>
          <w:lang w:val="en-US"/>
        </w:rPr>
        <w:pPrChange w:id="434" w:author="Kleber Marques Lisboa" w:date="2023-10-24T09:41:00Z">
          <w:pPr>
            <w:spacing w:after="0" w:line="240" w:lineRule="auto"/>
          </w:pPr>
        </w:pPrChange>
      </w:pPr>
    </w:p>
    <w:tbl>
      <w:tblPr>
        <w:tblW w:w="0" w:type="auto"/>
        <w:tblLook w:val="04A0" w:firstRow="1" w:lastRow="0" w:firstColumn="1" w:lastColumn="0" w:noHBand="0" w:noVBand="1"/>
      </w:tblPr>
      <w:tblGrid>
        <w:gridCol w:w="7933"/>
        <w:gridCol w:w="1445"/>
      </w:tblGrid>
      <w:tr w:rsidR="0042633D" w:rsidRPr="008B6A89" w14:paraId="50DD45B6" w14:textId="77777777" w:rsidTr="00355DC5">
        <w:tc>
          <w:tcPr>
            <w:tcW w:w="7933" w:type="dxa"/>
            <w:vAlign w:val="center"/>
            <w:hideMark/>
          </w:tcPr>
          <w:p w14:paraId="26DCFC51" w14:textId="51F2D342" w:rsidR="0042633D" w:rsidRPr="008B6A89" w:rsidRDefault="00732E2C">
            <w:pPr>
              <w:spacing w:after="0"/>
              <w:rPr>
                <w:lang w:val="en-US"/>
              </w:rPr>
              <w:pPrChange w:id="435" w:author="Kleber Marques Lisboa" w:date="2023-10-24T09:41:00Z">
                <w:pPr>
                  <w:spacing w:after="0" w:line="240" w:lineRule="auto"/>
                </w:pPr>
              </w:pPrChange>
            </w:pPr>
            <w:r w:rsidRPr="00732E2C">
              <w:rPr>
                <w:position w:val="-16"/>
                <w:lang w:val="en-US"/>
              </w:rPr>
              <w:object w:dxaOrig="2760" w:dyaOrig="420" w14:anchorId="71696288">
                <v:shape id="_x0000_i1077" type="#_x0000_t75" style="width:135.25pt;height:22.55pt" o:ole="">
                  <v:imagedata r:id="rId119" o:title=""/>
                </v:shape>
                <o:OLEObject Type="Embed" ProgID="Equation.DSMT4" ShapeID="_x0000_i1077" DrawAspect="Content" ObjectID="_1845640483" r:id="rId120"/>
              </w:object>
            </w:r>
          </w:p>
        </w:tc>
        <w:tc>
          <w:tcPr>
            <w:tcW w:w="1445" w:type="dxa"/>
            <w:vAlign w:val="center"/>
            <w:hideMark/>
          </w:tcPr>
          <w:p w14:paraId="06C86527" w14:textId="77777777" w:rsidR="0042633D" w:rsidRPr="008B6A89" w:rsidRDefault="0042633D" w:rsidP="00165B87">
            <w:pPr>
              <w:spacing w:before="120"/>
              <w:ind w:firstLine="0"/>
              <w:jc w:val="right"/>
              <w:rPr>
                <w:lang w:val="en-US"/>
              </w:rPr>
            </w:pPr>
            <w:r w:rsidRPr="008B6A89">
              <w:rPr>
                <w:lang w:val="en-US"/>
              </w:rPr>
              <w:t>(</w:t>
            </w:r>
            <w:r w:rsidR="00850E25" w:rsidRPr="008B6A89">
              <w:rPr>
                <w:lang w:val="en-US"/>
              </w:rPr>
              <w:t>5</w:t>
            </w:r>
            <w:r w:rsidR="007A469A">
              <w:rPr>
                <w:lang w:val="en-US"/>
              </w:rPr>
              <w:t>4</w:t>
            </w:r>
            <w:r w:rsidRPr="008B6A89">
              <w:rPr>
                <w:lang w:val="en-US"/>
              </w:rPr>
              <w:t>)</w:t>
            </w:r>
          </w:p>
        </w:tc>
      </w:tr>
    </w:tbl>
    <w:p w14:paraId="53C827F7" w14:textId="77777777" w:rsidR="00864E4C" w:rsidRDefault="00864E4C">
      <w:pPr>
        <w:spacing w:after="0"/>
        <w:rPr>
          <w:lang w:val="en-US"/>
        </w:rPr>
        <w:pPrChange w:id="436" w:author="Kleber Marques Lisboa" w:date="2023-10-24T09:41:00Z">
          <w:pPr>
            <w:spacing w:after="0" w:line="240" w:lineRule="auto"/>
          </w:pPr>
        </w:pPrChange>
      </w:pPr>
    </w:p>
    <w:p w14:paraId="40B20832" w14:textId="31551A88" w:rsidR="00B17827" w:rsidRDefault="0017614D" w:rsidP="00165B87">
      <w:pPr>
        <w:rPr>
          <w:lang w:val="en-US"/>
        </w:rPr>
      </w:pPr>
      <w:r>
        <w:rPr>
          <w:lang w:val="en-US"/>
        </w:rPr>
        <w:t>O</w:t>
      </w:r>
      <w:r w:rsidR="00B17827" w:rsidRPr="008B6A89">
        <w:rPr>
          <w:lang w:val="en-US"/>
        </w:rPr>
        <w:t xml:space="preserve">ther </w:t>
      </w:r>
      <w:r w:rsidR="00302814">
        <w:rPr>
          <w:lang w:val="en-US"/>
        </w:rPr>
        <w:t xml:space="preserve">fluid </w:t>
      </w:r>
      <w:r w:rsidR="00B17827" w:rsidRPr="008B6A89">
        <w:rPr>
          <w:lang w:val="en-US"/>
        </w:rPr>
        <w:t>properties</w:t>
      </w:r>
      <w:r>
        <w:rPr>
          <w:lang w:val="en-US"/>
        </w:rPr>
        <w:t xml:space="preserve">, such as </w:t>
      </w:r>
      <w:r w:rsidR="00B17827" w:rsidRPr="008B6A89">
        <w:rPr>
          <w:lang w:val="en-US"/>
        </w:rPr>
        <w:t>specific heat</w:t>
      </w:r>
      <w:r w:rsidR="00211445">
        <w:rPr>
          <w:lang w:val="en-US"/>
        </w:rPr>
        <w:t xml:space="preserve"> at constant pressure</w:t>
      </w:r>
      <w:r w:rsidR="00B17827" w:rsidRPr="008B6A89">
        <w:rPr>
          <w:lang w:val="en-US"/>
        </w:rPr>
        <w:t xml:space="preserve">, thermal conductivity, viscosity, </w:t>
      </w:r>
      <w:r>
        <w:rPr>
          <w:lang w:val="en-US"/>
        </w:rPr>
        <w:t xml:space="preserve">and </w:t>
      </w:r>
      <w:r w:rsidR="00B17827" w:rsidRPr="008B6A89">
        <w:rPr>
          <w:lang w:val="en-US"/>
        </w:rPr>
        <w:t>enthalpy of vaporization,</w:t>
      </w:r>
      <w:r>
        <w:rPr>
          <w:lang w:val="en-US"/>
        </w:rPr>
        <w:t xml:space="preserve"> </w:t>
      </w:r>
      <w:r w:rsidR="00B17827" w:rsidRPr="008B6A89">
        <w:rPr>
          <w:lang w:val="en-US"/>
        </w:rPr>
        <w:t xml:space="preserve">are also evaluated as a function of salinity and temperature, according to the correlations proposed by </w:t>
      </w:r>
      <w:r w:rsidR="00B17827" w:rsidRPr="00973631">
        <w:rPr>
          <w:lang w:val="en-US"/>
        </w:rPr>
        <w:t>Sparrow (2003)</w:t>
      </w:r>
      <w:r w:rsidR="00211445" w:rsidRPr="00973631">
        <w:rPr>
          <w:lang w:val="en-US"/>
        </w:rPr>
        <w:t>,</w:t>
      </w:r>
      <w:r w:rsidR="00B17827" w:rsidRPr="008B6A89">
        <w:rPr>
          <w:lang w:val="en-US"/>
        </w:rPr>
        <w:t xml:space="preserve"> or by interpolation between values from thermophysica</w:t>
      </w:r>
      <w:r>
        <w:rPr>
          <w:lang w:val="en-US"/>
        </w:rPr>
        <w:t>l</w:t>
      </w:r>
      <w:r w:rsidR="00B17827" w:rsidRPr="008B6A89">
        <w:rPr>
          <w:lang w:val="en-US"/>
        </w:rPr>
        <w:t xml:space="preserve"> property tables.</w:t>
      </w:r>
      <w:r w:rsidR="00B71D51">
        <w:rPr>
          <w:lang w:val="en-US"/>
        </w:rPr>
        <w:t xml:space="preserve"> </w:t>
      </w:r>
      <w:r w:rsidR="004D07EB">
        <w:rPr>
          <w:lang w:val="en-US"/>
        </w:rPr>
        <w:t xml:space="preserve">The model for the membrane effective thermal conductivity,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m</m:t>
            </m:r>
          </m:sub>
        </m:sSub>
      </m:oMath>
      <w:r w:rsidR="004D07EB">
        <w:rPr>
          <w:lang w:val="en-US"/>
        </w:rPr>
        <w:t xml:space="preserve">, </w:t>
      </w:r>
      <w:del w:id="437" w:author="Kleber Marques Lisboa" w:date="2023-10-25T07:27:00Z">
        <w:r w:rsidR="007B3049" w:rsidDel="00AE49A0">
          <w:rPr>
            <w:lang w:val="en-US"/>
          </w:rPr>
          <w:delText>(</w:delText>
        </w:r>
      </w:del>
      <w:r w:rsidR="007B3049" w:rsidRPr="007B3049">
        <w:rPr>
          <w:lang w:val="en-US"/>
        </w:rPr>
        <w:t>constitu</w:t>
      </w:r>
      <w:r w:rsidR="007B3049">
        <w:rPr>
          <w:lang w:val="en-US"/>
        </w:rPr>
        <w:t>ted by the polymer matrix and the water vapor inside its pores</w:t>
      </w:r>
      <w:ins w:id="438" w:author="Kleber Marques Lisboa" w:date="2023-10-25T07:27:00Z">
        <w:r w:rsidR="00AE49A0">
          <w:rPr>
            <w:lang w:val="en-US"/>
          </w:rPr>
          <w:t>,</w:t>
        </w:r>
      </w:ins>
      <w:del w:id="439" w:author="Kleber Marques Lisboa" w:date="2023-10-25T07:27:00Z">
        <w:r w:rsidR="007B3049" w:rsidDel="00AE49A0">
          <w:rPr>
            <w:lang w:val="en-US"/>
          </w:rPr>
          <w:delText>)</w:delText>
        </w:r>
      </w:del>
      <w:r w:rsidR="007B3049">
        <w:rPr>
          <w:lang w:val="en-US"/>
        </w:rPr>
        <w:t xml:space="preserve"> </w:t>
      </w:r>
      <w:r w:rsidR="004D07EB">
        <w:rPr>
          <w:lang w:val="en-US"/>
        </w:rPr>
        <w:t>will be discussed later.</w:t>
      </w:r>
    </w:p>
    <w:p w14:paraId="08F13B5C" w14:textId="77777777" w:rsidR="008951B7" w:rsidRDefault="008951B7" w:rsidP="00165B87">
      <w:pPr>
        <w:spacing w:after="0"/>
        <w:rPr>
          <w:lang w:val="en-US"/>
        </w:rPr>
      </w:pPr>
    </w:p>
    <w:p w14:paraId="297F000E" w14:textId="77777777" w:rsidR="00B71D51" w:rsidRPr="004F6525" w:rsidRDefault="00830BE6">
      <w:pPr>
        <w:ind w:firstLine="720"/>
        <w:rPr>
          <w:b/>
          <w:bCs/>
          <w:i/>
          <w:iCs/>
          <w:lang w:val="en-US"/>
        </w:rPr>
        <w:pPrChange w:id="440" w:author="Kleber Marques Lisboa" w:date="2023-10-24T09:41:00Z">
          <w:pPr>
            <w:spacing w:line="276" w:lineRule="auto"/>
            <w:ind w:firstLine="720"/>
          </w:pPr>
        </w:pPrChange>
      </w:pPr>
      <w:r w:rsidRPr="004F6525">
        <w:rPr>
          <w:b/>
          <w:bCs/>
          <w:i/>
          <w:iCs/>
          <w:lang w:val="en-US"/>
        </w:rPr>
        <w:t>3.1 Modeling Mass Transfer in the Membrane</w:t>
      </w:r>
    </w:p>
    <w:p w14:paraId="0831E571" w14:textId="213C6F92" w:rsidR="00B71D51" w:rsidRDefault="00B71D51" w:rsidP="00165B87">
      <w:pPr>
        <w:spacing w:after="0"/>
        <w:ind w:firstLine="720"/>
        <w:rPr>
          <w:lang w:val="en-US"/>
        </w:rPr>
      </w:pPr>
      <w:commentRangeStart w:id="441"/>
      <w:r w:rsidRPr="00B71D51">
        <w:rPr>
          <w:lang w:val="en-US"/>
        </w:rPr>
        <w:t xml:space="preserve">To </w:t>
      </w:r>
      <w:r w:rsidR="00186A77">
        <w:rPr>
          <w:lang w:val="en-US"/>
        </w:rPr>
        <w:t xml:space="preserve">partially </w:t>
      </w:r>
      <w:r w:rsidRPr="00B71D51">
        <w:rPr>
          <w:lang w:val="en-US"/>
        </w:rPr>
        <w:t xml:space="preserve">close the system of equations, the mass transfer inside the DCMD module must be modeled in order to determine the </w:t>
      </w:r>
      <w:r w:rsidR="00622DB3" w:rsidRPr="00B71D51">
        <w:rPr>
          <w:lang w:val="en-US"/>
        </w:rPr>
        <w:t xml:space="preserve">water vapor </w:t>
      </w:r>
      <w:r w:rsidRPr="00B71D51">
        <w:rPr>
          <w:lang w:val="en-US"/>
        </w:rPr>
        <w:t xml:space="preserve">mass flux through the membrane, </w:t>
      </w:r>
      <m:oMath>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wl</m:t>
            </m:r>
          </m:sub>
        </m:sSub>
      </m:oMath>
      <w:r w:rsidRPr="00B71D51">
        <w:rPr>
          <w:lang w:val="en-US"/>
        </w:rPr>
        <w:t xml:space="preserve">. For this, as performed by </w:t>
      </w:r>
      <w:r w:rsidRPr="00973631">
        <w:rPr>
          <w:lang w:val="en-US"/>
        </w:rPr>
        <w:t xml:space="preserve">Lisboa </w:t>
      </w:r>
      <w:r w:rsidRPr="00973631">
        <w:rPr>
          <w:i/>
          <w:iCs/>
          <w:lang w:val="en-US"/>
        </w:rPr>
        <w:t>et al</w:t>
      </w:r>
      <w:r w:rsidRPr="00973631">
        <w:rPr>
          <w:lang w:val="en-US"/>
        </w:rPr>
        <w:t>. (2021), the Dusty Gas model (Lawson and Lloyd, 1997), one of the</w:t>
      </w:r>
      <w:r w:rsidRPr="00B71D51">
        <w:rPr>
          <w:lang w:val="en-US"/>
        </w:rPr>
        <w:t xml:space="preserve"> most widely used models for predicting flow of distilled water through membranes, was employed.</w:t>
      </w:r>
    </w:p>
    <w:p w14:paraId="7D3BD70B" w14:textId="77777777" w:rsidR="00973631" w:rsidRDefault="00973631">
      <w:pPr>
        <w:spacing w:after="0"/>
        <w:ind w:firstLine="720"/>
        <w:rPr>
          <w:lang w:val="en-US"/>
        </w:rPr>
        <w:pPrChange w:id="442" w:author="Kleber Marques Lisboa" w:date="2023-10-24T09:41:00Z">
          <w:pPr>
            <w:spacing w:after="0" w:line="240" w:lineRule="auto"/>
            <w:ind w:firstLine="720"/>
          </w:pPr>
        </w:pPrChange>
      </w:pPr>
    </w:p>
    <w:tbl>
      <w:tblPr>
        <w:tblW w:w="0" w:type="auto"/>
        <w:tblLook w:val="04A0" w:firstRow="1" w:lastRow="0" w:firstColumn="1" w:lastColumn="0" w:noHBand="0" w:noVBand="1"/>
      </w:tblPr>
      <w:tblGrid>
        <w:gridCol w:w="7918"/>
        <w:gridCol w:w="1442"/>
      </w:tblGrid>
      <w:tr w:rsidR="00DD2942" w:rsidRPr="008B6A89" w14:paraId="4CE46EB6" w14:textId="77777777" w:rsidTr="00186A77">
        <w:tc>
          <w:tcPr>
            <w:tcW w:w="7918" w:type="dxa"/>
            <w:vAlign w:val="center"/>
            <w:hideMark/>
          </w:tcPr>
          <w:p w14:paraId="7BB5CDA2" w14:textId="77777777" w:rsidR="00DD2942" w:rsidRPr="008B6A89" w:rsidRDefault="00ED4762">
            <w:pPr>
              <w:rPr>
                <w:lang w:val="en-US"/>
              </w:rPr>
              <w:pPrChange w:id="443" w:author="Kleber Marques Lisboa" w:date="2023-10-24T09:41:00Z">
                <w:pPr>
                  <w:spacing w:line="240" w:lineRule="auto"/>
                </w:pPr>
              </w:pPrChange>
            </w:pPr>
            <w:r w:rsidRPr="00ED4762">
              <w:rPr>
                <w:position w:val="-30"/>
                <w:lang w:val="en-US"/>
              </w:rPr>
              <w:object w:dxaOrig="3120" w:dyaOrig="660" w14:anchorId="2690F0F5">
                <v:shape id="_x0000_i1078" type="#_x0000_t75" style="width:153.95pt;height:34.45pt" o:ole="">
                  <v:imagedata r:id="rId121" o:title=""/>
                </v:shape>
                <o:OLEObject Type="Embed" ProgID="Equation.DSMT4" ShapeID="_x0000_i1078" DrawAspect="Content" ObjectID="_1845640484" r:id="rId122"/>
              </w:object>
            </w:r>
          </w:p>
        </w:tc>
        <w:tc>
          <w:tcPr>
            <w:tcW w:w="1442" w:type="dxa"/>
            <w:vAlign w:val="center"/>
            <w:hideMark/>
          </w:tcPr>
          <w:p w14:paraId="089EBDCF" w14:textId="77777777" w:rsidR="00DD2942" w:rsidRPr="008B6A89" w:rsidRDefault="00DD2942" w:rsidP="00165B87">
            <w:pPr>
              <w:spacing w:before="120"/>
              <w:ind w:firstLine="0"/>
              <w:jc w:val="right"/>
              <w:rPr>
                <w:lang w:val="en-US"/>
              </w:rPr>
            </w:pPr>
            <w:r w:rsidRPr="008B6A89">
              <w:rPr>
                <w:lang w:val="en-US"/>
              </w:rPr>
              <w:t>(5</w:t>
            </w:r>
            <w:r w:rsidR="000C43AF">
              <w:rPr>
                <w:lang w:val="en-US"/>
              </w:rPr>
              <w:t>5</w:t>
            </w:r>
            <w:r w:rsidRPr="008B6A89">
              <w:rPr>
                <w:lang w:val="en-US"/>
              </w:rPr>
              <w:t>)</w:t>
            </w:r>
          </w:p>
        </w:tc>
      </w:tr>
    </w:tbl>
    <w:p w14:paraId="72782504" w14:textId="77777777" w:rsidR="00DD2942" w:rsidRPr="00B71D51" w:rsidRDefault="00DD2942">
      <w:pPr>
        <w:spacing w:after="0"/>
        <w:ind w:firstLine="720"/>
        <w:rPr>
          <w:lang w:val="en-US"/>
        </w:rPr>
        <w:pPrChange w:id="444" w:author="Kleber Marques Lisboa" w:date="2023-10-24T09:41:00Z">
          <w:pPr>
            <w:spacing w:after="0" w:line="240" w:lineRule="auto"/>
            <w:ind w:firstLine="720"/>
          </w:pPr>
        </w:pPrChange>
      </w:pPr>
    </w:p>
    <w:p w14:paraId="0630EFAF" w14:textId="4BFDA1B0" w:rsidR="00B71D51" w:rsidRDefault="00705015">
      <w:pPr>
        <w:ind w:firstLine="0"/>
        <w:rPr>
          <w:lang w:val="en-US"/>
        </w:rPr>
        <w:pPrChange w:id="445" w:author="Kleber Marques Lisboa" w:date="2023-10-25T07:38:00Z">
          <w:pPr>
            <w:ind w:firstLine="720"/>
          </w:pPr>
        </w:pPrChange>
      </w:pPr>
      <w:ins w:id="446" w:author="Kleber Marques Lisboa" w:date="2023-10-25T07:38:00Z">
        <w:r>
          <w:rPr>
            <w:lang w:val="en-US"/>
          </w:rPr>
          <w:t>w</w:t>
        </w:r>
      </w:ins>
      <w:del w:id="447" w:author="Kleber Marques Lisboa" w:date="2023-10-25T07:38:00Z">
        <w:r w:rsidR="00B71D51" w:rsidRPr="00B71D51" w:rsidDel="00705015">
          <w:rPr>
            <w:lang w:val="en-US"/>
          </w:rPr>
          <w:delText>W</w:delText>
        </w:r>
      </w:del>
      <w:r w:rsidR="00B71D51" w:rsidRPr="00B71D51">
        <w:rPr>
          <w:lang w:val="en-US"/>
        </w:rPr>
        <w:t xml:space="preserve">here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w</m:t>
            </m:r>
          </m:sub>
        </m:sSub>
      </m:oMath>
      <w:r w:rsidR="00B71D51" w:rsidRPr="00B71D51">
        <w:rPr>
          <w:lang w:val="en-US"/>
        </w:rPr>
        <w:t xml:space="preserve"> is the molar flux of water vapor,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m:t>
            </m:r>
          </m:sub>
        </m:sSub>
      </m:oMath>
      <w:r w:rsidR="00B71D51" w:rsidRPr="00B71D51">
        <w:rPr>
          <w:lang w:val="en-US"/>
        </w:rPr>
        <w:t xml:space="preserve"> is the molar flux of air,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a</m:t>
            </m:r>
          </m:sub>
        </m:sSub>
      </m:oMath>
      <w:r w:rsidR="00B71D51" w:rsidRPr="00B71D51">
        <w:rPr>
          <w:lang w:val="en-US"/>
        </w:rPr>
        <w:t xml:space="preserve"> is the pore partial pressure of air,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w</m:t>
            </m:r>
          </m:sub>
        </m:sSub>
      </m:oMath>
      <w:r w:rsidR="00B71D51" w:rsidRPr="00B71D51">
        <w:rPr>
          <w:lang w:val="en-US"/>
        </w:rPr>
        <w:t xml:space="preserve"> is the pore partial pressure of water vapor, </w:t>
      </w:r>
      <m:oMath>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w</m:t>
            </m:r>
          </m:sub>
          <m:sup>
            <m:r>
              <w:rPr>
                <w:rFonts w:ascii="Cambria Math" w:hAnsi="Cambria Math"/>
                <w:lang w:val="en-US"/>
              </w:rPr>
              <m:t>k</m:t>
            </m:r>
          </m:sup>
        </m:sSubSup>
      </m:oMath>
      <w:r w:rsidR="00B71D51" w:rsidRPr="00B71D51">
        <w:rPr>
          <w:lang w:val="en-US"/>
        </w:rPr>
        <w:t xml:space="preserve"> is the Knudsen diffusivity of water vapor, </w:t>
      </w:r>
      <m:oMath>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wa</m:t>
            </m:r>
          </m:sub>
          <m:sup>
            <m:r>
              <w:rPr>
                <w:rFonts w:ascii="Cambria Math" w:hAnsi="Cambria Math"/>
                <w:lang w:val="en-US"/>
              </w:rPr>
              <m:t>0</m:t>
            </m:r>
          </m:sup>
        </m:sSubSup>
      </m:oMath>
      <w:r w:rsidR="00B71D51" w:rsidRPr="00B71D51">
        <w:rPr>
          <w:lang w:val="en-US"/>
        </w:rPr>
        <w:t xml:space="preserve"> is the molecular diffusivity of water vapor in air, R is the universal gas constant, and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m:t>
            </m:r>
          </m:sub>
        </m:sSub>
      </m:oMath>
      <w:r w:rsidR="00B71D51" w:rsidRPr="00B71D51">
        <w:rPr>
          <w:lang w:val="en-US"/>
        </w:rPr>
        <w:t xml:space="preserve"> is the </w:t>
      </w:r>
      <w:r w:rsidR="00DD2942">
        <w:rPr>
          <w:lang w:val="en-US"/>
        </w:rPr>
        <w:t xml:space="preserve">thermodynamic </w:t>
      </w:r>
      <w:r w:rsidR="00B71D51" w:rsidRPr="00B71D51">
        <w:rPr>
          <w:lang w:val="en-US"/>
        </w:rPr>
        <w:t>average temperature at each axial position along the membrane.</w:t>
      </w:r>
    </w:p>
    <w:p w14:paraId="1E67CF56" w14:textId="0577811C" w:rsidR="00B71D51" w:rsidRDefault="00B71D51" w:rsidP="00165B87">
      <w:pPr>
        <w:spacing w:before="120" w:after="0"/>
        <w:ind w:firstLine="720"/>
        <w:rPr>
          <w:lang w:val="en-US"/>
        </w:rPr>
      </w:pPr>
      <w:r w:rsidRPr="00B71D51">
        <w:rPr>
          <w:lang w:val="en-US"/>
        </w:rPr>
        <w:t xml:space="preserve">Air is normally considered at rest in the membrane pores, so that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m:t>
            </m:r>
          </m:sub>
        </m:sSub>
        <m:r>
          <w:rPr>
            <w:rFonts w:ascii="Cambria Math" w:hAnsi="Cambria Math" w:cs="Cambria Math"/>
            <w:lang w:val="en-US"/>
          </w:rPr>
          <m:t>≅</m:t>
        </m:r>
        <m:r>
          <w:rPr>
            <w:rFonts w:ascii="Cambria Math" w:hAnsi="Cambria Math"/>
            <w:lang w:val="en-US"/>
          </w:rPr>
          <m:t xml:space="preserve"> 0</m:t>
        </m:r>
      </m:oMath>
      <w:r w:rsidRPr="00B71D51">
        <w:rPr>
          <w:lang w:val="en-US"/>
        </w:rPr>
        <w:t>. Applying Dalton's law, one obtains the following expression</w:t>
      </w:r>
      <w:ins w:id="448" w:author="Kleber Marques Lisboa" w:date="2023-10-25T07:39:00Z">
        <w:r w:rsidR="00705015">
          <w:rPr>
            <w:lang w:val="en-US"/>
          </w:rPr>
          <w:t>s</w:t>
        </w:r>
      </w:ins>
      <w:r w:rsidRPr="00B71D51">
        <w:rPr>
          <w:lang w:val="en-US"/>
        </w:rPr>
        <w:t xml:space="preserve"> for the molar</w:t>
      </w:r>
      <w:del w:id="449" w:author="Kleber Marques Lisboa" w:date="2023-10-25T07:39:00Z">
        <w:r w:rsidRPr="00B71D51" w:rsidDel="00705015">
          <w:rPr>
            <w:lang w:val="en-US"/>
          </w:rPr>
          <w:delText xml:space="preserve"> flux of distilled water</w:delText>
        </w:r>
      </w:del>
      <w:r w:rsidRPr="00B71D51">
        <w:rPr>
          <w:lang w:val="en-US"/>
        </w:rPr>
        <w:t xml:space="preserve">,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wl</m:t>
            </m:r>
          </m:sub>
        </m:sSub>
        <m:r>
          <w:del w:id="450" w:author="Kleber Marques Lisboa" w:date="2023-10-25T07:38:00Z">
            <w:rPr>
              <w:rFonts w:ascii="Cambria Math" w:hAnsi="Cambria Math"/>
              <w:lang w:val="en-US"/>
            </w:rPr>
            <m:t xml:space="preserve"> (</m:t>
          </w:del>
        </m:r>
        <m:sSub>
          <m:sSubPr>
            <m:ctrlPr>
              <w:del w:id="451" w:author="Kleber Marques Lisboa" w:date="2023-10-25T07:38:00Z">
                <w:rPr>
                  <w:rFonts w:ascii="Cambria Math" w:hAnsi="Cambria Math"/>
                  <w:i/>
                  <w:lang w:val="en-US"/>
                </w:rPr>
              </w:del>
            </m:ctrlPr>
          </m:sSubPr>
          <m:e>
            <m:r>
              <w:del w:id="452" w:author="Kleber Marques Lisboa" w:date="2023-10-25T07:38:00Z">
                <w:rPr>
                  <w:rFonts w:ascii="Cambria Math" w:hAnsi="Cambria Math"/>
                  <w:lang w:val="en-US"/>
                </w:rPr>
                <m:t>j</m:t>
              </w:del>
            </m:r>
          </m:e>
          <m:sub>
            <m:r>
              <w:del w:id="453" w:author="Kleber Marques Lisboa" w:date="2023-10-25T07:38:00Z">
                <w:rPr>
                  <w:rFonts w:ascii="Cambria Math" w:hAnsi="Cambria Math"/>
                  <w:lang w:val="en-US"/>
                </w:rPr>
                <m:t>wl</m:t>
              </w:del>
            </m:r>
          </m:sub>
        </m:sSub>
      </m:oMath>
      <w:del w:id="454" w:author="Kleber Marques Lisboa" w:date="2023-10-25T07:38:00Z">
        <w:r w:rsidRPr="00B71D51" w:rsidDel="00705015">
          <w:rPr>
            <w:lang w:val="en-US"/>
          </w:rPr>
          <w:delText>, on a mass basis)</w:delText>
        </w:r>
      </w:del>
      <w:r w:rsidRPr="00B71D51">
        <w:rPr>
          <w:lang w:val="en-US"/>
        </w:rPr>
        <w:t xml:space="preserve">, </w:t>
      </w:r>
      <w:ins w:id="455" w:author="Kleber Marques Lisboa" w:date="2023-10-25T07:39:00Z">
        <w:r w:rsidR="00705015">
          <w:rPr>
            <w:lang w:val="en-US"/>
          </w:rPr>
          <w:t xml:space="preserve">and mass, </w:t>
        </w:r>
      </w:ins>
      <m:oMath>
        <m:sSub>
          <m:sSubPr>
            <m:ctrlPr>
              <w:ins w:id="456" w:author="Kleber Marques Lisboa" w:date="2023-10-25T07:39:00Z">
                <w:rPr>
                  <w:rFonts w:ascii="Cambria Math" w:hAnsi="Cambria Math"/>
                  <w:i/>
                  <w:lang w:val="en-US"/>
                </w:rPr>
              </w:ins>
            </m:ctrlPr>
          </m:sSubPr>
          <m:e>
            <m:r>
              <w:ins w:id="457" w:author="Kleber Marques Lisboa" w:date="2023-10-25T07:39:00Z">
                <w:rPr>
                  <w:rFonts w:ascii="Cambria Math" w:hAnsi="Cambria Math"/>
                  <w:lang w:val="en-US"/>
                </w:rPr>
                <m:t>j</m:t>
              </w:ins>
            </m:r>
          </m:e>
          <m:sub>
            <m:r>
              <w:ins w:id="458" w:author="Kleber Marques Lisboa" w:date="2023-10-25T07:39:00Z">
                <w:rPr>
                  <w:rFonts w:ascii="Cambria Math" w:hAnsi="Cambria Math"/>
                  <w:lang w:val="en-US"/>
                </w:rPr>
                <m:t>wl</m:t>
              </w:ins>
            </m:r>
          </m:sub>
        </m:sSub>
      </m:oMath>
      <w:ins w:id="459" w:author="Kleber Marques Lisboa" w:date="2023-10-25T07:39:00Z">
        <w:r w:rsidR="00705015">
          <w:rPr>
            <w:lang w:val="en-US"/>
          </w:rPr>
          <w:t xml:space="preserve">, </w:t>
        </w:r>
        <w:r w:rsidR="00705015" w:rsidRPr="00B71D51">
          <w:rPr>
            <w:lang w:val="en-US"/>
          </w:rPr>
          <w:t>flux</w:t>
        </w:r>
        <w:r w:rsidR="00705015">
          <w:rPr>
            <w:lang w:val="en-US"/>
          </w:rPr>
          <w:t>es</w:t>
        </w:r>
        <w:r w:rsidR="00705015" w:rsidRPr="00B71D51">
          <w:rPr>
            <w:lang w:val="en-US"/>
          </w:rPr>
          <w:t xml:space="preserve"> of distilled water </w:t>
        </w:r>
        <w:r w:rsidR="00705015">
          <w:rPr>
            <w:lang w:val="en-US"/>
          </w:rPr>
          <w:t>through the</w:t>
        </w:r>
      </w:ins>
      <w:del w:id="460" w:author="Kleber Marques Lisboa" w:date="2023-10-25T07:39:00Z">
        <w:r w:rsidRPr="00B71D51" w:rsidDel="00705015">
          <w:rPr>
            <w:lang w:val="en-US"/>
          </w:rPr>
          <w:delText>in</w:delText>
        </w:r>
      </w:del>
      <w:r w:rsidRPr="00B71D51">
        <w:rPr>
          <w:lang w:val="en-US"/>
        </w:rPr>
        <w:t xml:space="preserve"> hollow fiber membranes (based on </w:t>
      </w:r>
      <w:del w:id="461" w:author="Kleber Marques Lisboa" w:date="2023-10-25T07:40:00Z">
        <w:r w:rsidRPr="00B71D51" w:rsidDel="00705015">
          <w:rPr>
            <w:lang w:val="en-US"/>
          </w:rPr>
          <w:delText xml:space="preserve">the internal radius of the membrane, </w:delText>
        </w:r>
      </w:del>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l</m:t>
            </m:r>
          </m:sub>
        </m:sSub>
      </m:oMath>
      <w:del w:id="462" w:author="Kleber Marques Lisboa" w:date="2023-10-25T07:40:00Z">
        <w:r w:rsidRPr="00B71D51" w:rsidDel="00705015">
          <w:rPr>
            <w:lang w:val="en-US"/>
          </w:rPr>
          <w:delText>).</w:delText>
        </w:r>
      </w:del>
      <w:ins w:id="463" w:author="Kleber Marques Lisboa" w:date="2023-10-25T07:40:00Z">
        <w:r w:rsidR="00705015" w:rsidRPr="00B71D51">
          <w:rPr>
            <w:lang w:val="en-US"/>
          </w:rPr>
          <w:t>)</w:t>
        </w:r>
        <w:r w:rsidR="00705015">
          <w:rPr>
            <w:lang w:val="en-US"/>
          </w:rPr>
          <w:t>:</w:t>
        </w:r>
      </w:ins>
    </w:p>
    <w:p w14:paraId="0F89EA04" w14:textId="77777777" w:rsidR="00DD2942" w:rsidRDefault="00DD2942">
      <w:pPr>
        <w:spacing w:after="0"/>
        <w:ind w:firstLine="720"/>
        <w:rPr>
          <w:lang w:val="en-US"/>
        </w:rPr>
        <w:pPrChange w:id="464" w:author="Kleber Marques Lisboa" w:date="2023-10-24T09:41:00Z">
          <w:pPr>
            <w:spacing w:after="0" w:line="240" w:lineRule="auto"/>
            <w:ind w:firstLine="720"/>
          </w:pPr>
        </w:pPrChange>
      </w:pPr>
    </w:p>
    <w:tbl>
      <w:tblPr>
        <w:tblW w:w="0" w:type="auto"/>
        <w:tblLook w:val="04A0" w:firstRow="1" w:lastRow="0" w:firstColumn="1" w:lastColumn="0" w:noHBand="0" w:noVBand="1"/>
      </w:tblPr>
      <w:tblGrid>
        <w:gridCol w:w="7919"/>
        <w:gridCol w:w="1441"/>
      </w:tblGrid>
      <w:tr w:rsidR="00DD2942" w:rsidRPr="008B6A89" w14:paraId="3998F396" w14:textId="77777777" w:rsidTr="008C2C4F">
        <w:tc>
          <w:tcPr>
            <w:tcW w:w="7919" w:type="dxa"/>
            <w:vAlign w:val="center"/>
            <w:hideMark/>
          </w:tcPr>
          <w:p w14:paraId="38E351C7" w14:textId="77777777" w:rsidR="00DD2942" w:rsidRPr="008B6A89" w:rsidRDefault="00ED4762">
            <w:pPr>
              <w:tabs>
                <w:tab w:val="left" w:pos="5292"/>
              </w:tabs>
              <w:spacing w:after="0"/>
              <w:rPr>
                <w:lang w:val="en-US"/>
              </w:rPr>
              <w:pPrChange w:id="465" w:author="Kleber Marques Lisboa" w:date="2023-10-24T09:41:00Z">
                <w:pPr>
                  <w:tabs>
                    <w:tab w:val="left" w:pos="5292"/>
                  </w:tabs>
                  <w:spacing w:after="0" w:line="240" w:lineRule="auto"/>
                </w:pPr>
              </w:pPrChange>
            </w:pPr>
            <w:r w:rsidRPr="00DD2942">
              <w:rPr>
                <w:position w:val="-36"/>
                <w:lang w:val="en-US"/>
              </w:rPr>
              <w:object w:dxaOrig="3920" w:dyaOrig="820" w14:anchorId="36325959">
                <v:shape id="_x0000_i1079" type="#_x0000_t75" style="width:191.7pt;height:42.55pt" o:ole="">
                  <v:imagedata r:id="rId123" o:title=""/>
                </v:shape>
                <o:OLEObject Type="Embed" ProgID="Equation.DSMT4" ShapeID="_x0000_i1079" DrawAspect="Content" ObjectID="_1845640485" r:id="rId124"/>
              </w:object>
            </w:r>
            <w:r w:rsidR="00CB284B">
              <w:rPr>
                <w:lang w:val="en-US"/>
              </w:rPr>
              <w:t xml:space="preserve"> ,</w:t>
            </w:r>
            <w:r w:rsidR="00CB284B">
              <w:rPr>
                <w:lang w:val="en-US"/>
              </w:rPr>
              <w:tab/>
            </w:r>
            <w:r w:rsidRPr="00ED4762">
              <w:rPr>
                <w:noProof/>
                <w:position w:val="-10"/>
              </w:rPr>
              <w:object w:dxaOrig="1300" w:dyaOrig="320" w14:anchorId="449A7A15">
                <v:shape id="_x0000_i1080" type="#_x0000_t75" style="width:67.6pt;height:17.55pt" o:ole="">
                  <v:imagedata r:id="rId125" o:title=""/>
                </v:shape>
                <o:OLEObject Type="Embed" ProgID="Equation.DSMT4" ShapeID="_x0000_i1080" DrawAspect="Content" ObjectID="_1845640486" r:id="rId126"/>
              </w:object>
            </w:r>
          </w:p>
        </w:tc>
        <w:tc>
          <w:tcPr>
            <w:tcW w:w="1441" w:type="dxa"/>
            <w:vAlign w:val="center"/>
            <w:hideMark/>
          </w:tcPr>
          <w:p w14:paraId="03C50D39" w14:textId="77777777" w:rsidR="00DD2942" w:rsidRPr="008B6A89" w:rsidRDefault="00DD2942">
            <w:pPr>
              <w:spacing w:before="120"/>
              <w:ind w:firstLine="0"/>
              <w:jc w:val="right"/>
              <w:rPr>
                <w:lang w:val="en-US"/>
              </w:rPr>
              <w:pPrChange w:id="466" w:author="Kleber Marques Lisboa" w:date="2023-10-24T09:41:00Z">
                <w:pPr>
                  <w:spacing w:before="120" w:line="240" w:lineRule="auto"/>
                  <w:ind w:firstLine="0"/>
                  <w:jc w:val="right"/>
                </w:pPr>
              </w:pPrChange>
            </w:pPr>
            <w:r w:rsidRPr="008B6A89">
              <w:rPr>
                <w:lang w:val="en-US"/>
              </w:rPr>
              <w:t>(5</w:t>
            </w:r>
            <w:r w:rsidR="000C43AF">
              <w:rPr>
                <w:lang w:val="en-US"/>
              </w:rPr>
              <w:t>6</w:t>
            </w:r>
            <w:r w:rsidR="00CB284B">
              <w:rPr>
                <w:lang w:val="en-US"/>
              </w:rPr>
              <w:t>, 5</w:t>
            </w:r>
            <w:r w:rsidR="000C43AF">
              <w:rPr>
                <w:lang w:val="en-US"/>
              </w:rPr>
              <w:t>7</w:t>
            </w:r>
            <w:r w:rsidRPr="008B6A89">
              <w:rPr>
                <w:lang w:val="en-US"/>
              </w:rPr>
              <w:t>)</w:t>
            </w:r>
          </w:p>
        </w:tc>
      </w:tr>
    </w:tbl>
    <w:commentRangeEnd w:id="441"/>
    <w:p w14:paraId="387B8145" w14:textId="77777777" w:rsidR="0030437F" w:rsidRDefault="001773B8">
      <w:pPr>
        <w:widowControl w:val="0"/>
        <w:spacing w:after="0"/>
        <w:ind w:firstLine="0"/>
        <w:rPr>
          <w:spacing w:val="-3"/>
          <w:lang w:val="en-US"/>
        </w:rPr>
        <w:pPrChange w:id="467" w:author="Kleber Marques Lisboa" w:date="2023-10-25T07:40:00Z">
          <w:pPr>
            <w:widowControl w:val="0"/>
            <w:spacing w:after="0"/>
            <w:ind w:firstLine="720"/>
          </w:pPr>
        </w:pPrChange>
      </w:pPr>
      <w:r>
        <w:rPr>
          <w:rStyle w:val="Refdecomentrio"/>
          <w:spacing w:val="-3"/>
          <w:sz w:val="24"/>
          <w:szCs w:val="24"/>
          <w:lang w:val="en-US"/>
        </w:rPr>
        <w:commentReference w:id="441"/>
      </w:r>
    </w:p>
    <w:p w14:paraId="3BC59DF4" w14:textId="4E55A980" w:rsidR="00B71D51" w:rsidRDefault="00B71D51" w:rsidP="00165B87">
      <w:pPr>
        <w:widowControl w:val="0"/>
        <w:spacing w:after="0"/>
        <w:ind w:firstLine="720"/>
        <w:rPr>
          <w:spacing w:val="-3"/>
          <w:lang w:val="en-US"/>
        </w:rPr>
      </w:pPr>
      <w:commentRangeStart w:id="468"/>
      <w:r w:rsidRPr="00B71D51">
        <w:rPr>
          <w:spacing w:val="-3"/>
          <w:lang w:val="en-US"/>
        </w:rPr>
        <w:t xml:space="preserve">The </w:t>
      </w:r>
      <w:r w:rsidR="00855CA1">
        <w:rPr>
          <w:spacing w:val="-3"/>
          <w:lang w:val="en-US"/>
        </w:rPr>
        <w:t>Knud</w:t>
      </w:r>
      <w:ins w:id="469" w:author="Kleber Marques Lisboa" w:date="2023-10-25T07:49:00Z">
        <w:r w:rsidR="00AE17B2">
          <w:rPr>
            <w:spacing w:val="-3"/>
            <w:lang w:val="en-US"/>
          </w:rPr>
          <w:t>s</w:t>
        </w:r>
      </w:ins>
      <w:r w:rsidR="00855CA1">
        <w:rPr>
          <w:spacing w:val="-3"/>
          <w:lang w:val="en-US"/>
        </w:rPr>
        <w:t xml:space="preserve">en diffusivity of water vapor, </w:t>
      </w:r>
      <m:oMath>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w</m:t>
            </m:r>
          </m:sub>
          <m:sup>
            <m:r>
              <w:rPr>
                <w:rFonts w:ascii="Cambria Math" w:hAnsi="Cambria Math"/>
                <w:lang w:val="en-US"/>
              </w:rPr>
              <m:t>k</m:t>
            </m:r>
          </m:sup>
        </m:sSubSup>
      </m:oMath>
      <w:r w:rsidR="00855CA1">
        <w:rPr>
          <w:lang w:val="en-US"/>
        </w:rPr>
        <w:t xml:space="preserve">, the molecular diffusivity of water in air, </w:t>
      </w:r>
      <m:oMath>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wa</m:t>
            </m:r>
          </m:sub>
          <m:sup>
            <m:r>
              <w:rPr>
                <w:rFonts w:ascii="Cambria Math" w:hAnsi="Cambria Math"/>
                <w:lang w:val="en-US"/>
              </w:rPr>
              <m:t>0</m:t>
            </m:r>
          </m:sup>
        </m:sSubSup>
      </m:oMath>
      <w:r w:rsidR="00855CA1">
        <w:rPr>
          <w:lang w:val="en-US"/>
        </w:rPr>
        <w:t xml:space="preserve">, and the effective molecular </w:t>
      </w:r>
      <w:r w:rsidRPr="00B71D51">
        <w:rPr>
          <w:spacing w:val="-3"/>
          <w:lang w:val="en-US"/>
        </w:rPr>
        <w:t>diffusivit</w:t>
      </w:r>
      <w:r w:rsidR="00855CA1">
        <w:rPr>
          <w:spacing w:val="-3"/>
          <w:lang w:val="en-US"/>
        </w:rPr>
        <w:t>y,</w:t>
      </w:r>
      <w:r w:rsidRPr="00B71D51">
        <w:rPr>
          <w:spacing w:val="-3"/>
          <w:lang w:val="en-US"/>
        </w:rPr>
        <w:t xml:space="preserve"> </w:t>
      </w:r>
      <m:oMath>
        <m:sSub>
          <m:sSubPr>
            <m:ctrlPr>
              <w:rPr>
                <w:rFonts w:ascii="Cambria Math" w:hAnsi="Cambria Math"/>
                <w:i/>
                <w:spacing w:val="-3"/>
                <w:lang w:val="en-US"/>
              </w:rPr>
            </m:ctrlPr>
          </m:sSubPr>
          <m:e>
            <m:r>
              <w:rPr>
                <w:rFonts w:ascii="Cambria Math" w:hAnsi="Cambria Math"/>
                <w:spacing w:val="-3"/>
                <w:lang w:val="en-US"/>
              </w:rPr>
              <m:t>D</m:t>
            </m:r>
          </m:e>
          <m:sub>
            <m:r>
              <w:rPr>
                <w:rFonts w:ascii="Cambria Math" w:hAnsi="Cambria Math"/>
                <w:spacing w:val="-3"/>
                <w:lang w:val="en-US"/>
              </w:rPr>
              <m:t>eff</m:t>
            </m:r>
          </m:sub>
        </m:sSub>
      </m:oMath>
      <w:r w:rsidR="00855CA1">
        <w:rPr>
          <w:spacing w:val="-3"/>
          <w:lang w:val="en-US"/>
        </w:rPr>
        <w:t>, are</w:t>
      </w:r>
      <w:r w:rsidRPr="00B71D51">
        <w:rPr>
          <w:spacing w:val="-3"/>
          <w:lang w:val="en-US"/>
        </w:rPr>
        <w:t xml:space="preserve"> evaluated using </w:t>
      </w:r>
      <w:r w:rsidR="00EC3BF7">
        <w:rPr>
          <w:spacing w:val="-3"/>
          <w:lang w:val="en-US"/>
        </w:rPr>
        <w:t xml:space="preserve">the </w:t>
      </w:r>
      <w:r w:rsidR="00855CA1">
        <w:rPr>
          <w:spacing w:val="-3"/>
          <w:lang w:val="en-US"/>
        </w:rPr>
        <w:t xml:space="preserve">classical </w:t>
      </w:r>
      <w:r w:rsidRPr="00B71D51">
        <w:rPr>
          <w:spacing w:val="-3"/>
          <w:lang w:val="en-US"/>
        </w:rPr>
        <w:t>relationships</w:t>
      </w:r>
      <w:commentRangeEnd w:id="468"/>
      <w:r w:rsidR="00AE17B2" w:rsidRPr="00B71D51">
        <w:rPr>
          <w:rStyle w:val="Refdecomentrio"/>
          <w:spacing w:val="-3"/>
          <w:sz w:val="24"/>
          <w:szCs w:val="24"/>
          <w:lang w:val="en-US"/>
        </w:rPr>
        <w:commentReference w:id="468"/>
      </w:r>
      <w:r w:rsidRPr="00B71D51">
        <w:rPr>
          <w:spacing w:val="-3"/>
          <w:lang w:val="en-US"/>
        </w:rPr>
        <w:t>:</w:t>
      </w:r>
    </w:p>
    <w:p w14:paraId="27497907" w14:textId="77777777" w:rsidR="00A81BD9" w:rsidRPr="00AE17B2" w:rsidRDefault="00A81BD9">
      <w:pPr>
        <w:widowControl w:val="0"/>
        <w:spacing w:after="0"/>
        <w:ind w:firstLine="0"/>
        <w:rPr>
          <w:spacing w:val="-3"/>
          <w:lang w:val="en-US"/>
        </w:rPr>
        <w:pPrChange w:id="470" w:author="Kleber Marques Lisboa" w:date="2023-10-25T07:40:00Z">
          <w:pPr>
            <w:widowControl w:val="0"/>
            <w:spacing w:after="0" w:line="240" w:lineRule="auto"/>
            <w:ind w:firstLine="720"/>
          </w:pPr>
        </w:pPrChange>
      </w:pPr>
    </w:p>
    <w:tbl>
      <w:tblPr>
        <w:tblW w:w="9356" w:type="dxa"/>
        <w:tblLook w:val="04A0" w:firstRow="1" w:lastRow="0" w:firstColumn="1" w:lastColumn="0" w:noHBand="0" w:noVBand="1"/>
      </w:tblPr>
      <w:tblGrid>
        <w:gridCol w:w="8364"/>
        <w:gridCol w:w="992"/>
      </w:tblGrid>
      <w:tr w:rsidR="00CB284B" w:rsidRPr="008B6A89" w14:paraId="6344C401" w14:textId="77777777" w:rsidTr="00CB284B">
        <w:tc>
          <w:tcPr>
            <w:tcW w:w="8364" w:type="dxa"/>
            <w:vAlign w:val="center"/>
            <w:hideMark/>
          </w:tcPr>
          <w:p w14:paraId="48B4BDC9" w14:textId="77777777" w:rsidR="00CB284B" w:rsidRPr="008B6A89" w:rsidRDefault="0049583D">
            <w:pPr>
              <w:tabs>
                <w:tab w:val="left" w:pos="3582"/>
                <w:tab w:val="left" w:pos="6137"/>
              </w:tabs>
              <w:spacing w:after="0"/>
              <w:rPr>
                <w:lang w:val="en-US"/>
              </w:rPr>
              <w:pPrChange w:id="471" w:author="Kleber Marques Lisboa" w:date="2023-10-24T09:41:00Z">
                <w:pPr>
                  <w:tabs>
                    <w:tab w:val="left" w:pos="3582"/>
                    <w:tab w:val="left" w:pos="6137"/>
                  </w:tabs>
                  <w:spacing w:after="0" w:line="240" w:lineRule="auto"/>
                </w:pPr>
              </w:pPrChange>
            </w:pPr>
            <w:r w:rsidRPr="0049583D">
              <w:rPr>
                <w:position w:val="-28"/>
                <w:lang w:val="en-US"/>
              </w:rPr>
              <w:object w:dxaOrig="2520" w:dyaOrig="639" w14:anchorId="31C18241">
                <v:shape id="_x0000_i1081" type="#_x0000_t75" style="width:122.7pt;height:33.2pt" o:ole="">
                  <v:imagedata r:id="rId127" o:title=""/>
                </v:shape>
                <o:OLEObject Type="Embed" ProgID="Equation.DSMT4" ShapeID="_x0000_i1081" DrawAspect="Content" ObjectID="_1845640487" r:id="rId128"/>
              </w:object>
            </w:r>
            <w:r w:rsidR="00CB284B">
              <w:rPr>
                <w:lang w:val="en-US"/>
              </w:rPr>
              <w:t>,</w:t>
            </w:r>
            <w:r w:rsidR="00CB284B">
              <w:rPr>
                <w:lang w:val="en-US"/>
              </w:rPr>
              <w:tab/>
            </w:r>
            <w:r w:rsidRPr="0049583D">
              <w:rPr>
                <w:position w:val="-30"/>
              </w:rPr>
              <w:object w:dxaOrig="1960" w:dyaOrig="700" w14:anchorId="67AED619">
                <v:shape id="_x0000_i1082" type="#_x0000_t75" style="width:97.6pt;height:34.45pt" o:ole="">
                  <v:imagedata r:id="rId129" o:title=""/>
                </v:shape>
                <o:OLEObject Type="Embed" ProgID="Equation.DSMT4" ShapeID="_x0000_i1082" DrawAspect="Content" ObjectID="_1845640488" r:id="rId130"/>
              </w:object>
            </w:r>
            <w:r w:rsidR="00D174EE">
              <w:t>,</w:t>
            </w:r>
            <w:r w:rsidR="00D174EE">
              <w:tab/>
            </w:r>
            <w:r w:rsidRPr="0049583D">
              <w:rPr>
                <w:noProof/>
                <w:position w:val="-30"/>
              </w:rPr>
              <w:object w:dxaOrig="1760" w:dyaOrig="720" w14:anchorId="395858CC">
                <v:shape id="_x0000_i1083" type="#_x0000_t75" style="width:90.8pt;height:33.8pt" o:ole="">
                  <v:imagedata r:id="rId131" o:title=""/>
                </v:shape>
                <o:OLEObject Type="Embed" ProgID="Equation.DSMT4" ShapeID="_x0000_i1083" DrawAspect="Content" ObjectID="_1845640489" r:id="rId132"/>
              </w:object>
            </w:r>
          </w:p>
        </w:tc>
        <w:tc>
          <w:tcPr>
            <w:tcW w:w="992" w:type="dxa"/>
            <w:vAlign w:val="center"/>
            <w:hideMark/>
          </w:tcPr>
          <w:p w14:paraId="58E1A35B" w14:textId="77777777" w:rsidR="00CB284B" w:rsidRPr="008B6A89" w:rsidRDefault="00CB284B" w:rsidP="00165B87">
            <w:pPr>
              <w:spacing w:after="0"/>
              <w:ind w:firstLine="0"/>
              <w:jc w:val="right"/>
              <w:rPr>
                <w:lang w:val="en-US"/>
              </w:rPr>
            </w:pPr>
            <w:r w:rsidRPr="008B6A89">
              <w:rPr>
                <w:lang w:val="en-US"/>
              </w:rPr>
              <w:t>(5</w:t>
            </w:r>
            <w:r w:rsidR="000C43AF">
              <w:rPr>
                <w:lang w:val="en-US"/>
              </w:rPr>
              <w:t>8</w:t>
            </w:r>
            <w:r w:rsidR="00D174EE">
              <w:rPr>
                <w:lang w:val="en-US"/>
              </w:rPr>
              <w:t>-60</w:t>
            </w:r>
            <w:r w:rsidR="00622DB3">
              <w:rPr>
                <w:lang w:val="en-US"/>
              </w:rPr>
              <w:t>)</w:t>
            </w:r>
          </w:p>
        </w:tc>
      </w:tr>
    </w:tbl>
    <w:p w14:paraId="6020546B" w14:textId="77777777" w:rsidR="008951B7" w:rsidRDefault="008951B7">
      <w:pPr>
        <w:spacing w:after="0"/>
        <w:ind w:firstLine="0"/>
        <w:rPr>
          <w:spacing w:val="-3"/>
          <w:lang w:val="en-US"/>
        </w:rPr>
        <w:pPrChange w:id="472" w:author="Kleber Marques Lisboa" w:date="2023-10-25T07:41:00Z">
          <w:pPr>
            <w:spacing w:after="0" w:line="276" w:lineRule="auto"/>
            <w:ind w:firstLine="720"/>
          </w:pPr>
        </w:pPrChange>
      </w:pPr>
    </w:p>
    <w:p w14:paraId="535388F4" w14:textId="1C768A39" w:rsidR="00B71D51" w:rsidRDefault="00B71D51" w:rsidP="00165B87">
      <w:pPr>
        <w:spacing w:after="0"/>
        <w:ind w:firstLine="720"/>
        <w:rPr>
          <w:spacing w:val="-3"/>
          <w:lang w:val="en-US"/>
        </w:rPr>
      </w:pPr>
      <w:r w:rsidRPr="00B71D51">
        <w:rPr>
          <w:spacing w:val="-3"/>
          <w:lang w:val="en-US"/>
        </w:rPr>
        <w:t xml:space="preserve">The total pressure inside the membrane pores, </w:t>
      </w:r>
      <w:r w:rsidRPr="00D174EE">
        <w:rPr>
          <w:i/>
          <w:iCs/>
          <w:spacing w:val="-3"/>
          <w:lang w:val="en-US"/>
        </w:rPr>
        <w:t>P</w:t>
      </w:r>
      <w:r w:rsidRPr="00B71D51">
        <w:rPr>
          <w:spacing w:val="-3"/>
          <w:lang w:val="en-US"/>
        </w:rPr>
        <w:t xml:space="preserve">, is usually the atmospheric pressure. The partial vapor pressures of the salt streams at the membrane interfaces, </w:t>
      </w:r>
      <m:oMath>
        <m:sSub>
          <m:sSubPr>
            <m:ctrlPr>
              <w:rPr>
                <w:rFonts w:ascii="Cambria Math" w:hAnsi="Cambria Math"/>
                <w:i/>
                <w:spacing w:val="-3"/>
                <w:lang w:val="en-US"/>
              </w:rPr>
            </m:ctrlPr>
          </m:sSubPr>
          <m:e>
            <m:r>
              <w:rPr>
                <w:rFonts w:ascii="Cambria Math" w:hAnsi="Cambria Math"/>
                <w:spacing w:val="-3"/>
                <w:lang w:val="en-US"/>
              </w:rPr>
              <m:t>p</m:t>
            </m:r>
          </m:e>
          <m:sub>
            <m:r>
              <w:rPr>
                <w:rFonts w:ascii="Cambria Math" w:hAnsi="Cambria Math"/>
                <w:spacing w:val="-3"/>
                <w:lang w:val="en-US"/>
              </w:rPr>
              <m:t>s</m:t>
            </m:r>
          </m:sub>
        </m:sSub>
      </m:oMath>
      <w:r w:rsidRPr="00B71D51">
        <w:rPr>
          <w:spacing w:val="-3"/>
          <w:lang w:val="en-US"/>
        </w:rPr>
        <w:t xml:space="preserve"> and </w:t>
      </w:r>
      <m:oMath>
        <m:sSub>
          <m:sSubPr>
            <m:ctrlPr>
              <w:rPr>
                <w:rFonts w:ascii="Cambria Math" w:hAnsi="Cambria Math"/>
                <w:i/>
                <w:spacing w:val="-3"/>
                <w:lang w:val="en-US"/>
              </w:rPr>
            </m:ctrlPr>
          </m:sSubPr>
          <m:e>
            <m:r>
              <w:rPr>
                <w:rFonts w:ascii="Cambria Math" w:hAnsi="Cambria Math"/>
                <w:spacing w:val="-3"/>
                <w:lang w:val="en-US"/>
              </w:rPr>
              <m:t>p</m:t>
            </m:r>
          </m:e>
          <m:sub>
            <m:r>
              <w:rPr>
                <w:rFonts w:ascii="Cambria Math" w:hAnsi="Cambria Math"/>
                <w:spacing w:val="-3"/>
                <w:lang w:val="en-US"/>
              </w:rPr>
              <m:t>l</m:t>
            </m:r>
          </m:sub>
        </m:sSub>
      </m:oMath>
      <w:r w:rsidRPr="00B71D51">
        <w:rPr>
          <w:spacing w:val="-3"/>
          <w:lang w:val="en-US"/>
        </w:rPr>
        <w:t xml:space="preserve">, are evaluated from the </w:t>
      </w:r>
      <w:del w:id="473" w:author="Kleber Marques Lisboa" w:date="2023-10-25T07:52:00Z">
        <w:r w:rsidRPr="00B71D51" w:rsidDel="00AE17B2">
          <w:rPr>
            <w:spacing w:val="-3"/>
            <w:lang w:val="en-US"/>
          </w:rPr>
          <w:delText>water vapor partial</w:delText>
        </w:r>
      </w:del>
      <w:ins w:id="474" w:author="Kleber Marques Lisboa" w:date="2023-10-25T07:52:00Z">
        <w:r w:rsidR="00AE17B2">
          <w:rPr>
            <w:spacing w:val="-3"/>
            <w:lang w:val="en-US"/>
          </w:rPr>
          <w:t>saturated vapor</w:t>
        </w:r>
      </w:ins>
      <w:r w:rsidRPr="00B71D51">
        <w:rPr>
          <w:spacing w:val="-3"/>
          <w:lang w:val="en-US"/>
        </w:rPr>
        <w:t xml:space="preserve"> pressures, </w:t>
      </w:r>
      <m:oMath>
        <m:sSub>
          <m:sSubPr>
            <m:ctrlPr>
              <w:rPr>
                <w:rFonts w:ascii="Cambria Math" w:hAnsi="Cambria Math"/>
                <w:i/>
                <w:spacing w:val="-3"/>
                <w:lang w:val="en-US"/>
              </w:rPr>
            </m:ctrlPr>
          </m:sSubPr>
          <m:e>
            <m:r>
              <w:rPr>
                <w:rFonts w:ascii="Cambria Math" w:hAnsi="Cambria Math"/>
                <w:spacing w:val="-3"/>
                <w:lang w:val="en-US"/>
              </w:rPr>
              <m:t>p</m:t>
            </m:r>
          </m:e>
          <m:sub>
            <m:r>
              <w:rPr>
                <w:rFonts w:ascii="Cambria Math" w:hAnsi="Cambria Math"/>
                <w:spacing w:val="-3"/>
                <w:lang w:val="en-US"/>
              </w:rPr>
              <m:t>v</m:t>
            </m:r>
            <m:r>
              <w:rPr>
                <w:rFonts w:ascii="Cambria Math" w:hAnsi="Cambria Math"/>
                <w:spacing w:val="-3"/>
              </w:rPr>
              <m:t>γ</m:t>
            </m:r>
          </m:sub>
        </m:sSub>
      </m:oMath>
      <w:ins w:id="475" w:author="Kleber Marques Lisboa" w:date="2023-10-25T07:52:00Z">
        <w:r w:rsidR="00AE17B2">
          <w:rPr>
            <w:spacing w:val="-3"/>
            <w:lang w:val="en-US"/>
          </w:rPr>
          <w:t xml:space="preserve">, </w:t>
        </w:r>
      </w:ins>
      <w:del w:id="476" w:author="Kleber Marques Lisboa" w:date="2023-10-25T07:52:00Z">
        <w:r w:rsidRPr="00B71D51" w:rsidDel="00AE17B2">
          <w:rPr>
            <w:spacing w:val="-3"/>
            <w:lang w:val="en-US"/>
          </w:rPr>
          <w:delText xml:space="preserve"> </w:delText>
        </w:r>
        <w:r w:rsidR="00C667C5" w:rsidDel="00AE17B2">
          <w:rPr>
            <w:spacing w:val="-3"/>
            <w:lang w:val="en-US"/>
          </w:rPr>
          <w:delText>(</w:delText>
        </w:r>
      </w:del>
      <w:r w:rsidR="00C667C5">
        <w:rPr>
          <w:spacing w:val="-3"/>
          <w:lang w:val="en-US"/>
        </w:rPr>
        <w:t>obtained by using the Antoine</w:t>
      </w:r>
      <w:del w:id="477" w:author="Kleber Marques Lisboa" w:date="2023-10-25T07:52:00Z">
        <w:r w:rsidR="00C667C5" w:rsidDel="00AE17B2">
          <w:rPr>
            <w:spacing w:val="-3"/>
            <w:lang w:val="en-US"/>
          </w:rPr>
          <w:delText>’s</w:delText>
        </w:r>
      </w:del>
      <w:r w:rsidR="00C667C5">
        <w:rPr>
          <w:spacing w:val="-3"/>
          <w:lang w:val="en-US"/>
        </w:rPr>
        <w:t xml:space="preserve"> equation</w:t>
      </w:r>
      <w:del w:id="478" w:author="Kleber Marques Lisboa" w:date="2023-10-25T07:52:00Z">
        <w:r w:rsidR="00C667C5" w:rsidDel="00AE17B2">
          <w:rPr>
            <w:spacing w:val="-3"/>
            <w:lang w:val="en-US"/>
          </w:rPr>
          <w:delText>)</w:delText>
        </w:r>
      </w:del>
      <w:r w:rsidR="00C667C5">
        <w:rPr>
          <w:spacing w:val="-3"/>
          <w:lang w:val="en-US"/>
        </w:rPr>
        <w:t xml:space="preserve">, </w:t>
      </w:r>
      <w:r w:rsidRPr="00B71D51">
        <w:rPr>
          <w:spacing w:val="-3"/>
          <w:lang w:val="en-US"/>
        </w:rPr>
        <w:t>corrected for the respective salt mole fractions (</w:t>
      </w:r>
      <m:oMath>
        <m:sSub>
          <m:sSubPr>
            <m:ctrlPr>
              <w:rPr>
                <w:rFonts w:ascii="Cambria Math" w:hAnsi="Cambria Math"/>
                <w:i/>
                <w:spacing w:val="-3"/>
                <w:lang w:val="en-US"/>
              </w:rPr>
            </m:ctrlPr>
          </m:sSubPr>
          <m:e>
            <m:r>
              <w:rPr>
                <w:rFonts w:ascii="Cambria Math" w:hAnsi="Cambria Math"/>
                <w:spacing w:val="-3"/>
                <w:lang w:val="en-US"/>
              </w:rPr>
              <m:t>x</m:t>
            </m:r>
          </m:e>
          <m:sub>
            <m:r>
              <w:rPr>
                <w:rFonts w:ascii="Cambria Math" w:hAnsi="Cambria Math"/>
                <w:spacing w:val="-3"/>
                <w:lang w:val="en-US"/>
              </w:rPr>
              <m:t>salt,</m:t>
            </m:r>
            <m:r>
              <w:rPr>
                <w:rFonts w:ascii="Cambria Math" w:hAnsi="Cambria Math"/>
                <w:spacing w:val="-3"/>
              </w:rPr>
              <m:t>γ</m:t>
            </m:r>
          </m:sub>
        </m:sSub>
      </m:oMath>
      <w:r w:rsidRPr="00B71D51">
        <w:rPr>
          <w:spacing w:val="-3"/>
          <w:lang w:val="en-US"/>
        </w:rPr>
        <w:t>) and activity coefficients (</w:t>
      </w:r>
      <m:oMath>
        <m:sSub>
          <m:sSubPr>
            <m:ctrlPr>
              <w:rPr>
                <w:rFonts w:ascii="Cambria Math" w:hAnsi="Cambria Math"/>
                <w:i/>
                <w:spacing w:val="-3"/>
                <w:lang w:val="en-US"/>
              </w:rPr>
            </m:ctrlPr>
          </m:sSubPr>
          <m:e>
            <m:r>
              <w:rPr>
                <w:rFonts w:ascii="Cambria Math" w:hAnsi="Cambria Math"/>
                <w:spacing w:val="-3"/>
              </w:rPr>
              <m:t>α</m:t>
            </m:r>
            <m:ctrlPr>
              <w:rPr>
                <w:rFonts w:ascii="Cambria Math" w:hAnsi="Cambria Math"/>
                <w:i/>
                <w:spacing w:val="-3"/>
              </w:rPr>
            </m:ctrlPr>
          </m:e>
          <m:sub>
            <m:r>
              <w:rPr>
                <w:rFonts w:ascii="Cambria Math" w:hAnsi="Cambria Math"/>
                <w:spacing w:val="-3"/>
              </w:rPr>
              <m:t>γ</m:t>
            </m:r>
          </m:sub>
        </m:sSub>
      </m:oMath>
      <w:r w:rsidRPr="00B71D51">
        <w:rPr>
          <w:spacing w:val="-3"/>
          <w:lang w:val="en-US"/>
        </w:rPr>
        <w:t>):</w:t>
      </w:r>
    </w:p>
    <w:p w14:paraId="46B9CAB0" w14:textId="77777777" w:rsidR="00855CA1" w:rsidRPr="0049583D" w:rsidRDefault="00855CA1">
      <w:pPr>
        <w:spacing w:after="0"/>
        <w:ind w:firstLine="0"/>
        <w:rPr>
          <w:sz w:val="16"/>
          <w:szCs w:val="16"/>
          <w:lang w:val="en-US"/>
        </w:rPr>
        <w:pPrChange w:id="479" w:author="Kleber Marques Lisboa" w:date="2023-10-25T07:52:00Z">
          <w:pPr>
            <w:spacing w:after="0" w:line="240" w:lineRule="auto"/>
            <w:ind w:firstLine="720"/>
          </w:pPr>
        </w:pPrChange>
      </w:pPr>
    </w:p>
    <w:tbl>
      <w:tblPr>
        <w:tblW w:w="9356" w:type="dxa"/>
        <w:tblLook w:val="04A0" w:firstRow="1" w:lastRow="0" w:firstColumn="1" w:lastColumn="0" w:noHBand="0" w:noVBand="1"/>
      </w:tblPr>
      <w:tblGrid>
        <w:gridCol w:w="8080"/>
        <w:gridCol w:w="1276"/>
      </w:tblGrid>
      <w:tr w:rsidR="00B80D62" w:rsidRPr="008B6A89" w14:paraId="4C9EDAEA" w14:textId="77777777" w:rsidTr="00641CB4">
        <w:trPr>
          <w:trHeight w:val="567"/>
        </w:trPr>
        <w:tc>
          <w:tcPr>
            <w:tcW w:w="8080" w:type="dxa"/>
            <w:vAlign w:val="center"/>
          </w:tcPr>
          <w:p w14:paraId="60A197CE" w14:textId="77777777" w:rsidR="00B80D62" w:rsidRPr="00967072" w:rsidRDefault="0049583D">
            <w:pPr>
              <w:tabs>
                <w:tab w:val="left" w:pos="3728"/>
                <w:tab w:val="right" w:pos="7440"/>
              </w:tabs>
              <w:jc w:val="left"/>
              <w:rPr>
                <w:lang w:val="en-US"/>
              </w:rPr>
              <w:pPrChange w:id="480" w:author="Kleber Marques Lisboa" w:date="2023-10-24T09:41:00Z">
                <w:pPr>
                  <w:tabs>
                    <w:tab w:val="left" w:pos="3728"/>
                    <w:tab w:val="right" w:pos="7440"/>
                  </w:tabs>
                  <w:spacing w:line="240" w:lineRule="auto"/>
                  <w:jc w:val="left"/>
                </w:pPr>
              </w:pPrChange>
            </w:pPr>
            <w:r w:rsidRPr="003A616E">
              <w:rPr>
                <w:position w:val="-16"/>
                <w:lang w:val="en-US"/>
              </w:rPr>
              <w:object w:dxaOrig="1980" w:dyaOrig="440" w14:anchorId="71FA3C71">
                <v:shape id="_x0000_i1084" type="#_x0000_t75" style="width:98.9pt;height:23.8pt" o:ole="">
                  <v:imagedata r:id="rId133" o:title=""/>
                </v:shape>
                <o:OLEObject Type="Embed" ProgID="Equation.DSMT4" ShapeID="_x0000_i1084" DrawAspect="Content" ObjectID="_1845640490" r:id="rId134"/>
              </w:object>
            </w:r>
            <w:r w:rsidR="00204112">
              <w:rPr>
                <w:lang w:val="en-US"/>
              </w:rPr>
              <w:t xml:space="preserve"> ,</w:t>
            </w:r>
            <w:r w:rsidR="00204112">
              <w:rPr>
                <w:lang w:val="en-US"/>
              </w:rPr>
              <w:tab/>
            </w:r>
            <w:r w:rsidRPr="002750E4">
              <w:rPr>
                <w:position w:val="-14"/>
              </w:rPr>
              <w:object w:dxaOrig="2439" w:dyaOrig="420" w14:anchorId="27ED9D6F">
                <v:shape id="_x0000_i1085" type="#_x0000_t75" style="width:123.3pt;height:20.05pt" o:ole="">
                  <v:imagedata r:id="rId135" o:title=""/>
                </v:shape>
                <o:OLEObject Type="Embed" ProgID="Equation.DSMT4" ShapeID="_x0000_i1085" DrawAspect="Content" ObjectID="_1845640491" r:id="rId136"/>
              </w:object>
            </w:r>
          </w:p>
        </w:tc>
        <w:tc>
          <w:tcPr>
            <w:tcW w:w="1276" w:type="dxa"/>
            <w:vAlign w:val="center"/>
          </w:tcPr>
          <w:p w14:paraId="324999D2" w14:textId="77777777" w:rsidR="00B80D62" w:rsidRPr="008B6A89" w:rsidRDefault="00B80D62">
            <w:pPr>
              <w:ind w:firstLine="0"/>
              <w:jc w:val="right"/>
              <w:rPr>
                <w:lang w:val="en-US"/>
              </w:rPr>
              <w:pPrChange w:id="481" w:author="Kleber Marques Lisboa" w:date="2023-10-24T09:41:00Z">
                <w:pPr>
                  <w:spacing w:line="240" w:lineRule="auto"/>
                  <w:ind w:firstLine="0"/>
                  <w:jc w:val="right"/>
                </w:pPr>
              </w:pPrChange>
            </w:pPr>
            <w:r>
              <w:rPr>
                <w:lang w:val="en-US"/>
              </w:rPr>
              <w:t>(</w:t>
            </w:r>
            <w:r w:rsidR="000C43AF">
              <w:rPr>
                <w:lang w:val="en-US"/>
              </w:rPr>
              <w:t>61</w:t>
            </w:r>
            <w:r w:rsidR="00204112">
              <w:rPr>
                <w:lang w:val="en-US"/>
              </w:rPr>
              <w:t>, 6</w:t>
            </w:r>
            <w:r w:rsidR="000C43AF">
              <w:rPr>
                <w:lang w:val="en-US"/>
              </w:rPr>
              <w:t>2</w:t>
            </w:r>
            <w:r>
              <w:rPr>
                <w:lang w:val="en-US"/>
              </w:rPr>
              <w:t>)</w:t>
            </w:r>
          </w:p>
        </w:tc>
      </w:tr>
    </w:tbl>
    <w:p w14:paraId="054123BF" w14:textId="77777777" w:rsidR="00973631" w:rsidRDefault="00973631">
      <w:pPr>
        <w:spacing w:after="0"/>
        <w:ind w:firstLine="0"/>
        <w:rPr>
          <w:spacing w:val="-3"/>
          <w:lang w:val="en-US"/>
        </w:rPr>
        <w:pPrChange w:id="482" w:author="Kleber Marques Lisboa" w:date="2023-10-25T07:52:00Z">
          <w:pPr>
            <w:spacing w:after="0" w:line="240" w:lineRule="auto"/>
          </w:pPr>
        </w:pPrChange>
      </w:pPr>
    </w:p>
    <w:p w14:paraId="2F04F69B" w14:textId="3EE2E111" w:rsidR="00B71D51" w:rsidRDefault="00302814" w:rsidP="00165B87">
      <w:pPr>
        <w:rPr>
          <w:spacing w:val="-3"/>
          <w:lang w:val="en-US"/>
        </w:rPr>
      </w:pPr>
      <w:r>
        <w:rPr>
          <w:spacing w:val="-3"/>
          <w:lang w:val="en-US"/>
        </w:rPr>
        <w:t>T</w:t>
      </w:r>
      <w:r w:rsidR="00830BE6" w:rsidRPr="00830BE6">
        <w:rPr>
          <w:spacing w:val="-3"/>
          <w:lang w:val="en-US"/>
        </w:rPr>
        <w:t xml:space="preserve">he morphological characteristics of the membrane employed in the module are taken into account </w:t>
      </w:r>
      <w:r>
        <w:rPr>
          <w:spacing w:val="-3"/>
          <w:lang w:val="en-US"/>
        </w:rPr>
        <w:t xml:space="preserve">in </w:t>
      </w:r>
      <w:r w:rsidR="00830BE6" w:rsidRPr="00830BE6">
        <w:rPr>
          <w:spacing w:val="-3"/>
          <w:lang w:val="en-US"/>
        </w:rPr>
        <w:t>the calculation of the distillate flux through the</w:t>
      </w:r>
      <w:r>
        <w:rPr>
          <w:spacing w:val="-3"/>
          <w:lang w:val="en-US"/>
        </w:rPr>
        <w:t xml:space="preserve"> membrane mean</w:t>
      </w:r>
      <w:r w:rsidR="00830BE6" w:rsidRPr="00830BE6">
        <w:rPr>
          <w:spacing w:val="-3"/>
          <w:lang w:val="en-US"/>
        </w:rPr>
        <w:t xml:space="preserve"> pore diameter, </w:t>
      </w:r>
      <m:oMath>
        <m:sSub>
          <m:sSubPr>
            <m:ctrlPr>
              <w:rPr>
                <w:rFonts w:ascii="Cambria Math" w:hAnsi="Cambria Math"/>
                <w:i/>
                <w:spacing w:val="-3"/>
                <w:lang w:val="en-US"/>
              </w:rPr>
            </m:ctrlPr>
          </m:sSubPr>
          <m:e>
            <m:r>
              <w:rPr>
                <w:rFonts w:ascii="Cambria Math" w:hAnsi="Cambria Math"/>
                <w:spacing w:val="-3"/>
                <w:lang w:val="en-US"/>
              </w:rPr>
              <m:t>d</m:t>
            </m:r>
          </m:e>
          <m:sub>
            <m:r>
              <w:rPr>
                <w:rFonts w:ascii="Cambria Math" w:hAnsi="Cambria Math"/>
                <w:spacing w:val="-3"/>
                <w:lang w:val="en-US"/>
              </w:rPr>
              <m:t>p</m:t>
            </m:r>
          </m:sub>
        </m:sSub>
      </m:oMath>
      <w:r w:rsidR="00830BE6" w:rsidRPr="00830BE6">
        <w:rPr>
          <w:spacing w:val="-3"/>
          <w:lang w:val="en-US"/>
        </w:rPr>
        <w:t xml:space="preserve">, porosity, </w:t>
      </w:r>
      <m:oMath>
        <m:sSub>
          <m:sSubPr>
            <m:ctrlPr>
              <w:rPr>
                <w:rFonts w:ascii="Cambria Math" w:hAnsi="Cambria Math"/>
                <w:i/>
                <w:spacing w:val="-3"/>
                <w:lang w:val="en-US"/>
              </w:rPr>
            </m:ctrlPr>
          </m:sSubPr>
          <m:e>
            <m:r>
              <w:rPr>
                <w:rFonts w:ascii="Cambria Math" w:hAnsi="Cambria Math"/>
                <w:spacing w:val="-3"/>
              </w:rPr>
              <m:t>ε</m:t>
            </m:r>
            <m:ctrlPr>
              <w:rPr>
                <w:rFonts w:ascii="Cambria Math" w:hAnsi="Cambria Math"/>
                <w:i/>
                <w:spacing w:val="-3"/>
              </w:rPr>
            </m:ctrlPr>
          </m:e>
          <m:sub>
            <m:r>
              <w:rPr>
                <w:rFonts w:ascii="Cambria Math" w:hAnsi="Cambria Math"/>
                <w:spacing w:val="-3"/>
                <w:lang w:val="en-US"/>
              </w:rPr>
              <m:t>m</m:t>
            </m:r>
          </m:sub>
        </m:sSub>
      </m:oMath>
      <w:r w:rsidR="00830BE6" w:rsidRPr="00830BE6">
        <w:rPr>
          <w:spacing w:val="-3"/>
          <w:lang w:val="en-US"/>
        </w:rPr>
        <w:t xml:space="preserve">, and tortuosity, </w:t>
      </w:r>
      <m:oMath>
        <m:sSub>
          <m:sSubPr>
            <m:ctrlPr>
              <w:rPr>
                <w:rFonts w:ascii="Cambria Math" w:hAnsi="Cambria Math"/>
                <w:i/>
                <w:spacing w:val="-3"/>
                <w:lang w:val="en-US"/>
              </w:rPr>
            </m:ctrlPr>
          </m:sSubPr>
          <m:e>
            <m:r>
              <w:rPr>
                <w:rFonts w:ascii="Cambria Math" w:hAnsi="Cambria Math"/>
                <w:spacing w:val="-3"/>
              </w:rPr>
              <m:t>τ</m:t>
            </m:r>
            <m:ctrlPr>
              <w:rPr>
                <w:rFonts w:ascii="Cambria Math" w:hAnsi="Cambria Math"/>
                <w:i/>
                <w:spacing w:val="-3"/>
              </w:rPr>
            </m:ctrlPr>
          </m:e>
          <m:sub>
            <m:r>
              <w:rPr>
                <w:rFonts w:ascii="Cambria Math" w:hAnsi="Cambria Math"/>
                <w:spacing w:val="-3"/>
                <w:lang w:val="en-US"/>
              </w:rPr>
              <m:t>m</m:t>
            </m:r>
          </m:sub>
        </m:sSub>
      </m:oMath>
      <w:r>
        <w:rPr>
          <w:spacing w:val="-3"/>
          <w:lang w:val="en-US"/>
        </w:rPr>
        <w:t xml:space="preserve">, </w:t>
      </w:r>
      <w:r w:rsidRPr="00830BE6">
        <w:rPr>
          <w:spacing w:val="-3"/>
          <w:lang w:val="en-US"/>
        </w:rPr>
        <w:t xml:space="preserve">as can be seen </w:t>
      </w:r>
      <w:r>
        <w:rPr>
          <w:spacing w:val="-3"/>
          <w:lang w:val="en-US"/>
        </w:rPr>
        <w:t>from</w:t>
      </w:r>
      <w:r w:rsidRPr="00830BE6">
        <w:rPr>
          <w:spacing w:val="-3"/>
          <w:lang w:val="en-US"/>
        </w:rPr>
        <w:t xml:space="preserve"> these equations</w:t>
      </w:r>
      <w:r>
        <w:rPr>
          <w:spacing w:val="-3"/>
          <w:lang w:val="en-US"/>
        </w:rPr>
        <w:t>.</w:t>
      </w:r>
    </w:p>
    <w:p w14:paraId="6C757631" w14:textId="5A91601B" w:rsidR="00A336F9" w:rsidRDefault="00D174EE" w:rsidP="00165B87">
      <w:pPr>
        <w:spacing w:after="0"/>
        <w:rPr>
          <w:spacing w:val="-3"/>
          <w:highlight w:val="yellow"/>
          <w:lang w:val="en-US"/>
        </w:rPr>
      </w:pPr>
      <w:r w:rsidRPr="00D174EE">
        <w:rPr>
          <w:spacing w:val="-3"/>
          <w:lang w:val="en-US"/>
        </w:rPr>
        <w:t>Th</w:t>
      </w:r>
      <w:r w:rsidR="004D07EB" w:rsidRPr="00D174EE">
        <w:rPr>
          <w:spacing w:val="-3"/>
          <w:lang w:val="en-US"/>
        </w:rPr>
        <w:t xml:space="preserve">e </w:t>
      </w:r>
      <w:r w:rsidR="00314EF9" w:rsidRPr="00D174EE">
        <w:rPr>
          <w:spacing w:val="-3"/>
          <w:lang w:val="en-US"/>
        </w:rPr>
        <w:t xml:space="preserve">membrane </w:t>
      </w:r>
      <w:r w:rsidR="004D07EB" w:rsidRPr="00D174EE">
        <w:rPr>
          <w:spacing w:val="-3"/>
          <w:lang w:val="en-US"/>
        </w:rPr>
        <w:t xml:space="preserve">effective thermal conductivity,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m</m:t>
            </m:r>
          </m:sub>
        </m:sSub>
      </m:oMath>
      <w:r w:rsidR="004D07EB" w:rsidRPr="00D174EE">
        <w:rPr>
          <w:spacing w:val="-3"/>
          <w:lang w:val="en-US"/>
        </w:rPr>
        <w:t xml:space="preserve">, and tortuosity, </w:t>
      </w:r>
      <m:oMath>
        <m:sSub>
          <m:sSubPr>
            <m:ctrlPr>
              <w:rPr>
                <w:rFonts w:ascii="Cambria Math" w:hAnsi="Cambria Math"/>
                <w:i/>
                <w:lang w:val="en-US"/>
              </w:rPr>
            </m:ctrlPr>
          </m:sSubPr>
          <m:e>
            <m:r>
              <w:ins w:id="483" w:author="Kleber Marques Lisboa" w:date="2023-10-25T07:57:00Z">
                <w:rPr>
                  <w:rFonts w:ascii="Cambria Math" w:hAnsi="Cambria Math"/>
                  <w:lang w:val="en-US"/>
                </w:rPr>
                <m:t>τ</m:t>
              </w:ins>
            </m:r>
            <m:r>
              <w:del w:id="484" w:author="Kleber Marques Lisboa" w:date="2023-10-25T07:57:00Z">
                <w:rPr>
                  <w:rFonts w:ascii="Cambria Math" w:hAnsi="Cambria Math"/>
                  <w:lang w:val="en-US"/>
                </w:rPr>
                <m:t>k</m:t>
              </w:del>
            </m:r>
          </m:e>
          <m:sub>
            <m:r>
              <w:rPr>
                <w:rFonts w:ascii="Cambria Math" w:hAnsi="Cambria Math"/>
                <w:lang w:val="en-US"/>
              </w:rPr>
              <m:t>m</m:t>
            </m:r>
          </m:sub>
        </m:sSub>
      </m:oMath>
      <w:r w:rsidR="004D07EB" w:rsidRPr="00D174EE">
        <w:rPr>
          <w:spacing w:val="-3"/>
          <w:lang w:val="en-US"/>
        </w:rPr>
        <w:t xml:space="preserve">, </w:t>
      </w:r>
      <w:r w:rsidRPr="00D174EE">
        <w:rPr>
          <w:spacing w:val="-3"/>
          <w:lang w:val="en-US"/>
        </w:rPr>
        <w:t xml:space="preserve">models </w:t>
      </w:r>
      <w:del w:id="485" w:author="Kleber Marques Lisboa" w:date="2023-10-25T07:57:00Z">
        <w:r w:rsidR="00314EF9" w:rsidRPr="00D174EE" w:rsidDel="00D95880">
          <w:rPr>
            <w:spacing w:val="-3"/>
            <w:lang w:val="en-US"/>
          </w:rPr>
          <w:delText>have to</w:delText>
        </w:r>
      </w:del>
      <w:ins w:id="486" w:author="Kleber Marques Lisboa" w:date="2023-10-25T07:57:00Z">
        <w:r w:rsidR="00D95880" w:rsidRPr="00D174EE">
          <w:rPr>
            <w:spacing w:val="-3"/>
            <w:lang w:val="en-US"/>
          </w:rPr>
          <w:t>must</w:t>
        </w:r>
      </w:ins>
      <w:r w:rsidR="004D07EB" w:rsidRPr="00D174EE">
        <w:rPr>
          <w:spacing w:val="-3"/>
          <w:lang w:val="en-US"/>
        </w:rPr>
        <w:t xml:space="preserve"> be </w:t>
      </w:r>
      <w:r w:rsidR="00AF4A12" w:rsidRPr="00D174EE">
        <w:rPr>
          <w:spacing w:val="-3"/>
          <w:lang w:val="en-US"/>
        </w:rPr>
        <w:t xml:space="preserve">selected </w:t>
      </w:r>
      <w:del w:id="487" w:author="Kleber Marques Lisboa" w:date="2023-10-25T07:58:00Z">
        <w:r w:rsidR="004D07EB" w:rsidRPr="00D174EE" w:rsidDel="00D95880">
          <w:rPr>
            <w:spacing w:val="-3"/>
            <w:lang w:val="en-US"/>
          </w:rPr>
          <w:delText>in order to</w:delText>
        </w:r>
      </w:del>
      <w:ins w:id="488" w:author="Kleber Marques Lisboa" w:date="2023-10-25T07:58:00Z">
        <w:r w:rsidR="00D95880" w:rsidRPr="00D174EE">
          <w:rPr>
            <w:spacing w:val="-3"/>
            <w:lang w:val="en-US"/>
          </w:rPr>
          <w:t>to</w:t>
        </w:r>
      </w:ins>
      <w:r w:rsidR="004D07EB" w:rsidRPr="00D174EE">
        <w:rPr>
          <w:spacing w:val="-3"/>
          <w:lang w:val="en-US"/>
        </w:rPr>
        <w:t xml:space="preserve"> </w:t>
      </w:r>
      <w:r w:rsidR="00314EF9" w:rsidRPr="00D174EE">
        <w:rPr>
          <w:spacing w:val="-3"/>
          <w:lang w:val="en-US"/>
        </w:rPr>
        <w:t>close</w:t>
      </w:r>
      <w:r w:rsidR="004D07EB" w:rsidRPr="00D174EE">
        <w:rPr>
          <w:spacing w:val="-3"/>
          <w:lang w:val="en-US"/>
        </w:rPr>
        <w:t xml:space="preserve"> the </w:t>
      </w:r>
      <w:r w:rsidR="00314EF9" w:rsidRPr="00D174EE">
        <w:rPr>
          <w:spacing w:val="-3"/>
          <w:lang w:val="en-US"/>
        </w:rPr>
        <w:t>governing equations.</w:t>
      </w:r>
      <w:r w:rsidR="005F5621">
        <w:rPr>
          <w:spacing w:val="-3"/>
          <w:lang w:val="en-US"/>
        </w:rPr>
        <w:t xml:space="preserve"> </w:t>
      </w:r>
      <w:r w:rsidR="003868DF" w:rsidRPr="00D174EE">
        <w:rPr>
          <w:spacing w:val="-3"/>
          <w:lang w:val="en-US"/>
        </w:rPr>
        <w:t xml:space="preserve">The most common </w:t>
      </w:r>
      <w:r w:rsidR="005F5621">
        <w:rPr>
          <w:spacing w:val="-3"/>
          <w:lang w:val="en-US"/>
        </w:rPr>
        <w:t xml:space="preserve">models for the membrane thermal conductivity </w:t>
      </w:r>
      <w:r w:rsidR="003868DF" w:rsidRPr="00D174EE">
        <w:rPr>
          <w:spacing w:val="-3"/>
          <w:lang w:val="en-US"/>
        </w:rPr>
        <w:t>are based on geometrical distribution</w:t>
      </w:r>
      <w:r w:rsidR="005F5621">
        <w:rPr>
          <w:spacing w:val="-3"/>
          <w:lang w:val="en-US"/>
        </w:rPr>
        <w:t>s</w:t>
      </w:r>
      <w:r w:rsidR="003868DF" w:rsidRPr="00D174EE">
        <w:rPr>
          <w:spacing w:val="-3"/>
          <w:lang w:val="en-US"/>
        </w:rPr>
        <w:t xml:space="preserve"> of the solid and gaseous phases</w:t>
      </w:r>
      <w:r w:rsidR="00C10663" w:rsidRPr="00D174EE">
        <w:rPr>
          <w:spacing w:val="-3"/>
          <w:lang w:val="en-US"/>
        </w:rPr>
        <w:t xml:space="preserve">. </w:t>
      </w:r>
      <w:r w:rsidR="003868DF" w:rsidRPr="00D174EE">
        <w:rPr>
          <w:spacing w:val="-3"/>
          <w:lang w:val="en-US"/>
        </w:rPr>
        <w:t xml:space="preserve">In the </w:t>
      </w:r>
      <w:r w:rsidR="00996218" w:rsidRPr="00D174EE">
        <w:rPr>
          <w:spacing w:val="-3"/>
          <w:lang w:val="en-US"/>
        </w:rPr>
        <w:t>isostrain (</w:t>
      </w:r>
      <w:r w:rsidR="003868DF" w:rsidRPr="00D174EE">
        <w:rPr>
          <w:spacing w:val="-3"/>
          <w:lang w:val="en-US"/>
        </w:rPr>
        <w:t>parallel</w:t>
      </w:r>
      <w:r w:rsidR="00996218" w:rsidRPr="00D174EE">
        <w:rPr>
          <w:spacing w:val="-3"/>
          <w:lang w:val="en-US"/>
        </w:rPr>
        <w:t>)</w:t>
      </w:r>
      <w:r w:rsidR="003868DF" w:rsidRPr="00D174EE">
        <w:rPr>
          <w:spacing w:val="-3"/>
          <w:lang w:val="en-US"/>
        </w:rPr>
        <w:t xml:space="preserve"> model, the solid and gaseous phases are disposed in parallel. The </w:t>
      </w:r>
      <w:r w:rsidR="00996218" w:rsidRPr="00D174EE">
        <w:rPr>
          <w:spacing w:val="-3"/>
          <w:lang w:val="en-US"/>
        </w:rPr>
        <w:t>isostress (</w:t>
      </w:r>
      <w:r w:rsidR="00A336F9" w:rsidRPr="00D174EE">
        <w:rPr>
          <w:spacing w:val="-3"/>
          <w:lang w:val="en-US"/>
        </w:rPr>
        <w:t>series</w:t>
      </w:r>
      <w:r w:rsidR="00996218" w:rsidRPr="00D174EE">
        <w:rPr>
          <w:spacing w:val="-3"/>
          <w:lang w:val="en-US"/>
        </w:rPr>
        <w:t>)</w:t>
      </w:r>
      <w:r w:rsidR="00A336F9" w:rsidRPr="00D174EE">
        <w:rPr>
          <w:spacing w:val="-3"/>
          <w:lang w:val="en-US"/>
        </w:rPr>
        <w:t xml:space="preserve"> </w:t>
      </w:r>
      <w:r w:rsidR="003868DF" w:rsidRPr="00D174EE">
        <w:rPr>
          <w:spacing w:val="-3"/>
          <w:lang w:val="en-US"/>
        </w:rPr>
        <w:t>model considers that phases are arranged in series. García-Payo and Izquierdo-Gil (2004) recommend</w:t>
      </w:r>
      <w:ins w:id="489" w:author="Kleber Marques Lisboa" w:date="2023-10-25T07:58:00Z">
        <w:r w:rsidR="00D95880">
          <w:rPr>
            <w:spacing w:val="-3"/>
            <w:lang w:val="en-US"/>
          </w:rPr>
          <w:t xml:space="preserve"> that</w:t>
        </w:r>
      </w:ins>
      <w:r w:rsidR="003868DF" w:rsidRPr="00D174EE">
        <w:rPr>
          <w:spacing w:val="-3"/>
          <w:lang w:val="en-US"/>
        </w:rPr>
        <w:t>, for porous media with porosity greater than 0.6, the Maxwell I thermal conductivity model</w:t>
      </w:r>
      <w:ins w:id="490" w:author="Kleber Marques Lisboa" w:date="2023-10-25T07:58:00Z">
        <w:r w:rsidR="00D95880">
          <w:rPr>
            <w:spacing w:val="-3"/>
            <w:lang w:val="en-US"/>
          </w:rPr>
          <w:t xml:space="preserve"> be used</w:t>
        </w:r>
      </w:ins>
      <w:r w:rsidR="003868DF" w:rsidRPr="00D174EE">
        <w:rPr>
          <w:spacing w:val="-3"/>
          <w:lang w:val="en-US"/>
        </w:rPr>
        <w:t>, which considers that the polymeric matrix can be thought of as a random distribution of solid particles that do not interact themselves in a homogeneous medium (air)</w:t>
      </w:r>
      <w:r w:rsidR="00C60040" w:rsidRPr="00D174EE">
        <w:rPr>
          <w:spacing w:val="-3"/>
          <w:lang w:val="en-US"/>
        </w:rPr>
        <w:t>.</w:t>
      </w:r>
      <w:r w:rsidR="005F5621">
        <w:rPr>
          <w:spacing w:val="-3"/>
          <w:lang w:val="en-US"/>
        </w:rPr>
        <w:t xml:space="preserve"> </w:t>
      </w:r>
      <w:r w:rsidR="00A336F9" w:rsidRPr="00D174EE">
        <w:rPr>
          <w:spacing w:val="-3"/>
          <w:lang w:val="en-US"/>
        </w:rPr>
        <w:t>These models are mathematically described</w:t>
      </w:r>
      <w:r w:rsidR="009C5959" w:rsidRPr="00D174EE">
        <w:rPr>
          <w:spacing w:val="-3"/>
          <w:lang w:val="en-US"/>
        </w:rPr>
        <w:t xml:space="preserve"> in terms of the solid matrix, </w:t>
      </w:r>
      <m:oMath>
        <m:sSub>
          <m:sSubPr>
            <m:ctrlPr>
              <w:rPr>
                <w:rFonts w:ascii="Cambria Math" w:hAnsi="Cambria Math"/>
                <w:i/>
                <w:spacing w:val="-3"/>
                <w:lang w:val="en-US"/>
              </w:rPr>
            </m:ctrlPr>
          </m:sSubPr>
          <m:e>
            <m:r>
              <w:rPr>
                <w:rFonts w:ascii="Cambria Math" w:hAnsi="Cambria Math"/>
                <w:spacing w:val="-3"/>
                <w:lang w:val="en-US"/>
              </w:rPr>
              <m:t>k</m:t>
            </m:r>
          </m:e>
          <m:sub>
            <m:r>
              <w:rPr>
                <w:rFonts w:ascii="Cambria Math" w:hAnsi="Cambria Math"/>
                <w:spacing w:val="-3"/>
                <w:lang w:val="en-US"/>
              </w:rPr>
              <m:t>s</m:t>
            </m:r>
          </m:sub>
        </m:sSub>
      </m:oMath>
      <w:r w:rsidR="009C5959" w:rsidRPr="00D174EE">
        <w:rPr>
          <w:spacing w:val="-3"/>
          <w:lang w:val="en-US"/>
        </w:rPr>
        <w:t xml:space="preserve">, and </w:t>
      </w:r>
      <w:r w:rsidR="00996218" w:rsidRPr="00D174EE">
        <w:rPr>
          <w:spacing w:val="-3"/>
          <w:lang w:val="en-US"/>
        </w:rPr>
        <w:t>fluid/</w:t>
      </w:r>
      <w:r w:rsidR="009C5959" w:rsidRPr="00D174EE">
        <w:rPr>
          <w:spacing w:val="-3"/>
          <w:lang w:val="en-US"/>
        </w:rPr>
        <w:t xml:space="preserve">gaseous, </w:t>
      </w:r>
      <m:oMath>
        <m:sSub>
          <m:sSubPr>
            <m:ctrlPr>
              <w:rPr>
                <w:rFonts w:ascii="Cambria Math" w:hAnsi="Cambria Math"/>
                <w:i/>
                <w:spacing w:val="-3"/>
                <w:lang w:val="en-US"/>
              </w:rPr>
            </m:ctrlPr>
          </m:sSubPr>
          <m:e>
            <m:r>
              <w:rPr>
                <w:rFonts w:ascii="Cambria Math" w:hAnsi="Cambria Math"/>
                <w:spacing w:val="-3"/>
                <w:lang w:val="en-US"/>
              </w:rPr>
              <m:t>k</m:t>
            </m:r>
          </m:e>
          <m:sub>
            <m:r>
              <w:rPr>
                <w:rFonts w:ascii="Cambria Math" w:hAnsi="Cambria Math"/>
                <w:spacing w:val="-3"/>
                <w:lang w:val="en-US"/>
              </w:rPr>
              <m:t>f</m:t>
            </m:r>
          </m:sub>
        </m:sSub>
      </m:oMath>
      <w:r w:rsidR="009C5959" w:rsidRPr="00D174EE">
        <w:rPr>
          <w:spacing w:val="-3"/>
          <w:lang w:val="en-US"/>
        </w:rPr>
        <w:t>, conductivities,</w:t>
      </w:r>
      <w:r w:rsidR="00A336F9" w:rsidRPr="00D174EE">
        <w:rPr>
          <w:spacing w:val="-3"/>
          <w:lang w:val="en-US"/>
        </w:rPr>
        <w:t xml:space="preserve"> as:</w:t>
      </w:r>
    </w:p>
    <w:p w14:paraId="7144267E" w14:textId="77777777" w:rsidR="00A336F9" w:rsidRPr="00D174EE" w:rsidRDefault="00A336F9">
      <w:pPr>
        <w:tabs>
          <w:tab w:val="left" w:pos="3014"/>
        </w:tabs>
        <w:spacing w:after="0"/>
        <w:rPr>
          <w:spacing w:val="-3"/>
          <w:lang w:val="en-US"/>
        </w:rPr>
        <w:pPrChange w:id="491" w:author="Kleber Marques Lisboa" w:date="2023-10-24T09:41:00Z">
          <w:pPr>
            <w:tabs>
              <w:tab w:val="left" w:pos="3014"/>
            </w:tabs>
            <w:spacing w:after="0" w:line="240" w:lineRule="auto"/>
          </w:pPr>
        </w:pPrChange>
      </w:pPr>
    </w:p>
    <w:tbl>
      <w:tblPr>
        <w:tblW w:w="9356" w:type="dxa"/>
        <w:tblLook w:val="04A0" w:firstRow="1" w:lastRow="0" w:firstColumn="1" w:lastColumn="0" w:noHBand="0" w:noVBand="1"/>
      </w:tblPr>
      <w:tblGrid>
        <w:gridCol w:w="8080"/>
        <w:gridCol w:w="1276"/>
      </w:tblGrid>
      <w:tr w:rsidR="00A336F9" w:rsidRPr="00D174EE" w14:paraId="3AD41785" w14:textId="77777777" w:rsidTr="00641CB4">
        <w:trPr>
          <w:trHeight w:val="567"/>
        </w:trPr>
        <w:tc>
          <w:tcPr>
            <w:tcW w:w="8080" w:type="dxa"/>
            <w:vAlign w:val="center"/>
          </w:tcPr>
          <w:commentRangeStart w:id="492"/>
          <w:p w14:paraId="5E8590CE" w14:textId="77777777" w:rsidR="00A336F9" w:rsidRPr="00D174EE" w:rsidRDefault="00A336F9">
            <w:pPr>
              <w:tabs>
                <w:tab w:val="left" w:pos="4011"/>
                <w:tab w:val="right" w:pos="7440"/>
              </w:tabs>
              <w:spacing w:after="0"/>
              <w:jc w:val="left"/>
              <w:rPr>
                <w:lang w:val="en-US"/>
              </w:rPr>
              <w:pPrChange w:id="493" w:author="Kleber Marques Lisboa" w:date="2023-10-24T09:41:00Z">
                <w:pPr>
                  <w:tabs>
                    <w:tab w:val="left" w:pos="4011"/>
                    <w:tab w:val="right" w:pos="7440"/>
                  </w:tabs>
                  <w:spacing w:after="0" w:line="240" w:lineRule="auto"/>
                  <w:jc w:val="left"/>
                </w:pPr>
              </w:pPrChange>
            </w:pPr>
            <w:r w:rsidRPr="00D174EE">
              <w:rPr>
                <w:position w:val="-16"/>
              </w:rPr>
              <w:object w:dxaOrig="2460" w:dyaOrig="420" w14:anchorId="06673E80">
                <v:shape id="_x0000_i1086" type="#_x0000_t75" style="width:122.75pt;height:23.15pt" o:ole="">
                  <v:imagedata r:id="rId137" o:title=""/>
                </v:shape>
                <o:OLEObject Type="Embed" ProgID="Equation.DSMT4" ShapeID="_x0000_i1086" DrawAspect="Content" ObjectID="_1845640492" r:id="rId138"/>
              </w:object>
            </w:r>
            <w:r w:rsidRPr="00D174EE">
              <w:rPr>
                <w:lang w:val="en-US"/>
              </w:rPr>
              <w:t xml:space="preserve"> </w:t>
            </w:r>
            <w:r w:rsidR="009C5959" w:rsidRPr="00D174EE">
              <w:rPr>
                <w:lang w:val="en-US"/>
              </w:rPr>
              <w:t xml:space="preserve"> ,</w:t>
            </w:r>
            <w:r w:rsidR="009C5959" w:rsidRPr="00D174EE">
              <w:rPr>
                <w:lang w:val="en-US"/>
              </w:rPr>
              <w:tab/>
              <w:t>parallel model</w:t>
            </w:r>
          </w:p>
        </w:tc>
        <w:tc>
          <w:tcPr>
            <w:tcW w:w="1276" w:type="dxa"/>
            <w:vAlign w:val="center"/>
          </w:tcPr>
          <w:p w14:paraId="4511115E" w14:textId="77777777" w:rsidR="00A336F9" w:rsidRPr="00D174EE" w:rsidRDefault="00A336F9">
            <w:pPr>
              <w:spacing w:after="0"/>
              <w:ind w:firstLine="0"/>
              <w:jc w:val="right"/>
              <w:rPr>
                <w:lang w:val="en-US"/>
              </w:rPr>
              <w:pPrChange w:id="494" w:author="Kleber Marques Lisboa" w:date="2023-10-24T09:41:00Z">
                <w:pPr>
                  <w:spacing w:after="0" w:line="240" w:lineRule="auto"/>
                  <w:ind w:firstLine="0"/>
                  <w:jc w:val="right"/>
                </w:pPr>
              </w:pPrChange>
            </w:pPr>
            <w:r w:rsidRPr="00D174EE">
              <w:rPr>
                <w:lang w:val="en-US"/>
              </w:rPr>
              <w:t>(</w:t>
            </w:r>
            <w:r w:rsidR="009A0B08" w:rsidRPr="00D174EE">
              <w:rPr>
                <w:lang w:val="en-US"/>
              </w:rPr>
              <w:t>6</w:t>
            </w:r>
            <w:r w:rsidR="000C43AF" w:rsidRPr="00D174EE">
              <w:rPr>
                <w:lang w:val="en-US"/>
              </w:rPr>
              <w:t>3</w:t>
            </w:r>
            <w:r w:rsidRPr="00D174EE">
              <w:rPr>
                <w:lang w:val="en-US"/>
              </w:rPr>
              <w:t>)</w:t>
            </w:r>
          </w:p>
        </w:tc>
      </w:tr>
      <w:tr w:rsidR="00A336F9" w:rsidRPr="00D174EE" w14:paraId="02BB95BE" w14:textId="77777777" w:rsidTr="00641CB4">
        <w:trPr>
          <w:trHeight w:val="567"/>
        </w:trPr>
        <w:tc>
          <w:tcPr>
            <w:tcW w:w="8080" w:type="dxa"/>
            <w:vAlign w:val="center"/>
          </w:tcPr>
          <w:p w14:paraId="75971105" w14:textId="77777777" w:rsidR="00A336F9" w:rsidRPr="00D174EE" w:rsidRDefault="009A0B08">
            <w:pPr>
              <w:tabs>
                <w:tab w:val="left" w:pos="4011"/>
                <w:tab w:val="right" w:pos="7440"/>
              </w:tabs>
              <w:jc w:val="left"/>
              <w:rPr>
                <w:lang w:val="en-US"/>
              </w:rPr>
              <w:pPrChange w:id="495" w:author="Kleber Marques Lisboa" w:date="2023-10-24T09:41:00Z">
                <w:pPr>
                  <w:tabs>
                    <w:tab w:val="left" w:pos="4011"/>
                    <w:tab w:val="right" w:pos="7440"/>
                  </w:tabs>
                  <w:spacing w:line="240" w:lineRule="auto"/>
                  <w:jc w:val="left"/>
                </w:pPr>
              </w:pPrChange>
            </w:pPr>
            <w:r w:rsidRPr="00D174EE">
              <w:rPr>
                <w:position w:val="-32"/>
              </w:rPr>
              <w:object w:dxaOrig="2520" w:dyaOrig="840" w14:anchorId="41D578E9">
                <v:shape id="_x0000_i1087" type="#_x0000_t75" style="width:126.5pt;height:44.45pt" o:ole="">
                  <v:imagedata r:id="rId139" o:title=""/>
                </v:shape>
                <o:OLEObject Type="Embed" ProgID="Equation.DSMT4" ShapeID="_x0000_i1087" DrawAspect="Content" ObjectID="_1845640493" r:id="rId140"/>
              </w:object>
            </w:r>
            <w:r w:rsidR="009C5959" w:rsidRPr="00D174EE">
              <w:t>,</w:t>
            </w:r>
            <w:r w:rsidR="009C5959" w:rsidRPr="00D174EE">
              <w:tab/>
              <w:t>series model</w:t>
            </w:r>
          </w:p>
        </w:tc>
        <w:tc>
          <w:tcPr>
            <w:tcW w:w="1276" w:type="dxa"/>
            <w:vAlign w:val="center"/>
          </w:tcPr>
          <w:p w14:paraId="3F74E680" w14:textId="77777777" w:rsidR="00A336F9" w:rsidRPr="00D174EE" w:rsidRDefault="00A336F9">
            <w:pPr>
              <w:ind w:firstLine="0"/>
              <w:jc w:val="right"/>
              <w:rPr>
                <w:lang w:val="en-US"/>
              </w:rPr>
              <w:pPrChange w:id="496" w:author="Kleber Marques Lisboa" w:date="2023-10-24T09:41:00Z">
                <w:pPr>
                  <w:spacing w:line="240" w:lineRule="auto"/>
                  <w:ind w:firstLine="0"/>
                  <w:jc w:val="right"/>
                </w:pPr>
              </w:pPrChange>
            </w:pPr>
            <w:r w:rsidRPr="00D174EE">
              <w:rPr>
                <w:lang w:val="en-US"/>
              </w:rPr>
              <w:t>(</w:t>
            </w:r>
            <w:r w:rsidR="009A0B08" w:rsidRPr="00D174EE">
              <w:rPr>
                <w:lang w:val="en-US"/>
              </w:rPr>
              <w:t>6</w:t>
            </w:r>
            <w:r w:rsidR="000C43AF" w:rsidRPr="00D174EE">
              <w:rPr>
                <w:lang w:val="en-US"/>
              </w:rPr>
              <w:t>4</w:t>
            </w:r>
            <w:r w:rsidRPr="00D174EE">
              <w:rPr>
                <w:lang w:val="en-US"/>
              </w:rPr>
              <w:t>)</w:t>
            </w:r>
          </w:p>
        </w:tc>
      </w:tr>
      <w:tr w:rsidR="00A336F9" w:rsidRPr="008B6A89" w14:paraId="549DB8AE" w14:textId="77777777" w:rsidTr="00641CB4">
        <w:trPr>
          <w:trHeight w:val="567"/>
        </w:trPr>
        <w:tc>
          <w:tcPr>
            <w:tcW w:w="8080" w:type="dxa"/>
            <w:vAlign w:val="center"/>
          </w:tcPr>
          <w:p w14:paraId="716C5A4F" w14:textId="77777777" w:rsidR="00A336F9" w:rsidRPr="00D174EE" w:rsidRDefault="009C5959">
            <w:pPr>
              <w:tabs>
                <w:tab w:val="left" w:pos="3869"/>
                <w:tab w:val="left" w:pos="6137"/>
              </w:tabs>
              <w:spacing w:after="0"/>
              <w:jc w:val="left"/>
              <w:rPr>
                <w:lang w:val="en-US"/>
              </w:rPr>
              <w:pPrChange w:id="497" w:author="Kleber Marques Lisboa" w:date="2023-10-24T09:41:00Z">
                <w:pPr>
                  <w:tabs>
                    <w:tab w:val="left" w:pos="3869"/>
                    <w:tab w:val="left" w:pos="6137"/>
                  </w:tabs>
                  <w:spacing w:after="0" w:line="240" w:lineRule="auto"/>
                  <w:jc w:val="left"/>
                </w:pPr>
              </w:pPrChange>
            </w:pPr>
            <w:r w:rsidRPr="00D174EE">
              <w:rPr>
                <w:position w:val="-34"/>
              </w:rPr>
              <w:object w:dxaOrig="2780" w:dyaOrig="780" w14:anchorId="358C5644">
                <v:shape id="_x0000_i1088" type="#_x0000_t75" style="width:143.3pt;height:41.95pt" o:ole="">
                  <v:imagedata r:id="rId141" o:title=""/>
                </v:shape>
                <o:OLEObject Type="Embed" ProgID="Equation.DSMT4" ShapeID="_x0000_i1088" DrawAspect="Content" ObjectID="_1845640494" r:id="rId142"/>
              </w:object>
            </w:r>
            <w:r w:rsidR="00A336F9" w:rsidRPr="00D174EE">
              <w:t xml:space="preserve"> </w:t>
            </w:r>
            <w:r w:rsidR="00A336F9" w:rsidRPr="00D174EE">
              <w:rPr>
                <w:lang w:val="en-US"/>
              </w:rPr>
              <w:t>,</w:t>
            </w:r>
            <w:r w:rsidR="00A336F9" w:rsidRPr="00D174EE">
              <w:rPr>
                <w:lang w:val="en-US"/>
              </w:rPr>
              <w:tab/>
            </w:r>
            <w:r w:rsidR="009A0B08" w:rsidRPr="00D174EE">
              <w:rPr>
                <w:position w:val="-36"/>
              </w:rPr>
              <w:object w:dxaOrig="1719" w:dyaOrig="800" w14:anchorId="63D63D73">
                <v:shape id="_x0000_i1089" type="#_x0000_t75" style="width:87.05pt;height:40.7pt" o:ole="">
                  <v:imagedata r:id="rId143" o:title=""/>
                </v:shape>
                <o:OLEObject Type="Embed" ProgID="Equation.DSMT4" ShapeID="_x0000_i1089" DrawAspect="Content" ObjectID="_1845640495" r:id="rId144"/>
              </w:object>
            </w:r>
            <w:r w:rsidRPr="00D174EE">
              <w:t xml:space="preserve"> ,</w:t>
            </w:r>
            <w:r w:rsidRPr="00D174EE">
              <w:tab/>
              <w:t>Maxwell I model</w:t>
            </w:r>
          </w:p>
        </w:tc>
        <w:tc>
          <w:tcPr>
            <w:tcW w:w="1276" w:type="dxa"/>
            <w:vAlign w:val="center"/>
          </w:tcPr>
          <w:p w14:paraId="64D1830F" w14:textId="77777777" w:rsidR="00A336F9" w:rsidRPr="00D174EE" w:rsidRDefault="00A336F9">
            <w:pPr>
              <w:spacing w:after="0"/>
              <w:ind w:firstLine="0"/>
              <w:jc w:val="right"/>
              <w:rPr>
                <w:lang w:val="en-US"/>
              </w:rPr>
              <w:pPrChange w:id="498" w:author="Kleber Marques Lisboa" w:date="2023-10-24T09:41:00Z">
                <w:pPr>
                  <w:spacing w:after="0" w:line="240" w:lineRule="auto"/>
                  <w:ind w:firstLine="0"/>
                  <w:jc w:val="right"/>
                </w:pPr>
              </w:pPrChange>
            </w:pPr>
            <w:r w:rsidRPr="00D174EE">
              <w:rPr>
                <w:lang w:val="en-US"/>
              </w:rPr>
              <w:t>(</w:t>
            </w:r>
            <w:r w:rsidR="009A0B08" w:rsidRPr="00D174EE">
              <w:rPr>
                <w:lang w:val="en-US"/>
              </w:rPr>
              <w:t>6</w:t>
            </w:r>
            <w:r w:rsidR="000C43AF" w:rsidRPr="00D174EE">
              <w:rPr>
                <w:lang w:val="en-US"/>
              </w:rPr>
              <w:t>5</w:t>
            </w:r>
            <w:r w:rsidR="00D85B69" w:rsidRPr="00D174EE">
              <w:rPr>
                <w:lang w:val="en-US"/>
              </w:rPr>
              <w:t xml:space="preserve">, </w:t>
            </w:r>
            <w:r w:rsidR="009A0B08" w:rsidRPr="00D174EE">
              <w:rPr>
                <w:lang w:val="en-US"/>
              </w:rPr>
              <w:t>6</w:t>
            </w:r>
            <w:r w:rsidR="000C43AF" w:rsidRPr="00D174EE">
              <w:rPr>
                <w:lang w:val="en-US"/>
              </w:rPr>
              <w:t>6</w:t>
            </w:r>
            <w:r w:rsidRPr="00D174EE">
              <w:rPr>
                <w:lang w:val="en-US"/>
              </w:rPr>
              <w:t>)</w:t>
            </w:r>
          </w:p>
        </w:tc>
      </w:tr>
    </w:tbl>
    <w:p w14:paraId="41C2CA12" w14:textId="3D416F6B" w:rsidR="00722D4E" w:rsidRPr="00D174EE" w:rsidDel="00D95880" w:rsidRDefault="00722D4E">
      <w:pPr>
        <w:ind w:firstLine="0"/>
        <w:rPr>
          <w:del w:id="499" w:author="Kleber Marques Lisboa" w:date="2023-10-25T07:59:00Z"/>
          <w:spacing w:val="-3"/>
          <w:lang w:val="en-US"/>
        </w:rPr>
        <w:pPrChange w:id="500" w:author="Kleber Marques Lisboa" w:date="2023-10-25T07:59:00Z">
          <w:pPr>
            <w:ind w:firstLine="720"/>
          </w:pPr>
        </w:pPrChange>
      </w:pPr>
      <w:commentRangeStart w:id="501"/>
      <w:del w:id="502" w:author="Kleber Marques Lisboa" w:date="2023-10-25T07:59:00Z">
        <w:r w:rsidRPr="00D174EE" w:rsidDel="00D95880">
          <w:rPr>
            <w:spacing w:val="-3"/>
            <w:lang w:val="en-US"/>
          </w:rPr>
          <w:delText>For a more detailed discussion about the applicability of effective thermal conductivity models one can refer</w:delText>
        </w:r>
        <w:r w:rsidR="001F4691" w:rsidRPr="00D174EE" w:rsidDel="00D95880">
          <w:rPr>
            <w:spacing w:val="-3"/>
            <w:lang w:val="en-US"/>
          </w:rPr>
          <w:delText>s</w:delText>
        </w:r>
        <w:r w:rsidRPr="00D174EE" w:rsidDel="00D95880">
          <w:rPr>
            <w:spacing w:val="-3"/>
            <w:lang w:val="en-US"/>
          </w:rPr>
          <w:delText xml:space="preserve"> to </w:delText>
        </w:r>
        <w:r w:rsidRPr="00D174EE" w:rsidDel="00D95880">
          <w:rPr>
            <w:lang w:val="en-US"/>
          </w:rPr>
          <w:delText xml:space="preserve">Phattaranawick </w:delText>
        </w:r>
        <w:r w:rsidRPr="00D174EE" w:rsidDel="00D95880">
          <w:rPr>
            <w:i/>
            <w:iCs/>
            <w:lang w:val="en-US"/>
          </w:rPr>
          <w:delText>et al</w:delText>
        </w:r>
        <w:r w:rsidRPr="00D174EE" w:rsidDel="00D95880">
          <w:rPr>
            <w:lang w:val="en-US"/>
          </w:rPr>
          <w:delText>. (2003)</w:delText>
        </w:r>
        <w:r w:rsidR="00D174EE" w:rsidRPr="00D174EE" w:rsidDel="00D95880">
          <w:rPr>
            <w:lang w:val="en-US"/>
          </w:rPr>
          <w:delText xml:space="preserve">, </w:delText>
        </w:r>
        <w:r w:rsidRPr="00D174EE" w:rsidDel="00D95880">
          <w:rPr>
            <w:lang w:val="en-US"/>
          </w:rPr>
          <w:delText xml:space="preserve">Ismail </w:delText>
        </w:r>
        <w:r w:rsidRPr="00D174EE" w:rsidDel="00D95880">
          <w:rPr>
            <w:i/>
            <w:iCs/>
            <w:lang w:val="en-US"/>
          </w:rPr>
          <w:delText>et al</w:delText>
        </w:r>
        <w:r w:rsidRPr="00D174EE" w:rsidDel="00D95880">
          <w:rPr>
            <w:lang w:val="en-US"/>
          </w:rPr>
          <w:delText>. (2021)</w:delText>
        </w:r>
        <w:r w:rsidR="00D174EE" w:rsidRPr="00D174EE" w:rsidDel="00D95880">
          <w:rPr>
            <w:lang w:val="en-US"/>
          </w:rPr>
          <w:delText xml:space="preserve"> and Curcino </w:delText>
        </w:r>
        <w:r w:rsidR="00D174EE" w:rsidRPr="00D174EE" w:rsidDel="00D95880">
          <w:rPr>
            <w:i/>
            <w:iCs/>
            <w:lang w:val="en-US"/>
          </w:rPr>
          <w:delText>et al</w:delText>
        </w:r>
        <w:r w:rsidR="00D174EE" w:rsidRPr="00D174EE" w:rsidDel="00D95880">
          <w:rPr>
            <w:lang w:val="en-US"/>
          </w:rPr>
          <w:delText>. (2022)</w:delText>
        </w:r>
        <w:r w:rsidRPr="00D174EE" w:rsidDel="00D95880">
          <w:rPr>
            <w:lang w:val="en-US"/>
          </w:rPr>
          <w:delText>, among others.</w:delText>
        </w:r>
        <w:commentRangeEnd w:id="492"/>
        <w:r w:rsidR="00D95880" w:rsidRPr="00D174EE" w:rsidDel="00D95880">
          <w:rPr>
            <w:rStyle w:val="Refdecomentrio"/>
            <w:spacing w:val="-3"/>
            <w:sz w:val="24"/>
            <w:szCs w:val="24"/>
            <w:lang w:val="en-US"/>
          </w:rPr>
          <w:commentReference w:id="492"/>
        </w:r>
        <w:commentRangeEnd w:id="501"/>
        <w:r w:rsidR="00D95880" w:rsidRPr="00D174EE" w:rsidDel="00D95880">
          <w:rPr>
            <w:rStyle w:val="Refdecomentrio"/>
            <w:spacing w:val="-3"/>
            <w:sz w:val="24"/>
            <w:szCs w:val="24"/>
            <w:lang w:val="en-US"/>
          </w:rPr>
          <w:commentReference w:id="501"/>
        </w:r>
      </w:del>
    </w:p>
    <w:p w14:paraId="68CEECBA" w14:textId="6C1A8CA6" w:rsidR="00C25746" w:rsidRDefault="006E5F87">
      <w:pPr>
        <w:ind w:firstLine="720"/>
        <w:rPr>
          <w:spacing w:val="-3"/>
          <w:lang w:val="en-US"/>
        </w:rPr>
        <w:pPrChange w:id="503" w:author="Kleber Marques Lisboa" w:date="2023-10-25T08:00:00Z">
          <w:pPr>
            <w:spacing w:before="120" w:after="0"/>
            <w:ind w:firstLine="720"/>
          </w:pPr>
        </w:pPrChange>
      </w:pPr>
      <w:r w:rsidRPr="00403B5E">
        <w:rPr>
          <w:spacing w:val="-3"/>
          <w:lang w:val="en-US"/>
        </w:rPr>
        <w:t xml:space="preserve">Additionally, the way as pores </w:t>
      </w:r>
      <w:del w:id="504" w:author="Kleber Marques Lisboa" w:date="2023-10-25T08:01:00Z">
        <w:r w:rsidRPr="00403B5E" w:rsidDel="00392103">
          <w:rPr>
            <w:spacing w:val="-3"/>
            <w:lang w:val="en-US"/>
          </w:rPr>
          <w:delText>(</w:delText>
        </w:r>
      </w:del>
      <w:r w:rsidRPr="00403B5E">
        <w:rPr>
          <w:spacing w:val="-3"/>
          <w:lang w:val="en-US"/>
        </w:rPr>
        <w:t>and the solid matrix</w:t>
      </w:r>
      <w:del w:id="505" w:author="Kleber Marques Lisboa" w:date="2023-10-25T08:01:00Z">
        <w:r w:rsidRPr="00403B5E" w:rsidDel="00392103">
          <w:rPr>
            <w:spacing w:val="-3"/>
            <w:lang w:val="en-US"/>
          </w:rPr>
          <w:delText>)</w:delText>
        </w:r>
      </w:del>
      <w:r w:rsidRPr="00403B5E">
        <w:rPr>
          <w:spacing w:val="-3"/>
          <w:lang w:val="en-US"/>
        </w:rPr>
        <w:t xml:space="preserve"> are distributed inside </w:t>
      </w:r>
      <w:del w:id="506" w:author="Kleber Marques Lisboa" w:date="2023-10-25T08:00:00Z">
        <w:r w:rsidRPr="00403B5E" w:rsidDel="00392103">
          <w:rPr>
            <w:spacing w:val="-3"/>
            <w:lang w:val="en-US"/>
          </w:rPr>
          <w:delText>a porous medium</w:delText>
        </w:r>
        <w:r w:rsidR="00851D18" w:rsidRPr="00403B5E" w:rsidDel="00392103">
          <w:rPr>
            <w:spacing w:val="-3"/>
            <w:lang w:val="en-US"/>
          </w:rPr>
          <w:delText xml:space="preserve"> </w:delText>
        </w:r>
        <w:r w:rsidR="00D406E4" w:rsidRPr="00403B5E" w:rsidDel="00392103">
          <w:rPr>
            <w:spacing w:val="-3"/>
            <w:lang w:val="en-US"/>
          </w:rPr>
          <w:delText>(membrane)</w:delText>
        </w:r>
      </w:del>
      <w:ins w:id="507" w:author="Kleber Marques Lisboa" w:date="2023-10-25T08:00:00Z">
        <w:r w:rsidR="00392103">
          <w:rPr>
            <w:spacing w:val="-3"/>
            <w:lang w:val="en-US"/>
          </w:rPr>
          <w:t>the membrane</w:t>
        </w:r>
      </w:ins>
      <w:r w:rsidR="00D406E4" w:rsidRPr="00403B5E">
        <w:rPr>
          <w:spacing w:val="-3"/>
          <w:lang w:val="en-US"/>
        </w:rPr>
        <w:t xml:space="preserve"> </w:t>
      </w:r>
      <w:r w:rsidRPr="00403B5E">
        <w:rPr>
          <w:spacing w:val="-3"/>
          <w:lang w:val="en-US"/>
        </w:rPr>
        <w:t xml:space="preserve">governs the path for vapor diffusion </w:t>
      </w:r>
      <w:del w:id="508" w:author="Kleber Marques Lisboa" w:date="2023-10-25T08:01:00Z">
        <w:r w:rsidRPr="00403B5E" w:rsidDel="00392103">
          <w:rPr>
            <w:spacing w:val="-3"/>
            <w:lang w:val="en-US"/>
          </w:rPr>
          <w:delText>(</w:delText>
        </w:r>
      </w:del>
      <w:r w:rsidRPr="00403B5E">
        <w:rPr>
          <w:spacing w:val="-3"/>
          <w:lang w:val="en-US"/>
        </w:rPr>
        <w:t>and</w:t>
      </w:r>
      <w:r w:rsidR="00D406E4" w:rsidRPr="00403B5E">
        <w:rPr>
          <w:spacing w:val="-3"/>
          <w:lang w:val="en-US"/>
        </w:rPr>
        <w:t>,</w:t>
      </w:r>
      <w:r w:rsidRPr="00403B5E">
        <w:rPr>
          <w:spacing w:val="-3"/>
          <w:lang w:val="en-US"/>
        </w:rPr>
        <w:t xml:space="preserve"> therefore, its flux</w:t>
      </w:r>
      <w:del w:id="509" w:author="Kleber Marques Lisboa" w:date="2023-10-25T08:01:00Z">
        <w:r w:rsidRPr="00403B5E" w:rsidDel="00392103">
          <w:rPr>
            <w:spacing w:val="-3"/>
            <w:lang w:val="en-US"/>
          </w:rPr>
          <w:delText>)</w:delText>
        </w:r>
      </w:del>
      <w:r w:rsidRPr="00403B5E">
        <w:rPr>
          <w:spacing w:val="-3"/>
          <w:lang w:val="en-US"/>
        </w:rPr>
        <w:t xml:space="preserve">. Hence, </w:t>
      </w:r>
      <w:r w:rsidR="00D85B69" w:rsidRPr="00403B5E">
        <w:rPr>
          <w:spacing w:val="-3"/>
          <w:lang w:val="en-US"/>
        </w:rPr>
        <w:t xml:space="preserve">membrane </w:t>
      </w:r>
      <w:r w:rsidRPr="00403B5E">
        <w:rPr>
          <w:spacing w:val="-3"/>
          <w:lang w:val="en-US"/>
        </w:rPr>
        <w:t>tortuosity, defined as the ratio between the real</w:t>
      </w:r>
      <w:r w:rsidR="00D406E4" w:rsidRPr="00403B5E">
        <w:rPr>
          <w:spacing w:val="-3"/>
          <w:lang w:val="en-US"/>
        </w:rPr>
        <w:t xml:space="preserve"> path for diffusion of a </w:t>
      </w:r>
      <w:commentRangeStart w:id="510"/>
      <w:r w:rsidR="00D406E4" w:rsidRPr="00403B5E">
        <w:rPr>
          <w:spacing w:val="-3"/>
          <w:lang w:val="en-US"/>
        </w:rPr>
        <w:t>specie</w:t>
      </w:r>
      <w:ins w:id="511" w:author="Kleber Marques Lisboa" w:date="2023-10-25T08:01:00Z">
        <w:r w:rsidR="00392103">
          <w:rPr>
            <w:spacing w:val="-3"/>
            <w:lang w:val="en-US"/>
          </w:rPr>
          <w:t>s</w:t>
        </w:r>
      </w:ins>
      <w:commentRangeEnd w:id="510"/>
      <w:ins w:id="512" w:author="Kleber Marques Lisboa" w:date="2023-10-25T08:03:00Z">
        <w:r w:rsidR="00696995" w:rsidRPr="00403B5E">
          <w:rPr>
            <w:rStyle w:val="Refdecomentrio"/>
            <w:spacing w:val="-3"/>
            <w:sz w:val="24"/>
            <w:szCs w:val="24"/>
            <w:lang w:val="en-US"/>
          </w:rPr>
          <w:commentReference w:id="510"/>
        </w:r>
      </w:ins>
      <w:r w:rsidR="00D406E4" w:rsidRPr="00403B5E">
        <w:rPr>
          <w:spacing w:val="-3"/>
          <w:lang w:val="en-US"/>
        </w:rPr>
        <w:t xml:space="preserve"> and the membrane thickness, is a</w:t>
      </w:r>
      <w:ins w:id="513" w:author="Kleber Marques Lisboa" w:date="2023-10-25T08:03:00Z">
        <w:r w:rsidR="00696995">
          <w:rPr>
            <w:spacing w:val="-3"/>
            <w:lang w:val="en-US"/>
          </w:rPr>
          <w:t>n important</w:t>
        </w:r>
      </w:ins>
      <w:r w:rsidR="00D406E4" w:rsidRPr="00403B5E">
        <w:rPr>
          <w:spacing w:val="-3"/>
          <w:lang w:val="en-US"/>
        </w:rPr>
        <w:t xml:space="preserve"> parameter</w:t>
      </w:r>
      <w:del w:id="514" w:author="Kleber Marques Lisboa" w:date="2023-10-25T08:03:00Z">
        <w:r w:rsidR="00D406E4" w:rsidRPr="00403B5E" w:rsidDel="00696995">
          <w:rPr>
            <w:spacing w:val="-3"/>
            <w:lang w:val="en-US"/>
          </w:rPr>
          <w:delText xml:space="preserve"> extremely important</w:delText>
        </w:r>
      </w:del>
      <w:r w:rsidR="00D406E4" w:rsidRPr="00403B5E">
        <w:rPr>
          <w:spacing w:val="-3"/>
          <w:lang w:val="en-US"/>
        </w:rPr>
        <w:t xml:space="preserve"> for</w:t>
      </w:r>
      <w:ins w:id="515" w:author="Kleber Marques Lisboa" w:date="2023-10-25T08:03:00Z">
        <w:r w:rsidR="00696995">
          <w:rPr>
            <w:spacing w:val="-3"/>
            <w:lang w:val="en-US"/>
          </w:rPr>
          <w:t xml:space="preserve"> the</w:t>
        </w:r>
      </w:ins>
      <w:r w:rsidR="00D406E4" w:rsidRPr="00403B5E">
        <w:rPr>
          <w:spacing w:val="-3"/>
          <w:lang w:val="en-US"/>
        </w:rPr>
        <w:t xml:space="preserve"> prediction of the mass flux through </w:t>
      </w:r>
      <w:ins w:id="516" w:author="Kleber Marques Lisboa" w:date="2023-10-25T08:03:00Z">
        <w:r w:rsidR="00696995">
          <w:rPr>
            <w:spacing w:val="-3"/>
            <w:lang w:val="en-US"/>
          </w:rPr>
          <w:t>the</w:t>
        </w:r>
      </w:ins>
      <w:del w:id="517" w:author="Kleber Marques Lisboa" w:date="2023-10-25T08:03:00Z">
        <w:r w:rsidR="00D406E4" w:rsidRPr="00403B5E" w:rsidDel="00696995">
          <w:rPr>
            <w:spacing w:val="-3"/>
            <w:lang w:val="en-US"/>
          </w:rPr>
          <w:delText>a</w:delText>
        </w:r>
      </w:del>
      <w:r w:rsidR="00D406E4" w:rsidRPr="00403B5E">
        <w:rPr>
          <w:spacing w:val="-3"/>
          <w:lang w:val="en-US"/>
        </w:rPr>
        <w:t xml:space="preserve"> membrane.</w:t>
      </w:r>
    </w:p>
    <w:p w14:paraId="655C93C1" w14:textId="77777777" w:rsidR="003B24F4" w:rsidRDefault="007459C7" w:rsidP="00165B87">
      <w:pPr>
        <w:spacing w:before="120" w:after="0"/>
        <w:ind w:firstLine="720"/>
        <w:rPr>
          <w:spacing w:val="-3"/>
          <w:lang w:val="en-US"/>
        </w:rPr>
      </w:pPr>
      <w:commentRangeStart w:id="518"/>
      <w:r w:rsidRPr="00403B5E">
        <w:rPr>
          <w:spacing w:val="-3"/>
          <w:lang w:val="en-US"/>
        </w:rPr>
        <w:t xml:space="preserve">A </w:t>
      </w:r>
      <w:r w:rsidR="00B41EBE" w:rsidRPr="00403B5E">
        <w:rPr>
          <w:spacing w:val="-3"/>
          <w:lang w:val="en-US"/>
        </w:rPr>
        <w:t xml:space="preserve">significant </w:t>
      </w:r>
      <w:r w:rsidRPr="00403B5E">
        <w:rPr>
          <w:spacing w:val="-3"/>
          <w:lang w:val="en-US"/>
        </w:rPr>
        <w:t xml:space="preserve">number of tortuosity models can be found in the literature </w:t>
      </w:r>
      <w:r w:rsidR="00851D18" w:rsidRPr="00403B5E">
        <w:rPr>
          <w:spacing w:val="-3"/>
          <w:lang w:val="en-US"/>
        </w:rPr>
        <w:t>(</w:t>
      </w:r>
      <w:r w:rsidR="00851D18" w:rsidRPr="00403B5E">
        <w:rPr>
          <w:lang w:val="en-US"/>
        </w:rPr>
        <w:t xml:space="preserve">Ghanbarian </w:t>
      </w:r>
      <w:r w:rsidR="00851D18" w:rsidRPr="00403B5E">
        <w:rPr>
          <w:i/>
          <w:iCs/>
          <w:lang w:val="en-US"/>
        </w:rPr>
        <w:t>et al</w:t>
      </w:r>
      <w:r w:rsidR="00851D18" w:rsidRPr="00403B5E">
        <w:rPr>
          <w:lang w:val="en-US"/>
        </w:rPr>
        <w:t>.</w:t>
      </w:r>
      <w:r w:rsidR="00D85B69" w:rsidRPr="00403B5E">
        <w:rPr>
          <w:lang w:val="en-US"/>
        </w:rPr>
        <w:t>,</w:t>
      </w:r>
      <w:r w:rsidR="00851D18" w:rsidRPr="00403B5E">
        <w:rPr>
          <w:lang w:val="en-US"/>
        </w:rPr>
        <w:t xml:space="preserve"> 2013). </w:t>
      </w:r>
      <w:r w:rsidR="00B41EBE" w:rsidRPr="00403B5E">
        <w:rPr>
          <w:lang w:val="en-US"/>
        </w:rPr>
        <w:t xml:space="preserve">Recently, </w:t>
      </w:r>
      <w:r w:rsidR="00851D18" w:rsidRPr="00403B5E">
        <w:rPr>
          <w:spacing w:val="-3"/>
          <w:lang w:val="en-US"/>
        </w:rPr>
        <w:t xml:space="preserve">Kim </w:t>
      </w:r>
      <w:r w:rsidR="00851D18" w:rsidRPr="00403B5E">
        <w:rPr>
          <w:i/>
          <w:iCs/>
          <w:spacing w:val="-3"/>
          <w:lang w:val="en-US"/>
        </w:rPr>
        <w:t>et al</w:t>
      </w:r>
      <w:r w:rsidR="00851D18" w:rsidRPr="00403B5E">
        <w:rPr>
          <w:spacing w:val="-3"/>
          <w:lang w:val="en-US"/>
        </w:rPr>
        <w:t xml:space="preserve">. (2021) </w:t>
      </w:r>
      <w:r w:rsidR="00B41EBE" w:rsidRPr="00403B5E">
        <w:rPr>
          <w:spacing w:val="-3"/>
          <w:lang w:val="en-US"/>
        </w:rPr>
        <w:t>analyzed 11 models of tortuosity</w:t>
      </w:r>
      <w:r w:rsidR="00A920AD" w:rsidRPr="00403B5E">
        <w:rPr>
          <w:spacing w:val="-3"/>
          <w:lang w:val="en-US"/>
        </w:rPr>
        <w:t>:</w:t>
      </w:r>
      <w:r w:rsidR="00851D18" w:rsidRPr="00403B5E">
        <w:rPr>
          <w:spacing w:val="-3"/>
          <w:lang w:val="en-US"/>
        </w:rPr>
        <w:t xml:space="preserve"> </w:t>
      </w:r>
      <w:r w:rsidR="00A920AD" w:rsidRPr="00403B5E">
        <w:rPr>
          <w:spacing w:val="-3"/>
          <w:lang w:val="en-US"/>
        </w:rPr>
        <w:t>e</w:t>
      </w:r>
      <w:r w:rsidR="00B41EBE" w:rsidRPr="00403B5E">
        <w:rPr>
          <w:spacing w:val="-3"/>
          <w:lang w:val="en-US"/>
        </w:rPr>
        <w:t xml:space="preserve">ight </w:t>
      </w:r>
      <w:r w:rsidR="00722D4E" w:rsidRPr="00403B5E">
        <w:rPr>
          <w:spacing w:val="-3"/>
          <w:lang w:val="en-US"/>
        </w:rPr>
        <w:t xml:space="preserve">models </w:t>
      </w:r>
      <w:r w:rsidR="00B41EBE" w:rsidRPr="00403B5E">
        <w:rPr>
          <w:spacing w:val="-3"/>
          <w:lang w:val="en-US"/>
        </w:rPr>
        <w:t xml:space="preserve">are </w:t>
      </w:r>
      <w:r w:rsidR="00347A0C" w:rsidRPr="00403B5E">
        <w:rPr>
          <w:spacing w:val="-3"/>
          <w:lang w:val="en-US"/>
        </w:rPr>
        <w:t xml:space="preserve">supported </w:t>
      </w:r>
      <w:r w:rsidR="00B41EBE" w:rsidRPr="00403B5E">
        <w:rPr>
          <w:spacing w:val="-3"/>
          <w:lang w:val="en-US"/>
        </w:rPr>
        <w:t xml:space="preserve">on geometric hypothesis, </w:t>
      </w:r>
      <w:r w:rsidR="00347A0C" w:rsidRPr="00403B5E">
        <w:rPr>
          <w:spacing w:val="-3"/>
          <w:lang w:val="en-US"/>
        </w:rPr>
        <w:t>based</w:t>
      </w:r>
      <w:r w:rsidR="00B41EBE" w:rsidRPr="00403B5E">
        <w:rPr>
          <w:spacing w:val="-3"/>
          <w:lang w:val="en-US"/>
        </w:rPr>
        <w:t xml:space="preserve"> </w:t>
      </w:r>
      <w:r w:rsidR="00347A0C" w:rsidRPr="00403B5E">
        <w:rPr>
          <w:spacing w:val="-3"/>
          <w:lang w:val="en-US"/>
        </w:rPr>
        <w:t>on the distribution of Euclidian dimensions</w:t>
      </w:r>
      <w:r w:rsidR="002A19F2" w:rsidRPr="00403B5E">
        <w:rPr>
          <w:spacing w:val="-3"/>
          <w:lang w:val="en-US"/>
        </w:rPr>
        <w:t xml:space="preserve"> (</w:t>
      </w:r>
      <w:r w:rsidR="00347A0C" w:rsidRPr="00403B5E">
        <w:rPr>
          <w:spacing w:val="-3"/>
          <w:lang w:val="en-US"/>
        </w:rPr>
        <w:t>cubes, spheres and cylinders</w:t>
      </w:r>
      <w:r w:rsidR="002A19F2" w:rsidRPr="00403B5E">
        <w:rPr>
          <w:spacing w:val="-3"/>
          <w:lang w:val="en-US"/>
        </w:rPr>
        <w:t>)</w:t>
      </w:r>
      <w:r w:rsidR="00347A0C" w:rsidRPr="00403B5E">
        <w:rPr>
          <w:spacing w:val="-3"/>
          <w:lang w:val="en-US"/>
        </w:rPr>
        <w:t xml:space="preserve"> in the porous structure of the membrane</w:t>
      </w:r>
      <w:r w:rsidR="00D85B69" w:rsidRPr="00403B5E">
        <w:rPr>
          <w:spacing w:val="-3"/>
          <w:lang w:val="en-US"/>
        </w:rPr>
        <w:t>;</w:t>
      </w:r>
      <w:r w:rsidR="00347A0C" w:rsidRPr="00403B5E">
        <w:rPr>
          <w:spacing w:val="-3"/>
          <w:lang w:val="en-US"/>
        </w:rPr>
        <w:t xml:space="preserve"> and three models are</w:t>
      </w:r>
      <w:r w:rsidR="002A19F2" w:rsidRPr="00403B5E">
        <w:rPr>
          <w:spacing w:val="-3"/>
          <w:lang w:val="en-US"/>
        </w:rPr>
        <w:t xml:space="preserve"> </w:t>
      </w:r>
      <w:r w:rsidR="00347A0C" w:rsidRPr="00403B5E">
        <w:rPr>
          <w:spacing w:val="-3"/>
          <w:lang w:val="en-US"/>
        </w:rPr>
        <w:t xml:space="preserve">supported on </w:t>
      </w:r>
      <w:r w:rsidR="00C55F9A" w:rsidRPr="00403B5E">
        <w:rPr>
          <w:spacing w:val="-3"/>
          <w:lang w:val="en-US"/>
        </w:rPr>
        <w:t xml:space="preserve">fractal theory of porous medium, which assumes that the fluid molecules diffuse </w:t>
      </w:r>
      <w:r w:rsidR="003B24F4" w:rsidRPr="00403B5E">
        <w:rPr>
          <w:spacing w:val="-3"/>
          <w:lang w:val="en-US"/>
        </w:rPr>
        <w:t>i</w:t>
      </w:r>
      <w:r w:rsidR="00C55F9A" w:rsidRPr="00403B5E">
        <w:rPr>
          <w:spacing w:val="-3"/>
          <w:lang w:val="en-US"/>
        </w:rPr>
        <w:t xml:space="preserve">nside a fractal system. In general, either </w:t>
      </w:r>
      <w:r w:rsidR="003B24F4" w:rsidRPr="00403B5E">
        <w:rPr>
          <w:spacing w:val="-3"/>
          <w:lang w:val="en-US"/>
        </w:rPr>
        <w:t xml:space="preserve">in </w:t>
      </w:r>
      <w:r w:rsidR="00C55F9A" w:rsidRPr="00403B5E">
        <w:rPr>
          <w:spacing w:val="-3"/>
          <w:lang w:val="en-US"/>
        </w:rPr>
        <w:t xml:space="preserve">Euclidian or fractal models, the tortuosity is </w:t>
      </w:r>
      <w:r w:rsidR="002A19F2" w:rsidRPr="00403B5E">
        <w:rPr>
          <w:spacing w:val="-3"/>
          <w:lang w:val="en-US"/>
        </w:rPr>
        <w:t xml:space="preserve">related to the </w:t>
      </w:r>
      <w:r w:rsidR="00C55F9A" w:rsidRPr="00403B5E">
        <w:rPr>
          <w:spacing w:val="-3"/>
          <w:lang w:val="en-US"/>
        </w:rPr>
        <w:t>membrane porosity</w:t>
      </w:r>
      <w:r w:rsidR="001F4691" w:rsidRPr="00403B5E">
        <w:rPr>
          <w:spacing w:val="-3"/>
          <w:lang w:val="en-US"/>
        </w:rPr>
        <w:t>, as for example:</w:t>
      </w:r>
    </w:p>
    <w:p w14:paraId="2B9D3A71" w14:textId="77777777" w:rsidR="00403B5E" w:rsidRPr="00403B5E" w:rsidRDefault="00403B5E">
      <w:pPr>
        <w:spacing w:after="0"/>
        <w:ind w:firstLine="720"/>
        <w:rPr>
          <w:spacing w:val="-3"/>
          <w:lang w:val="en-US"/>
        </w:rPr>
        <w:pPrChange w:id="519" w:author="Kleber Marques Lisboa" w:date="2023-10-24T09:41:00Z">
          <w:pPr>
            <w:spacing w:after="0" w:line="240" w:lineRule="auto"/>
            <w:ind w:firstLine="720"/>
          </w:pPr>
        </w:pPrChange>
      </w:pPr>
    </w:p>
    <w:p w14:paraId="49D7C709" w14:textId="77777777" w:rsidR="00403B5E" w:rsidRPr="00403B5E" w:rsidRDefault="00403B5E">
      <w:pPr>
        <w:tabs>
          <w:tab w:val="left" w:pos="4011"/>
          <w:tab w:val="right" w:pos="7440"/>
        </w:tabs>
        <w:spacing w:before="120"/>
        <w:ind w:firstLine="0"/>
        <w:jc w:val="left"/>
        <w:rPr>
          <w:lang w:val="en-US"/>
        </w:rPr>
        <w:pPrChange w:id="520" w:author="Kleber Marques Lisboa" w:date="2023-10-24T09:41:00Z">
          <w:pPr>
            <w:tabs>
              <w:tab w:val="left" w:pos="4011"/>
              <w:tab w:val="right" w:pos="7440"/>
            </w:tabs>
            <w:spacing w:before="120" w:line="240" w:lineRule="auto"/>
            <w:ind w:firstLine="0"/>
            <w:jc w:val="left"/>
          </w:pPr>
        </w:pPrChange>
      </w:pPr>
      <w:r w:rsidRPr="00403B5E">
        <w:rPr>
          <w:lang w:val="en-US"/>
        </w:rPr>
        <w:t>Geometric (Euclidian) Models:</w:t>
      </w:r>
    </w:p>
    <w:tbl>
      <w:tblPr>
        <w:tblW w:w="9356" w:type="dxa"/>
        <w:tblLook w:val="04A0" w:firstRow="1" w:lastRow="0" w:firstColumn="1" w:lastColumn="0" w:noHBand="0" w:noVBand="1"/>
      </w:tblPr>
      <w:tblGrid>
        <w:gridCol w:w="8080"/>
        <w:gridCol w:w="1276"/>
      </w:tblGrid>
      <w:tr w:rsidR="003B24F4" w:rsidRPr="00403B5E" w14:paraId="1A539C53" w14:textId="77777777" w:rsidTr="00641CB4">
        <w:trPr>
          <w:trHeight w:val="567"/>
        </w:trPr>
        <w:tc>
          <w:tcPr>
            <w:tcW w:w="8080" w:type="dxa"/>
            <w:vAlign w:val="center"/>
          </w:tcPr>
          <w:p w14:paraId="75FB70C5" w14:textId="77777777" w:rsidR="003B24F4" w:rsidRPr="00403B5E" w:rsidRDefault="003B24F4">
            <w:pPr>
              <w:tabs>
                <w:tab w:val="left" w:pos="4011"/>
                <w:tab w:val="right" w:pos="7440"/>
              </w:tabs>
              <w:spacing w:after="0"/>
              <w:jc w:val="left"/>
              <w:rPr>
                <w:lang w:val="en-US"/>
              </w:rPr>
              <w:pPrChange w:id="521" w:author="Kleber Marques Lisboa" w:date="2023-10-24T09:41:00Z">
                <w:pPr>
                  <w:tabs>
                    <w:tab w:val="left" w:pos="4011"/>
                    <w:tab w:val="right" w:pos="7440"/>
                  </w:tabs>
                  <w:spacing w:after="0" w:line="240" w:lineRule="auto"/>
                  <w:jc w:val="left"/>
                </w:pPr>
              </w:pPrChange>
            </w:pPr>
            <w:r w:rsidRPr="00403B5E">
              <w:rPr>
                <w:position w:val="-30"/>
              </w:rPr>
              <w:object w:dxaOrig="1620" w:dyaOrig="820" w14:anchorId="2D00614F">
                <v:shape id="_x0000_i1090" type="#_x0000_t75" style="width:82.6pt;height:41.95pt" o:ole="">
                  <v:imagedata r:id="rId145" o:title=""/>
                </v:shape>
                <o:OLEObject Type="Embed" ProgID="Equation.DSMT4" ShapeID="_x0000_i1090" DrawAspect="Content" ObjectID="_1845640496" r:id="rId146"/>
              </w:object>
            </w:r>
            <w:r w:rsidRPr="00403B5E">
              <w:rPr>
                <w:lang w:val="en-US"/>
              </w:rPr>
              <w:t xml:space="preserve">  ,</w:t>
            </w:r>
            <w:r w:rsidRPr="00403B5E">
              <w:rPr>
                <w:lang w:val="en-US"/>
              </w:rPr>
              <w:tab/>
            </w:r>
            <w:r w:rsidR="001615F8" w:rsidRPr="00403B5E">
              <w:rPr>
                <w:spacing w:val="-3"/>
                <w:lang w:val="en-US"/>
              </w:rPr>
              <w:t>Mackies and Meares (1955)</w:t>
            </w:r>
          </w:p>
        </w:tc>
        <w:tc>
          <w:tcPr>
            <w:tcW w:w="1276" w:type="dxa"/>
            <w:vAlign w:val="center"/>
          </w:tcPr>
          <w:p w14:paraId="4A2220DD" w14:textId="77777777" w:rsidR="003B24F4" w:rsidRPr="00403B5E" w:rsidRDefault="003B24F4">
            <w:pPr>
              <w:spacing w:after="0"/>
              <w:ind w:firstLine="0"/>
              <w:jc w:val="right"/>
              <w:rPr>
                <w:lang w:val="en-US"/>
              </w:rPr>
              <w:pPrChange w:id="522" w:author="Kleber Marques Lisboa" w:date="2023-10-24T09:41:00Z">
                <w:pPr>
                  <w:spacing w:after="0" w:line="240" w:lineRule="auto"/>
                  <w:ind w:firstLine="0"/>
                  <w:jc w:val="right"/>
                </w:pPr>
              </w:pPrChange>
            </w:pPr>
            <w:r w:rsidRPr="00403B5E">
              <w:rPr>
                <w:lang w:val="en-US"/>
              </w:rPr>
              <w:t>(6</w:t>
            </w:r>
            <w:r w:rsidR="000C43AF" w:rsidRPr="00403B5E">
              <w:rPr>
                <w:lang w:val="en-US"/>
              </w:rPr>
              <w:t>7</w:t>
            </w:r>
            <w:r w:rsidRPr="00403B5E">
              <w:rPr>
                <w:lang w:val="en-US"/>
              </w:rPr>
              <w:t>)</w:t>
            </w:r>
          </w:p>
        </w:tc>
      </w:tr>
      <w:tr w:rsidR="003B24F4" w:rsidRPr="00403B5E" w14:paraId="43B9BF95" w14:textId="77777777" w:rsidTr="00641CB4">
        <w:trPr>
          <w:trHeight w:val="567"/>
        </w:trPr>
        <w:tc>
          <w:tcPr>
            <w:tcW w:w="8080" w:type="dxa"/>
            <w:vAlign w:val="center"/>
          </w:tcPr>
          <w:p w14:paraId="14A0CE0F" w14:textId="77777777" w:rsidR="003B24F4" w:rsidRPr="00403B5E" w:rsidRDefault="003B24F4">
            <w:pPr>
              <w:tabs>
                <w:tab w:val="left" w:pos="4011"/>
                <w:tab w:val="right" w:pos="7440"/>
              </w:tabs>
              <w:spacing w:before="120"/>
              <w:jc w:val="left"/>
              <w:rPr>
                <w:lang w:val="en-US"/>
              </w:rPr>
              <w:pPrChange w:id="523" w:author="Kleber Marques Lisboa" w:date="2023-10-24T09:41:00Z">
                <w:pPr>
                  <w:tabs>
                    <w:tab w:val="left" w:pos="4011"/>
                    <w:tab w:val="right" w:pos="7440"/>
                  </w:tabs>
                  <w:spacing w:before="120" w:line="240" w:lineRule="auto"/>
                  <w:jc w:val="left"/>
                </w:pPr>
              </w:pPrChange>
            </w:pPr>
            <w:r w:rsidRPr="00403B5E">
              <w:rPr>
                <w:position w:val="-40"/>
              </w:rPr>
              <w:object w:dxaOrig="2100" w:dyaOrig="800" w14:anchorId="02A1E932">
                <v:shape id="_x0000_i1091" type="#_x0000_t75" style="width:107.1pt;height:40.7pt" o:ole="">
                  <v:imagedata r:id="rId147" o:title=""/>
                </v:shape>
                <o:OLEObject Type="Embed" ProgID="Equation.DSMT4" ShapeID="_x0000_i1091" DrawAspect="Content" ObjectID="_1845640497" r:id="rId148"/>
              </w:object>
            </w:r>
            <w:r w:rsidRPr="00403B5E">
              <w:t>,</w:t>
            </w:r>
            <w:r w:rsidRPr="00403B5E">
              <w:tab/>
            </w:r>
            <w:r w:rsidR="001615F8" w:rsidRPr="00403B5E">
              <w:rPr>
                <w:spacing w:val="-3"/>
              </w:rPr>
              <w:t>Beeckman (1990)</w:t>
            </w:r>
          </w:p>
        </w:tc>
        <w:tc>
          <w:tcPr>
            <w:tcW w:w="1276" w:type="dxa"/>
            <w:vAlign w:val="center"/>
          </w:tcPr>
          <w:p w14:paraId="780DC7DF" w14:textId="77777777" w:rsidR="003B24F4" w:rsidRPr="00403B5E" w:rsidRDefault="003B24F4">
            <w:pPr>
              <w:spacing w:before="120"/>
              <w:ind w:firstLine="0"/>
              <w:jc w:val="right"/>
              <w:rPr>
                <w:lang w:val="en-US"/>
              </w:rPr>
              <w:pPrChange w:id="524" w:author="Kleber Marques Lisboa" w:date="2023-10-24T09:41:00Z">
                <w:pPr>
                  <w:spacing w:before="120" w:line="240" w:lineRule="auto"/>
                  <w:ind w:firstLine="0"/>
                  <w:jc w:val="right"/>
                </w:pPr>
              </w:pPrChange>
            </w:pPr>
            <w:r w:rsidRPr="00403B5E">
              <w:rPr>
                <w:lang w:val="en-US"/>
              </w:rPr>
              <w:t>(6</w:t>
            </w:r>
            <w:r w:rsidR="000C43AF" w:rsidRPr="00403B5E">
              <w:rPr>
                <w:lang w:val="en-US"/>
              </w:rPr>
              <w:t>8</w:t>
            </w:r>
            <w:r w:rsidRPr="00403B5E">
              <w:rPr>
                <w:lang w:val="en-US"/>
              </w:rPr>
              <w:t>)</w:t>
            </w:r>
          </w:p>
        </w:tc>
      </w:tr>
      <w:tr w:rsidR="004E1954" w:rsidRPr="00403B5E" w14:paraId="6A2B5BCC" w14:textId="77777777" w:rsidTr="00722D4E">
        <w:trPr>
          <w:trHeight w:val="567"/>
        </w:trPr>
        <w:tc>
          <w:tcPr>
            <w:tcW w:w="8080" w:type="dxa"/>
            <w:vAlign w:val="center"/>
          </w:tcPr>
          <w:p w14:paraId="47F77D7D" w14:textId="77777777" w:rsidR="00722D4E" w:rsidRPr="00403B5E" w:rsidRDefault="00722D4E">
            <w:pPr>
              <w:tabs>
                <w:tab w:val="left" w:pos="4011"/>
                <w:tab w:val="right" w:pos="7440"/>
              </w:tabs>
              <w:spacing w:after="0"/>
              <w:jc w:val="left"/>
              <w:rPr>
                <w:lang w:val="en-US"/>
              </w:rPr>
              <w:pPrChange w:id="525" w:author="Kleber Marques Lisboa" w:date="2023-10-24T09:41:00Z">
                <w:pPr>
                  <w:tabs>
                    <w:tab w:val="left" w:pos="4011"/>
                    <w:tab w:val="right" w:pos="7440"/>
                  </w:tabs>
                  <w:spacing w:after="0" w:line="240" w:lineRule="auto"/>
                  <w:jc w:val="left"/>
                </w:pPr>
              </w:pPrChange>
            </w:pPr>
          </w:p>
          <w:p w14:paraId="7C95ED63" w14:textId="77777777" w:rsidR="004E1954" w:rsidRPr="00403B5E" w:rsidRDefault="00722D4E">
            <w:pPr>
              <w:tabs>
                <w:tab w:val="left" w:pos="4011"/>
                <w:tab w:val="right" w:pos="7440"/>
              </w:tabs>
              <w:spacing w:before="120"/>
              <w:ind w:firstLine="0"/>
              <w:jc w:val="left"/>
              <w:rPr>
                <w:lang w:val="en-US"/>
              </w:rPr>
              <w:pPrChange w:id="526" w:author="Kleber Marques Lisboa" w:date="2023-10-24T09:41:00Z">
                <w:pPr>
                  <w:tabs>
                    <w:tab w:val="left" w:pos="4011"/>
                    <w:tab w:val="right" w:pos="7440"/>
                  </w:tabs>
                  <w:spacing w:before="120" w:line="240" w:lineRule="auto"/>
                  <w:ind w:firstLine="0"/>
                  <w:jc w:val="left"/>
                </w:pPr>
              </w:pPrChange>
            </w:pPr>
            <w:r w:rsidRPr="00403B5E">
              <w:rPr>
                <w:lang w:val="en-US"/>
              </w:rPr>
              <w:t>Fractal Models:</w:t>
            </w:r>
          </w:p>
        </w:tc>
        <w:tc>
          <w:tcPr>
            <w:tcW w:w="1276" w:type="dxa"/>
            <w:vAlign w:val="center"/>
          </w:tcPr>
          <w:p w14:paraId="1EC0EC06" w14:textId="77777777" w:rsidR="004E1954" w:rsidRPr="00403B5E" w:rsidRDefault="004E1954">
            <w:pPr>
              <w:spacing w:before="120"/>
              <w:ind w:firstLine="0"/>
              <w:jc w:val="right"/>
              <w:rPr>
                <w:lang w:val="en-US"/>
              </w:rPr>
              <w:pPrChange w:id="527" w:author="Kleber Marques Lisboa" w:date="2023-10-24T09:41:00Z">
                <w:pPr>
                  <w:spacing w:before="120" w:line="240" w:lineRule="auto"/>
                  <w:ind w:firstLine="0"/>
                  <w:jc w:val="right"/>
                </w:pPr>
              </w:pPrChange>
            </w:pPr>
          </w:p>
        </w:tc>
      </w:tr>
      <w:tr w:rsidR="003B24F4" w:rsidRPr="00403B5E" w14:paraId="4BDAD882" w14:textId="77777777" w:rsidTr="00641CB4">
        <w:trPr>
          <w:trHeight w:val="567"/>
        </w:trPr>
        <w:tc>
          <w:tcPr>
            <w:tcW w:w="8080" w:type="dxa"/>
            <w:vAlign w:val="center"/>
          </w:tcPr>
          <w:p w14:paraId="1C6D951A" w14:textId="77777777" w:rsidR="003B24F4" w:rsidRPr="00403B5E" w:rsidRDefault="001615F8">
            <w:pPr>
              <w:tabs>
                <w:tab w:val="left" w:pos="4011"/>
                <w:tab w:val="left" w:pos="6137"/>
              </w:tabs>
              <w:spacing w:after="0"/>
              <w:jc w:val="left"/>
              <w:rPr>
                <w:lang w:val="en-US"/>
              </w:rPr>
              <w:pPrChange w:id="528" w:author="Kleber Marques Lisboa" w:date="2023-10-24T09:41:00Z">
                <w:pPr>
                  <w:tabs>
                    <w:tab w:val="left" w:pos="4011"/>
                    <w:tab w:val="left" w:pos="6137"/>
                  </w:tabs>
                  <w:spacing w:after="0" w:line="240" w:lineRule="auto"/>
                  <w:jc w:val="left"/>
                </w:pPr>
              </w:pPrChange>
            </w:pPr>
            <w:r w:rsidRPr="00403B5E">
              <w:rPr>
                <w:position w:val="-30"/>
              </w:rPr>
              <w:object w:dxaOrig="960" w:dyaOrig="700" w14:anchorId="187BE04F">
                <v:shape id="_x0000_i1092" type="#_x0000_t75" style="width:46.95pt;height:36.95pt" o:ole="">
                  <v:imagedata r:id="rId149" o:title=""/>
                </v:shape>
                <o:OLEObject Type="Embed" ProgID="Equation.DSMT4" ShapeID="_x0000_i1092" DrawAspect="Content" ObjectID="_1845640498" r:id="rId150"/>
              </w:object>
            </w:r>
            <w:r w:rsidR="003B24F4" w:rsidRPr="00403B5E">
              <w:t xml:space="preserve"> </w:t>
            </w:r>
            <w:r w:rsidR="003B24F4" w:rsidRPr="00403B5E">
              <w:rPr>
                <w:lang w:val="en-US"/>
              </w:rPr>
              <w:t>,</w:t>
            </w:r>
            <w:r w:rsidR="003B24F4" w:rsidRPr="00403B5E">
              <w:rPr>
                <w:lang w:val="en-US"/>
              </w:rPr>
              <w:tab/>
            </w:r>
            <w:r w:rsidRPr="00403B5E">
              <w:rPr>
                <w:spacing w:val="-3"/>
              </w:rPr>
              <w:t xml:space="preserve">Elias-Kohav </w:t>
            </w:r>
            <w:r w:rsidRPr="00403B5E">
              <w:rPr>
                <w:i/>
                <w:iCs/>
                <w:spacing w:val="-3"/>
              </w:rPr>
              <w:t>et al</w:t>
            </w:r>
            <w:r w:rsidRPr="00403B5E">
              <w:rPr>
                <w:spacing w:val="-3"/>
              </w:rPr>
              <w:t>. (1991)</w:t>
            </w:r>
          </w:p>
        </w:tc>
        <w:tc>
          <w:tcPr>
            <w:tcW w:w="1276" w:type="dxa"/>
            <w:vAlign w:val="center"/>
          </w:tcPr>
          <w:p w14:paraId="32FDC0D1" w14:textId="77777777" w:rsidR="003B24F4" w:rsidRPr="00403B5E" w:rsidRDefault="003B24F4">
            <w:pPr>
              <w:spacing w:after="0"/>
              <w:ind w:firstLine="0"/>
              <w:jc w:val="right"/>
              <w:rPr>
                <w:lang w:val="en-US"/>
              </w:rPr>
              <w:pPrChange w:id="529" w:author="Kleber Marques Lisboa" w:date="2023-10-24T09:41:00Z">
                <w:pPr>
                  <w:spacing w:after="0" w:line="240" w:lineRule="auto"/>
                  <w:ind w:firstLine="0"/>
                  <w:jc w:val="right"/>
                </w:pPr>
              </w:pPrChange>
            </w:pPr>
            <w:r w:rsidRPr="00403B5E">
              <w:rPr>
                <w:lang w:val="en-US"/>
              </w:rPr>
              <w:t>(6</w:t>
            </w:r>
            <w:r w:rsidR="000C43AF" w:rsidRPr="00403B5E">
              <w:rPr>
                <w:lang w:val="en-US"/>
              </w:rPr>
              <w:t>9</w:t>
            </w:r>
            <w:r w:rsidR="004C47D3" w:rsidRPr="00403B5E">
              <w:rPr>
                <w:lang w:val="en-US"/>
              </w:rPr>
              <w:t>)</w:t>
            </w:r>
          </w:p>
        </w:tc>
      </w:tr>
      <w:tr w:rsidR="001615F8" w:rsidRPr="00403B5E" w14:paraId="0C947252" w14:textId="77777777" w:rsidTr="00641CB4">
        <w:trPr>
          <w:trHeight w:val="567"/>
        </w:trPr>
        <w:tc>
          <w:tcPr>
            <w:tcW w:w="8080" w:type="dxa"/>
            <w:vAlign w:val="center"/>
          </w:tcPr>
          <w:p w14:paraId="25B0D11D" w14:textId="77777777" w:rsidR="001615F8" w:rsidRPr="00403B5E" w:rsidRDefault="001615F8">
            <w:pPr>
              <w:tabs>
                <w:tab w:val="left" w:pos="3869"/>
                <w:tab w:val="left" w:pos="6137"/>
              </w:tabs>
              <w:spacing w:before="120" w:after="0"/>
              <w:jc w:val="left"/>
              <w:pPrChange w:id="530" w:author="Kleber Marques Lisboa" w:date="2023-10-24T09:41:00Z">
                <w:pPr>
                  <w:tabs>
                    <w:tab w:val="left" w:pos="3869"/>
                    <w:tab w:val="left" w:pos="6137"/>
                  </w:tabs>
                  <w:spacing w:before="120" w:after="0" w:line="240" w:lineRule="auto"/>
                  <w:jc w:val="left"/>
                </w:pPr>
              </w:pPrChange>
            </w:pPr>
            <w:r w:rsidRPr="00403B5E">
              <w:rPr>
                <w:position w:val="-32"/>
              </w:rPr>
              <w:object w:dxaOrig="1120" w:dyaOrig="720" w14:anchorId="6358F291">
                <v:shape id="_x0000_i1093" type="#_x0000_t75" style="width:55.7pt;height:37.55pt" o:ole="">
                  <v:imagedata r:id="rId151" o:title=""/>
                </v:shape>
                <o:OLEObject Type="Embed" ProgID="Equation.DSMT4" ShapeID="_x0000_i1093" DrawAspect="Content" ObjectID="_1845640499" r:id="rId152"/>
              </w:object>
            </w:r>
            <w:r w:rsidR="004E1954" w:rsidRPr="00403B5E">
              <w:t xml:space="preserve"> ,</w:t>
            </w:r>
            <w:r w:rsidR="004E1954" w:rsidRPr="00403B5E">
              <w:tab/>
            </w:r>
            <w:r w:rsidR="004E1954" w:rsidRPr="00403B5E">
              <w:rPr>
                <w:spacing w:val="-3"/>
              </w:rPr>
              <w:t xml:space="preserve"> Bruggeman (1935)</w:t>
            </w:r>
          </w:p>
        </w:tc>
        <w:tc>
          <w:tcPr>
            <w:tcW w:w="1276" w:type="dxa"/>
            <w:vAlign w:val="center"/>
          </w:tcPr>
          <w:p w14:paraId="0B530FDE" w14:textId="77777777" w:rsidR="001615F8" w:rsidRPr="00403B5E" w:rsidRDefault="004C47D3">
            <w:pPr>
              <w:spacing w:before="120" w:after="0"/>
              <w:ind w:firstLine="0"/>
              <w:jc w:val="right"/>
              <w:rPr>
                <w:lang w:val="en-US"/>
              </w:rPr>
              <w:pPrChange w:id="531" w:author="Kleber Marques Lisboa" w:date="2023-10-24T09:41:00Z">
                <w:pPr>
                  <w:spacing w:before="120" w:after="0" w:line="240" w:lineRule="auto"/>
                  <w:ind w:firstLine="0"/>
                  <w:jc w:val="right"/>
                </w:pPr>
              </w:pPrChange>
            </w:pPr>
            <w:r w:rsidRPr="00403B5E">
              <w:rPr>
                <w:lang w:val="en-US"/>
              </w:rPr>
              <w:t>(</w:t>
            </w:r>
            <w:r w:rsidR="000C43AF" w:rsidRPr="00403B5E">
              <w:rPr>
                <w:lang w:val="en-US"/>
              </w:rPr>
              <w:t>70</w:t>
            </w:r>
            <w:r w:rsidRPr="00403B5E">
              <w:rPr>
                <w:lang w:val="en-US"/>
              </w:rPr>
              <w:t>)</w:t>
            </w:r>
          </w:p>
        </w:tc>
      </w:tr>
    </w:tbl>
    <w:commentRangeEnd w:id="518"/>
    <w:p w14:paraId="35F26FE2" w14:textId="77777777" w:rsidR="003B24F4" w:rsidRPr="00403B5E" w:rsidRDefault="00AB2C06">
      <w:pPr>
        <w:spacing w:before="120" w:after="0"/>
        <w:ind w:firstLine="0"/>
        <w:rPr>
          <w:spacing w:val="-3"/>
          <w:lang w:val="en-US"/>
        </w:rPr>
        <w:pPrChange w:id="532" w:author="Kleber Marques Lisboa" w:date="2023-10-25T08:19:00Z">
          <w:pPr>
            <w:spacing w:before="120" w:after="0"/>
          </w:pPr>
        </w:pPrChange>
      </w:pPr>
      <w:r w:rsidRPr="00403B5E">
        <w:rPr>
          <w:rStyle w:val="Refdecomentrio"/>
          <w:spacing w:val="-3"/>
          <w:sz w:val="24"/>
          <w:szCs w:val="24"/>
          <w:lang w:val="en-US"/>
        </w:rPr>
        <w:commentReference w:id="518"/>
      </w:r>
    </w:p>
    <w:p w14:paraId="30BAFE81" w14:textId="77777777" w:rsidR="001615F8" w:rsidRDefault="001615F8" w:rsidP="00165B87">
      <w:pPr>
        <w:widowControl w:val="0"/>
        <w:rPr>
          <w:spacing w:val="-3"/>
          <w:lang w:val="en-US"/>
        </w:rPr>
      </w:pPr>
      <w:commentRangeStart w:id="533"/>
      <w:r w:rsidRPr="00403B5E">
        <w:rPr>
          <w:lang w:val="en-US"/>
        </w:rPr>
        <w:t>Accor</w:t>
      </w:r>
      <w:r w:rsidRPr="00403B5E">
        <w:rPr>
          <w:spacing w:val="-3"/>
          <w:lang w:val="en-US"/>
        </w:rPr>
        <w:t xml:space="preserve">ding to Curcino </w:t>
      </w:r>
      <w:r w:rsidRPr="00403B5E">
        <w:rPr>
          <w:i/>
          <w:iCs/>
          <w:spacing w:val="-3"/>
          <w:lang w:val="en-US"/>
        </w:rPr>
        <w:t>et al</w:t>
      </w:r>
      <w:r w:rsidRPr="00403B5E">
        <w:rPr>
          <w:spacing w:val="-3"/>
          <w:lang w:val="en-US"/>
        </w:rPr>
        <w:t>. (2022), that analyzed some effective thermal conductivity and several tortuosity models in their simulations of MD in flat and hollow-fiber membrane configurations, an adequate selection must be supported on the knowledge of the morphological and structural properties of the membrane used in the experimental desalination module.</w:t>
      </w:r>
      <w:r>
        <w:rPr>
          <w:spacing w:val="-3"/>
          <w:lang w:val="en-US"/>
        </w:rPr>
        <w:t xml:space="preserve"> </w:t>
      </w:r>
      <w:commentRangeEnd w:id="533"/>
      <w:r w:rsidR="00AB2C06">
        <w:rPr>
          <w:rStyle w:val="Refdecomentrio"/>
          <w:spacing w:val="-3"/>
          <w:sz w:val="24"/>
          <w:szCs w:val="24"/>
          <w:lang w:val="en-US"/>
        </w:rPr>
        <w:commentReference w:id="533"/>
      </w:r>
    </w:p>
    <w:p w14:paraId="10C266B2" w14:textId="77777777" w:rsidR="00830BE6" w:rsidRPr="004F6525" w:rsidRDefault="00830BE6">
      <w:pPr>
        <w:pStyle w:val="PargrafodaLista"/>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i/>
          <w:iCs/>
          <w:spacing w:val="-3"/>
          <w:lang w:val="en-US"/>
        </w:rPr>
        <w:pPrChange w:id="534" w:author="Kleber Marques Lisboa" w:date="2023-10-24T09:41:00Z">
          <w:pPr>
            <w:pStyle w:val="PargrafodaLista"/>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927" w:hanging="360"/>
          </w:pPr>
        </w:pPrChange>
      </w:pPr>
      <w:r w:rsidRPr="004F6525">
        <w:rPr>
          <w:b/>
          <w:bCs/>
          <w:i/>
          <w:iCs/>
          <w:spacing w:val="-3"/>
          <w:lang w:val="en-US"/>
        </w:rPr>
        <w:t>Efficiency metrics</w:t>
      </w:r>
    </w:p>
    <w:p w14:paraId="0CEA6740" w14:textId="75EC9E90" w:rsidR="00830BE6" w:rsidRDefault="00686171" w:rsidP="00165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562"/>
        <w:rPr>
          <w:lang w:val="en-US"/>
        </w:rPr>
      </w:pPr>
      <w:r>
        <w:rPr>
          <w:lang w:val="en-US"/>
        </w:rPr>
        <w:t xml:space="preserve">To </w:t>
      </w:r>
      <w:r w:rsidR="00F2425A">
        <w:rPr>
          <w:lang w:val="en-US"/>
        </w:rPr>
        <w:t xml:space="preserve">evaluate the desalination system and </w:t>
      </w:r>
      <w:r w:rsidR="00830BE6" w:rsidRPr="008B6A89">
        <w:rPr>
          <w:lang w:val="en-US"/>
        </w:rPr>
        <w:t xml:space="preserve">verify the improvement in energy efficiency in the membrane distillation </w:t>
      </w:r>
      <w:del w:id="535" w:author="Kleber Marques Lisboa" w:date="2023-10-25T08:08:00Z">
        <w:r w:rsidR="00830BE6" w:rsidRPr="008B6A89" w:rsidDel="005B0BB5">
          <w:rPr>
            <w:lang w:val="en-US"/>
          </w:rPr>
          <w:delText>process</w:delText>
        </w:r>
        <w:r w:rsidDel="005B0BB5">
          <w:rPr>
            <w:lang w:val="en-US"/>
          </w:rPr>
          <w:delText xml:space="preserve">/desalination </w:delText>
        </w:r>
      </w:del>
      <w:r>
        <w:rPr>
          <w:lang w:val="en-US"/>
        </w:rPr>
        <w:t>system</w:t>
      </w:r>
      <w:r w:rsidR="00830BE6" w:rsidRPr="008B6A89">
        <w:rPr>
          <w:lang w:val="en-US"/>
        </w:rPr>
        <w:t xml:space="preserve">, the </w:t>
      </w:r>
      <w:del w:id="536" w:author="Kleber Marques Lisboa" w:date="2023-10-25T08:08:00Z">
        <w:r w:rsidR="00830BE6" w:rsidRPr="008B6A89" w:rsidDel="005B0BB5">
          <w:rPr>
            <w:lang w:val="en-US"/>
          </w:rPr>
          <w:delText xml:space="preserve">parameters </w:delText>
        </w:r>
      </w:del>
      <w:ins w:id="537" w:author="Kleber Marques Lisboa" w:date="2023-10-25T08:08:00Z">
        <w:r w:rsidR="005B0BB5">
          <w:rPr>
            <w:lang w:val="en-US"/>
          </w:rPr>
          <w:t>thermal efficiency,</w:t>
        </w:r>
        <w:r w:rsidR="005B0BB5" w:rsidRPr="008B6A89">
          <w:rPr>
            <w:lang w:val="en-US"/>
          </w:rPr>
          <w:t xml:space="preserve"> </w:t>
        </w:r>
      </w:ins>
      <w:r w:rsidR="00C0339A" w:rsidRPr="00C0339A">
        <w:rPr>
          <w:position w:val="-12"/>
        </w:rPr>
        <w:object w:dxaOrig="320" w:dyaOrig="380" w14:anchorId="665E9A89">
          <v:shape id="_x0000_i1094" type="#_x0000_t75" style="width:15.65pt;height:19.4pt" o:ole="">
            <v:imagedata r:id="rId153" o:title=""/>
          </v:shape>
          <o:OLEObject Type="Embed" ProgID="Equation.DSMT4" ShapeID="_x0000_i1094" DrawAspect="Content" ObjectID="_1845640500" r:id="rId154"/>
        </w:object>
      </w:r>
      <w:r w:rsidR="00C0339A" w:rsidRPr="00C0339A">
        <w:rPr>
          <w:lang w:val="en-US"/>
        </w:rPr>
        <w:t xml:space="preserve">, </w:t>
      </w:r>
      <w:del w:id="538" w:author="Kleber Marques Lisboa" w:date="2023-10-25T08:08:00Z">
        <w:r w:rsidR="00C0339A" w:rsidDel="005B0BB5">
          <w:rPr>
            <w:lang w:val="en-US"/>
          </w:rPr>
          <w:delText xml:space="preserve">the </w:delText>
        </w:r>
        <w:r w:rsidR="009D20E9" w:rsidDel="005B0BB5">
          <w:rPr>
            <w:lang w:val="en-US"/>
          </w:rPr>
          <w:delText>thermal efficiency</w:delText>
        </w:r>
      </w:del>
      <w:ins w:id="539" w:author="Kleber Marques Lisboa" w:date="2023-10-25T08:08:00Z">
        <w:r w:rsidR="005B0BB5">
          <w:rPr>
            <w:lang w:val="en-US"/>
          </w:rPr>
          <w:t>the gain-output ratio</w:t>
        </w:r>
      </w:ins>
      <w:r w:rsidR="009D20E9">
        <w:rPr>
          <w:lang w:val="en-US"/>
        </w:rPr>
        <w:t xml:space="preserve">, </w:t>
      </w:r>
      <w:r w:rsidR="00830BE6" w:rsidRPr="00E75068">
        <w:rPr>
          <w:i/>
          <w:iCs/>
          <w:lang w:val="en-US"/>
        </w:rPr>
        <w:t>GOR</w:t>
      </w:r>
      <w:del w:id="540" w:author="Kleber Marques Lisboa" w:date="2023-10-25T08:08:00Z">
        <w:r w:rsidR="00B4032C" w:rsidDel="005B0BB5">
          <w:rPr>
            <w:lang w:val="en-US"/>
          </w:rPr>
          <w:delText xml:space="preserve"> </w:delText>
        </w:r>
        <w:r w:rsidR="00EA3CED" w:rsidDel="005B0BB5">
          <w:rPr>
            <w:lang w:val="en-US"/>
          </w:rPr>
          <w:delText>-</w:delText>
        </w:r>
        <w:r w:rsidR="00B4032C" w:rsidDel="005B0BB5">
          <w:rPr>
            <w:lang w:val="en-US"/>
          </w:rPr>
          <w:delText xml:space="preserve"> </w:delText>
        </w:r>
        <w:r w:rsidR="00EA3CED" w:rsidDel="005B0BB5">
          <w:rPr>
            <w:lang w:val="en-US"/>
          </w:rPr>
          <w:delText>Gained Output Ratio</w:delText>
        </w:r>
        <w:r w:rsidR="00830BE6" w:rsidRPr="008B6A89" w:rsidDel="005B0BB5">
          <w:rPr>
            <w:lang w:val="en-US"/>
          </w:rPr>
          <w:delText xml:space="preserve"> (defined as the ratio between the latent heat transported by water vapor through the membrane and the external heat added to the system)</w:delText>
        </w:r>
      </w:del>
      <w:r w:rsidR="00CE5ACF">
        <w:rPr>
          <w:lang w:val="en-US"/>
        </w:rPr>
        <w:t xml:space="preserve">, </w:t>
      </w:r>
      <w:ins w:id="541" w:author="Kleber Marques Lisboa" w:date="2023-10-25T08:08:00Z">
        <w:r w:rsidR="005B0BB5">
          <w:rPr>
            <w:lang w:val="en-US"/>
          </w:rPr>
          <w:t xml:space="preserve">the </w:t>
        </w:r>
      </w:ins>
      <w:ins w:id="542" w:author="Kleber Marques Lisboa" w:date="2023-10-25T08:09:00Z">
        <w:r w:rsidR="005B0BB5">
          <w:rPr>
            <w:lang w:val="en-US"/>
          </w:rPr>
          <w:t>specific thermal energy consumption,</w:t>
        </w:r>
      </w:ins>
      <w:r w:rsidR="00830BE6" w:rsidRPr="008B6A89">
        <w:rPr>
          <w:lang w:val="en-US"/>
        </w:rPr>
        <w:t xml:space="preserve"> </w:t>
      </w:r>
      <w:r w:rsidR="00830BE6" w:rsidRPr="00E75068">
        <w:rPr>
          <w:i/>
          <w:iCs/>
          <w:lang w:val="en-US"/>
        </w:rPr>
        <w:t>SEC</w:t>
      </w:r>
      <w:r w:rsidR="00E75068" w:rsidRPr="00E75068">
        <w:rPr>
          <w:i/>
          <w:iCs/>
          <w:vertAlign w:val="subscript"/>
          <w:lang w:val="en-US"/>
        </w:rPr>
        <w:t>th</w:t>
      </w:r>
      <w:del w:id="543" w:author="Kleber Marques Lisboa" w:date="2023-10-25T08:09:00Z">
        <w:r w:rsidR="00B4032C" w:rsidDel="005B0BB5">
          <w:rPr>
            <w:lang w:val="en-US"/>
          </w:rPr>
          <w:delText xml:space="preserve"> </w:delText>
        </w:r>
        <w:r w:rsidR="00EA3CED" w:rsidDel="005B0BB5">
          <w:rPr>
            <w:lang w:val="en-US"/>
          </w:rPr>
          <w:delText>-</w:delText>
        </w:r>
        <w:r w:rsidR="00B4032C" w:rsidDel="005B0BB5">
          <w:rPr>
            <w:lang w:val="en-US"/>
          </w:rPr>
          <w:delText xml:space="preserve"> </w:delText>
        </w:r>
        <w:r w:rsidR="00EA3CED" w:rsidDel="005B0BB5">
          <w:rPr>
            <w:lang w:val="en-US"/>
          </w:rPr>
          <w:delText>Specific Energy Cost</w:delText>
        </w:r>
        <w:r w:rsidR="00830BE6" w:rsidRPr="008B6A89" w:rsidDel="005B0BB5">
          <w:rPr>
            <w:lang w:val="en-US"/>
          </w:rPr>
          <w:delText xml:space="preserve"> (which quantifies the energy efficiency of the desalination process for distilled water production)</w:delText>
        </w:r>
      </w:del>
      <w:r w:rsidR="00CE5ACF">
        <w:rPr>
          <w:lang w:val="en-US"/>
        </w:rPr>
        <w:t>, and</w:t>
      </w:r>
      <w:ins w:id="544" w:author="Kleber Marques Lisboa" w:date="2023-10-25T08:09:00Z">
        <w:r w:rsidR="005B0BB5">
          <w:rPr>
            <w:lang w:val="en-US"/>
          </w:rPr>
          <w:t xml:space="preserve"> the recovery ratio,</w:t>
        </w:r>
      </w:ins>
      <w:r w:rsidR="00CE5ACF">
        <w:rPr>
          <w:lang w:val="en-US"/>
        </w:rPr>
        <w:t xml:space="preserve"> </w:t>
      </w:r>
      <w:r w:rsidR="00CE5ACF" w:rsidRPr="00E75068">
        <w:rPr>
          <w:i/>
          <w:iCs/>
          <w:lang w:val="en-US"/>
        </w:rPr>
        <w:t>RR</w:t>
      </w:r>
      <w:ins w:id="545" w:author="Kleber Marques Lisboa" w:date="2023-10-25T08:09:00Z">
        <w:r w:rsidR="005B0BB5" w:rsidRPr="005B0BB5">
          <w:rPr>
            <w:lang w:val="en-US"/>
            <w:rPrChange w:id="546" w:author="Kleber Marques Lisboa" w:date="2023-10-25T08:09:00Z">
              <w:rPr>
                <w:i/>
                <w:iCs/>
                <w:lang w:val="en-US"/>
              </w:rPr>
            </w:rPrChange>
          </w:rPr>
          <w:t>,</w:t>
        </w:r>
      </w:ins>
      <w:del w:id="547" w:author="Kleber Marques Lisboa" w:date="2023-10-25T08:09:00Z">
        <w:r w:rsidR="00CE5ACF" w:rsidDel="005B0BB5">
          <w:rPr>
            <w:lang w:val="en-US"/>
          </w:rPr>
          <w:delText xml:space="preserve"> - Recovery Ratio (the fraction of the incoming feed stream separated as </w:delText>
        </w:r>
        <w:r w:rsidR="00BE002B" w:rsidDel="005B0BB5">
          <w:rPr>
            <w:lang w:val="en-US"/>
          </w:rPr>
          <w:delText xml:space="preserve">distilled </w:delText>
        </w:r>
        <w:r w:rsidR="00CE5ACF" w:rsidDel="005B0BB5">
          <w:rPr>
            <w:lang w:val="en-US"/>
          </w:rPr>
          <w:delText>water),</w:delText>
        </w:r>
      </w:del>
      <w:r w:rsidR="00830BE6" w:rsidRPr="008B6A89">
        <w:rPr>
          <w:lang w:val="en-US"/>
        </w:rPr>
        <w:t xml:space="preserve"> are employed and analyzed in different </w:t>
      </w:r>
      <w:r w:rsidR="00EA3CED">
        <w:rPr>
          <w:lang w:val="en-US"/>
        </w:rPr>
        <w:t xml:space="preserve">operational </w:t>
      </w:r>
      <w:r w:rsidR="00830BE6" w:rsidRPr="008B6A89">
        <w:rPr>
          <w:lang w:val="en-US"/>
        </w:rPr>
        <w:t>scenarios.</w:t>
      </w:r>
      <w:ins w:id="548" w:author="Kleber Marques Lisboa" w:date="2023-10-25T08:09:00Z">
        <w:r w:rsidR="005B0BB5">
          <w:rPr>
            <w:lang w:val="en-US"/>
          </w:rPr>
          <w:t xml:space="preserve"> Those quantities are defined as:</w:t>
        </w:r>
      </w:ins>
    </w:p>
    <w:p w14:paraId="1787B8A7" w14:textId="77777777" w:rsidR="00186A77" w:rsidRDefault="00186A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rPr>
          <w:lang w:val="en-US"/>
        </w:rPr>
        <w:pPrChange w:id="549" w:author="Kleber Marques Lisboa" w:date="2023-10-25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2"/>
          </w:pPr>
        </w:pPrChange>
      </w:pPr>
    </w:p>
    <w:tbl>
      <w:tblPr>
        <w:tblW w:w="9356" w:type="dxa"/>
        <w:tblLook w:val="04A0" w:firstRow="1" w:lastRow="0" w:firstColumn="1" w:lastColumn="0" w:noHBand="0" w:noVBand="1"/>
      </w:tblPr>
      <w:tblGrid>
        <w:gridCol w:w="7953"/>
        <w:gridCol w:w="1403"/>
      </w:tblGrid>
      <w:tr w:rsidR="00AA1CC9" w:rsidRPr="008B6A89" w14:paraId="52BB5024" w14:textId="77777777" w:rsidTr="00F047EC">
        <w:trPr>
          <w:trHeight w:val="567"/>
        </w:trPr>
        <w:tc>
          <w:tcPr>
            <w:tcW w:w="8222" w:type="dxa"/>
            <w:vAlign w:val="center"/>
          </w:tcPr>
          <w:p w14:paraId="4CC38D33" w14:textId="61FDF263" w:rsidR="00AA1CC9" w:rsidRPr="00967072" w:rsidRDefault="00B11709">
            <w:pPr>
              <w:tabs>
                <w:tab w:val="left" w:pos="2585"/>
                <w:tab w:val="left" w:pos="4569"/>
                <w:tab w:val="left" w:pos="6554"/>
              </w:tabs>
              <w:jc w:val="left"/>
              <w:rPr>
                <w:lang w:val="en-US"/>
              </w:rPr>
              <w:pPrChange w:id="550" w:author="Kleber Marques Lisboa" w:date="2023-10-24T09:41:00Z">
                <w:pPr>
                  <w:tabs>
                    <w:tab w:val="left" w:pos="2585"/>
                    <w:tab w:val="left" w:pos="4569"/>
                    <w:tab w:val="left" w:pos="6554"/>
                  </w:tabs>
                  <w:spacing w:line="276" w:lineRule="auto"/>
                  <w:jc w:val="left"/>
                </w:pPr>
              </w:pPrChange>
            </w:pPr>
            <w:r w:rsidRPr="000C43AF">
              <w:rPr>
                <w:position w:val="-34"/>
              </w:rPr>
              <w:object w:dxaOrig="1280" w:dyaOrig="820" w14:anchorId="565B6F42">
                <v:shape id="_x0000_i1095" type="#_x0000_t75" style="width:63.25pt;height:40.7pt" o:ole="">
                  <v:imagedata r:id="rId155" o:title=""/>
                </v:shape>
                <o:OLEObject Type="Embed" ProgID="Equation.DSMT4" ShapeID="_x0000_i1095" DrawAspect="Content" ObjectID="_1845640501" r:id="rId156"/>
              </w:object>
            </w:r>
            <w:r w:rsidR="000C43AF">
              <w:t xml:space="preserve"> ,</w:t>
            </w:r>
            <w:r w:rsidR="000C43AF">
              <w:tab/>
            </w:r>
            <w:r w:rsidRPr="00B11709">
              <w:rPr>
                <w:position w:val="-34"/>
                <w:lang w:val="en-US"/>
              </w:rPr>
              <w:object w:dxaOrig="1300" w:dyaOrig="820" w14:anchorId="0CC809A0">
                <v:shape id="_x0000_i1096" type="#_x0000_t75" style="width:64.5pt;height:41.95pt" o:ole="">
                  <v:imagedata r:id="rId157" o:title=""/>
                </v:shape>
                <o:OLEObject Type="Embed" ProgID="Equation.DSMT4" ShapeID="_x0000_i1096" DrawAspect="Content" ObjectID="_1845640502" r:id="rId158"/>
              </w:object>
            </w:r>
            <w:r w:rsidR="00AA1CC9">
              <w:rPr>
                <w:lang w:val="en-US"/>
              </w:rPr>
              <w:t xml:space="preserve"> ,</w:t>
            </w:r>
            <w:r w:rsidR="00AA1CC9">
              <w:rPr>
                <w:lang w:val="en-US"/>
              </w:rPr>
              <w:tab/>
            </w:r>
            <w:r w:rsidR="00E75068" w:rsidRPr="006F2A10">
              <w:rPr>
                <w:position w:val="-38"/>
              </w:rPr>
              <w:object w:dxaOrig="1400" w:dyaOrig="780" w14:anchorId="71260003">
                <v:shape id="_x0000_i1097" type="#_x0000_t75" style="width:70.75pt;height:39.45pt" o:ole="">
                  <v:imagedata r:id="rId159" o:title=""/>
                </v:shape>
                <o:OLEObject Type="Embed" ProgID="Equation.DSMT4" ShapeID="_x0000_i1097" DrawAspect="Content" ObjectID="_1845640503" r:id="rId160"/>
              </w:object>
            </w:r>
            <w:r w:rsidR="00CE5ACF">
              <w:t xml:space="preserve"> ,</w:t>
            </w:r>
            <w:r w:rsidR="00CE5ACF">
              <w:tab/>
            </w:r>
            <w:r w:rsidRPr="00B11709">
              <w:rPr>
                <w:position w:val="-30"/>
              </w:rPr>
              <w:object w:dxaOrig="1219" w:dyaOrig="700" w14:anchorId="59DB5877">
                <v:shape id="_x0000_i1098" type="#_x0000_t75" style="width:61.4pt;height:35.7pt" o:ole="">
                  <v:imagedata r:id="rId161" o:title=""/>
                </v:shape>
                <o:OLEObject Type="Embed" ProgID="Equation.DSMT4" ShapeID="_x0000_i1098" DrawAspect="Content" ObjectID="_1845640504" r:id="rId162"/>
              </w:object>
            </w:r>
          </w:p>
        </w:tc>
        <w:tc>
          <w:tcPr>
            <w:tcW w:w="1134" w:type="dxa"/>
            <w:vAlign w:val="center"/>
          </w:tcPr>
          <w:p w14:paraId="050CAFA7" w14:textId="77777777" w:rsidR="00AA1CC9" w:rsidRPr="008B6A89" w:rsidRDefault="00AA1CC9">
            <w:pPr>
              <w:spacing w:before="120"/>
              <w:ind w:firstLine="0"/>
              <w:jc w:val="right"/>
              <w:rPr>
                <w:lang w:val="en-US"/>
              </w:rPr>
              <w:pPrChange w:id="551" w:author="Kleber Marques Lisboa" w:date="2023-10-24T09:41:00Z">
                <w:pPr>
                  <w:spacing w:before="120" w:line="276" w:lineRule="auto"/>
                  <w:ind w:firstLine="0"/>
                  <w:jc w:val="right"/>
                </w:pPr>
              </w:pPrChange>
            </w:pPr>
            <w:r>
              <w:rPr>
                <w:lang w:val="en-US"/>
              </w:rPr>
              <w:t>(</w:t>
            </w:r>
            <w:r w:rsidR="000C43AF">
              <w:rPr>
                <w:lang w:val="en-US"/>
              </w:rPr>
              <w:t>71-</w:t>
            </w:r>
            <w:r w:rsidR="00C66AE8">
              <w:rPr>
                <w:lang w:val="en-US"/>
              </w:rPr>
              <w:t>7</w:t>
            </w:r>
            <w:r w:rsidR="00CE5ACF">
              <w:rPr>
                <w:lang w:val="en-US"/>
              </w:rPr>
              <w:t>4</w:t>
            </w:r>
            <w:r>
              <w:rPr>
                <w:lang w:val="en-US"/>
              </w:rPr>
              <w:t>)</w:t>
            </w:r>
          </w:p>
        </w:tc>
      </w:tr>
      <w:tr w:rsidR="00861E28" w:rsidRPr="008B6A89" w14:paraId="1D862D83" w14:textId="77777777" w:rsidTr="00F047EC">
        <w:trPr>
          <w:trHeight w:val="567"/>
        </w:trPr>
        <w:tc>
          <w:tcPr>
            <w:tcW w:w="8222" w:type="dxa"/>
            <w:vAlign w:val="center"/>
          </w:tcPr>
          <w:p w14:paraId="76FE50F0" w14:textId="0BA6224B" w:rsidR="00861E28" w:rsidRPr="000C43AF" w:rsidRDefault="00861E28" w:rsidP="00165B87">
            <w:pPr>
              <w:tabs>
                <w:tab w:val="left" w:pos="2585"/>
                <w:tab w:val="left" w:pos="4569"/>
                <w:tab w:val="left" w:pos="6554"/>
              </w:tabs>
              <w:spacing w:before="120"/>
              <w:ind w:firstLine="0"/>
              <w:jc w:val="left"/>
            </w:pPr>
            <w:del w:id="552" w:author="Kleber Marques Lisboa" w:date="2023-10-25T08:09:00Z">
              <w:r w:rsidDel="005B0BB5">
                <w:delText>Where</w:delText>
              </w:r>
            </w:del>
            <w:ins w:id="553" w:author="Kleber Marques Lisboa" w:date="2023-10-25T08:09:00Z">
              <w:r w:rsidR="005B0BB5">
                <w:t>where</w:t>
              </w:r>
            </w:ins>
            <w:r>
              <w:t>,</w:t>
            </w:r>
          </w:p>
        </w:tc>
        <w:tc>
          <w:tcPr>
            <w:tcW w:w="1134" w:type="dxa"/>
            <w:vAlign w:val="center"/>
          </w:tcPr>
          <w:p w14:paraId="1573FB8E" w14:textId="77777777" w:rsidR="00861E28" w:rsidRDefault="00861E28">
            <w:pPr>
              <w:spacing w:before="120"/>
              <w:ind w:firstLine="0"/>
              <w:jc w:val="right"/>
              <w:rPr>
                <w:lang w:val="en-US"/>
              </w:rPr>
              <w:pPrChange w:id="554" w:author="Kleber Marques Lisboa" w:date="2023-10-24T09:41:00Z">
                <w:pPr>
                  <w:spacing w:before="120" w:line="276" w:lineRule="auto"/>
                  <w:ind w:firstLine="0"/>
                  <w:jc w:val="right"/>
                </w:pPr>
              </w:pPrChange>
            </w:pPr>
          </w:p>
        </w:tc>
      </w:tr>
      <w:tr w:rsidR="00AA1CC9" w:rsidRPr="008B6A89" w14:paraId="3D8EF73E" w14:textId="77777777" w:rsidTr="00F047EC">
        <w:trPr>
          <w:trHeight w:val="567"/>
        </w:trPr>
        <w:tc>
          <w:tcPr>
            <w:tcW w:w="8222" w:type="dxa"/>
            <w:vAlign w:val="center"/>
          </w:tcPr>
          <w:p w14:paraId="3F8CB389" w14:textId="431141BC" w:rsidR="00AA1CC9" w:rsidRPr="003A616E" w:rsidRDefault="00B11709">
            <w:pPr>
              <w:tabs>
                <w:tab w:val="left" w:pos="4436"/>
                <w:tab w:val="right" w:pos="7440"/>
              </w:tabs>
              <w:jc w:val="left"/>
              <w:rPr>
                <w:lang w:val="en-US"/>
              </w:rPr>
              <w:pPrChange w:id="555" w:author="Kleber Marques Lisboa" w:date="2023-10-24T09:41:00Z">
                <w:pPr>
                  <w:tabs>
                    <w:tab w:val="left" w:pos="4436"/>
                    <w:tab w:val="right" w:pos="7440"/>
                  </w:tabs>
                  <w:spacing w:line="276" w:lineRule="auto"/>
                  <w:jc w:val="left"/>
                </w:pPr>
              </w:pPrChange>
            </w:pPr>
            <w:r w:rsidRPr="00274908">
              <w:rPr>
                <w:position w:val="-16"/>
                <w:lang w:val="en-US"/>
              </w:rPr>
              <w:object w:dxaOrig="2180" w:dyaOrig="460" w14:anchorId="4EDDC44A">
                <v:shape id="_x0000_i1099" type="#_x0000_t75" style="width:109pt;height:23.8pt" o:ole="">
                  <v:imagedata r:id="rId163" o:title=""/>
                </v:shape>
                <o:OLEObject Type="Embed" ProgID="Equation.DSMT4" ShapeID="_x0000_i1099" DrawAspect="Content" ObjectID="_1845640505" r:id="rId164"/>
              </w:object>
            </w:r>
            <w:r w:rsidR="00274908">
              <w:rPr>
                <w:lang w:val="en-US"/>
              </w:rPr>
              <w:t xml:space="preserve"> </w:t>
            </w:r>
            <w:r w:rsidR="00274908">
              <w:rPr>
                <w:lang w:val="en-US"/>
              </w:rPr>
              <w:tab/>
            </w:r>
          </w:p>
        </w:tc>
        <w:tc>
          <w:tcPr>
            <w:tcW w:w="1134" w:type="dxa"/>
            <w:vAlign w:val="center"/>
          </w:tcPr>
          <w:p w14:paraId="13D06A69" w14:textId="77777777" w:rsidR="00AA1CC9" w:rsidRDefault="00C66AE8">
            <w:pPr>
              <w:ind w:firstLine="0"/>
              <w:jc w:val="right"/>
              <w:rPr>
                <w:lang w:val="en-US"/>
              </w:rPr>
              <w:pPrChange w:id="556" w:author="Kleber Marques Lisboa" w:date="2023-10-24T09:41:00Z">
                <w:pPr>
                  <w:spacing w:line="276" w:lineRule="auto"/>
                  <w:ind w:firstLine="0"/>
                  <w:jc w:val="right"/>
                </w:pPr>
              </w:pPrChange>
            </w:pPr>
            <w:r>
              <w:rPr>
                <w:lang w:val="en-US"/>
              </w:rPr>
              <w:t>(7</w:t>
            </w:r>
            <w:r w:rsidR="00CE5ACF">
              <w:rPr>
                <w:lang w:val="en-US"/>
              </w:rPr>
              <w:t>5</w:t>
            </w:r>
            <w:r>
              <w:rPr>
                <w:lang w:val="en-US"/>
              </w:rPr>
              <w:t>)</w:t>
            </w:r>
          </w:p>
        </w:tc>
      </w:tr>
      <w:tr w:rsidR="00274908" w14:paraId="4824AAEA" w14:textId="77777777" w:rsidTr="00F047EC">
        <w:trPr>
          <w:trHeight w:val="567"/>
        </w:trPr>
        <w:tc>
          <w:tcPr>
            <w:tcW w:w="8222" w:type="dxa"/>
            <w:vAlign w:val="center"/>
          </w:tcPr>
          <w:p w14:paraId="30AFC8BC" w14:textId="131A7B27" w:rsidR="00274908" w:rsidRPr="003A616E" w:rsidRDefault="00B11709">
            <w:pPr>
              <w:tabs>
                <w:tab w:val="left" w:pos="5135"/>
              </w:tabs>
              <w:spacing w:before="120"/>
              <w:jc w:val="left"/>
              <w:rPr>
                <w:lang w:val="en-US"/>
              </w:rPr>
              <w:pPrChange w:id="557" w:author="Kleber Marques Lisboa" w:date="2023-10-24T09:41:00Z">
                <w:pPr>
                  <w:tabs>
                    <w:tab w:val="left" w:pos="5135"/>
                  </w:tabs>
                  <w:spacing w:before="120" w:line="276" w:lineRule="auto"/>
                  <w:jc w:val="left"/>
                </w:pPr>
              </w:pPrChange>
            </w:pPr>
            <w:r w:rsidRPr="00B4032C">
              <w:rPr>
                <w:position w:val="-34"/>
                <w:lang w:val="en-US"/>
              </w:rPr>
              <w:object w:dxaOrig="4300" w:dyaOrig="780" w14:anchorId="2CC03CC6">
                <v:shape id="_x0000_i1100" type="#_x0000_t75" style="width:214.8pt;height:39.45pt" o:ole="">
                  <v:imagedata r:id="rId165" o:title=""/>
                </v:shape>
                <o:OLEObject Type="Embed" ProgID="Equation.DSMT4" ShapeID="_x0000_i1100" DrawAspect="Content" ObjectID="_1845640506" r:id="rId166"/>
              </w:object>
            </w:r>
          </w:p>
        </w:tc>
        <w:tc>
          <w:tcPr>
            <w:tcW w:w="1134" w:type="dxa"/>
            <w:vAlign w:val="center"/>
          </w:tcPr>
          <w:p w14:paraId="62B4AB83" w14:textId="77777777" w:rsidR="00274908" w:rsidRDefault="00274908">
            <w:pPr>
              <w:spacing w:before="120"/>
              <w:ind w:firstLine="0"/>
              <w:jc w:val="right"/>
              <w:rPr>
                <w:lang w:val="en-US"/>
              </w:rPr>
              <w:pPrChange w:id="558" w:author="Kleber Marques Lisboa" w:date="2023-10-24T09:41:00Z">
                <w:pPr>
                  <w:spacing w:before="120" w:line="276" w:lineRule="auto"/>
                  <w:ind w:firstLine="0"/>
                  <w:jc w:val="right"/>
                </w:pPr>
              </w:pPrChange>
            </w:pPr>
            <w:r>
              <w:rPr>
                <w:lang w:val="en-US"/>
              </w:rPr>
              <w:t>(7</w:t>
            </w:r>
            <w:r w:rsidR="00CE5ACF">
              <w:rPr>
                <w:lang w:val="en-US"/>
              </w:rPr>
              <w:t>6</w:t>
            </w:r>
            <w:r>
              <w:rPr>
                <w:lang w:val="en-US"/>
              </w:rPr>
              <w:t>)</w:t>
            </w:r>
          </w:p>
        </w:tc>
      </w:tr>
      <w:tr w:rsidR="00B4032C" w14:paraId="1DC91C5C" w14:textId="77777777" w:rsidTr="00F047EC">
        <w:trPr>
          <w:trHeight w:val="567"/>
        </w:trPr>
        <w:tc>
          <w:tcPr>
            <w:tcW w:w="8222" w:type="dxa"/>
            <w:vAlign w:val="center"/>
          </w:tcPr>
          <w:p w14:paraId="41BDA32E" w14:textId="1C71D4B3" w:rsidR="00B4032C" w:rsidRPr="008B6A89" w:rsidRDefault="00B11709">
            <w:pPr>
              <w:tabs>
                <w:tab w:val="left" w:pos="5135"/>
              </w:tabs>
              <w:spacing w:before="120"/>
              <w:jc w:val="left"/>
              <w:rPr>
                <w:lang w:val="en-US"/>
              </w:rPr>
              <w:pPrChange w:id="559" w:author="Kleber Marques Lisboa" w:date="2023-10-24T09:41:00Z">
                <w:pPr>
                  <w:tabs>
                    <w:tab w:val="left" w:pos="5135"/>
                  </w:tabs>
                  <w:spacing w:before="120" w:line="276" w:lineRule="auto"/>
                  <w:jc w:val="left"/>
                </w:pPr>
              </w:pPrChange>
            </w:pPr>
            <w:r w:rsidRPr="00B4032C">
              <w:rPr>
                <w:position w:val="-30"/>
                <w:lang w:val="en-US"/>
              </w:rPr>
              <w:object w:dxaOrig="3019" w:dyaOrig="700" w14:anchorId="65E8555D">
                <v:shape id="_x0000_i1101" type="#_x0000_t75" style="width:150.2pt;height:35.05pt" o:ole="">
                  <v:imagedata r:id="rId167" o:title=""/>
                </v:shape>
                <o:OLEObject Type="Embed" ProgID="Equation.DSMT4" ShapeID="_x0000_i1101" DrawAspect="Content" ObjectID="_1845640507" r:id="rId168"/>
              </w:object>
            </w:r>
          </w:p>
        </w:tc>
        <w:tc>
          <w:tcPr>
            <w:tcW w:w="1134" w:type="dxa"/>
            <w:vAlign w:val="center"/>
          </w:tcPr>
          <w:p w14:paraId="232A0330" w14:textId="77777777" w:rsidR="00B4032C" w:rsidRDefault="00B4032C">
            <w:pPr>
              <w:spacing w:before="120"/>
              <w:ind w:firstLine="0"/>
              <w:jc w:val="right"/>
              <w:rPr>
                <w:lang w:val="en-US"/>
              </w:rPr>
              <w:pPrChange w:id="560" w:author="Kleber Marques Lisboa" w:date="2023-10-24T09:41:00Z">
                <w:pPr>
                  <w:spacing w:before="120" w:line="276" w:lineRule="auto"/>
                  <w:ind w:firstLine="0"/>
                  <w:jc w:val="right"/>
                </w:pPr>
              </w:pPrChange>
            </w:pPr>
            <w:r>
              <w:rPr>
                <w:lang w:val="en-US"/>
              </w:rPr>
              <w:t>(7</w:t>
            </w:r>
            <w:r w:rsidR="00CE5ACF">
              <w:rPr>
                <w:lang w:val="en-US"/>
              </w:rPr>
              <w:t>7</w:t>
            </w:r>
            <w:r>
              <w:rPr>
                <w:lang w:val="en-US"/>
              </w:rPr>
              <w:t>)</w:t>
            </w:r>
          </w:p>
        </w:tc>
      </w:tr>
      <w:tr w:rsidR="00B4032C" w:rsidRPr="008B6A89" w14:paraId="1DDA9EF9" w14:textId="77777777" w:rsidTr="00F047EC">
        <w:trPr>
          <w:trHeight w:val="567"/>
        </w:trPr>
        <w:tc>
          <w:tcPr>
            <w:tcW w:w="8222" w:type="dxa"/>
            <w:vAlign w:val="center"/>
          </w:tcPr>
          <w:p w14:paraId="4751B9AE" w14:textId="77777777" w:rsidR="00B4032C" w:rsidRPr="008B6A89" w:rsidRDefault="00B4032C">
            <w:pPr>
              <w:tabs>
                <w:tab w:val="left" w:pos="4569"/>
                <w:tab w:val="right" w:pos="7440"/>
              </w:tabs>
              <w:spacing w:before="120"/>
              <w:jc w:val="left"/>
              <w:rPr>
                <w:lang w:val="en-US"/>
              </w:rPr>
              <w:pPrChange w:id="561" w:author="Kleber Marques Lisboa" w:date="2023-10-24T09:41:00Z">
                <w:pPr>
                  <w:tabs>
                    <w:tab w:val="left" w:pos="4569"/>
                    <w:tab w:val="right" w:pos="7440"/>
                  </w:tabs>
                  <w:spacing w:before="120" w:line="276" w:lineRule="auto"/>
                  <w:jc w:val="left"/>
                </w:pPr>
              </w:pPrChange>
            </w:pPr>
            <w:r w:rsidRPr="008B6A89">
              <w:rPr>
                <w:position w:val="-16"/>
                <w:lang w:val="en-US"/>
              </w:rPr>
              <w:object w:dxaOrig="3120" w:dyaOrig="420" w14:anchorId="1D1FBE08">
                <v:shape id="_x0000_i1102" type="#_x0000_t75" style="width:157.7pt;height:22.55pt" o:ole="">
                  <v:imagedata r:id="rId169" o:title=""/>
                </v:shape>
                <o:OLEObject Type="Embed" ProgID="Equation.DSMT4" ShapeID="_x0000_i1102" DrawAspect="Content" ObjectID="_1845640508" r:id="rId170"/>
              </w:object>
            </w:r>
            <w:r w:rsidR="00CE5ACF">
              <w:rPr>
                <w:lang w:val="en-US"/>
              </w:rPr>
              <w:t xml:space="preserve"> ,</w:t>
            </w:r>
            <w:r w:rsidR="00CE5ACF">
              <w:rPr>
                <w:lang w:val="en-US"/>
              </w:rPr>
              <w:tab/>
            </w:r>
            <w:r w:rsidR="00CE5ACF" w:rsidRPr="008B6A89">
              <w:rPr>
                <w:position w:val="-16"/>
                <w:lang w:val="en-US"/>
              </w:rPr>
              <w:object w:dxaOrig="2920" w:dyaOrig="440" w14:anchorId="65CA0C4D">
                <v:shape id="_x0000_i1103" type="#_x0000_t75" style="width:146.45pt;height:25.05pt" o:ole="">
                  <v:imagedata r:id="rId171" o:title=""/>
                </v:shape>
                <o:OLEObject Type="Embed" ProgID="Equation.DSMT4" ShapeID="_x0000_i1103" DrawAspect="Content" ObjectID="_1845640509" r:id="rId172"/>
              </w:object>
            </w:r>
          </w:p>
        </w:tc>
        <w:tc>
          <w:tcPr>
            <w:tcW w:w="1134" w:type="dxa"/>
            <w:vAlign w:val="center"/>
          </w:tcPr>
          <w:p w14:paraId="254D3442" w14:textId="77777777" w:rsidR="00B4032C" w:rsidRDefault="00B4032C">
            <w:pPr>
              <w:spacing w:before="120"/>
              <w:ind w:firstLine="0"/>
              <w:jc w:val="right"/>
              <w:rPr>
                <w:lang w:val="en-US"/>
              </w:rPr>
              <w:pPrChange w:id="562" w:author="Kleber Marques Lisboa" w:date="2023-10-24T09:41:00Z">
                <w:pPr>
                  <w:spacing w:before="120" w:line="276" w:lineRule="auto"/>
                  <w:ind w:firstLine="0"/>
                  <w:jc w:val="right"/>
                </w:pPr>
              </w:pPrChange>
            </w:pPr>
            <w:r>
              <w:rPr>
                <w:lang w:val="en-US"/>
              </w:rPr>
              <w:t>(7</w:t>
            </w:r>
            <w:r w:rsidR="00CE5ACF">
              <w:rPr>
                <w:lang w:val="en-US"/>
              </w:rPr>
              <w:t>8, 79</w:t>
            </w:r>
            <w:r>
              <w:rPr>
                <w:lang w:val="en-US"/>
              </w:rPr>
              <w:t>)</w:t>
            </w:r>
          </w:p>
        </w:tc>
      </w:tr>
      <w:commentRangeStart w:id="563"/>
      <w:tr w:rsidR="00B4032C" w:rsidRPr="008B6A89" w14:paraId="67CCC4FA" w14:textId="77777777" w:rsidTr="00F047EC">
        <w:trPr>
          <w:trHeight w:val="567"/>
        </w:trPr>
        <w:tc>
          <w:tcPr>
            <w:tcW w:w="8222" w:type="dxa"/>
            <w:vAlign w:val="center"/>
          </w:tcPr>
          <w:p w14:paraId="67116583" w14:textId="17D8A36D" w:rsidR="00B4032C" w:rsidRPr="008B6A89" w:rsidRDefault="008547CD">
            <w:pPr>
              <w:tabs>
                <w:tab w:val="left" w:pos="4436"/>
                <w:tab w:val="right" w:pos="7440"/>
              </w:tabs>
              <w:spacing w:before="120"/>
              <w:jc w:val="left"/>
              <w:rPr>
                <w:lang w:val="en-US"/>
              </w:rPr>
              <w:pPrChange w:id="564" w:author="Kleber Marques Lisboa" w:date="2023-10-24T09:41:00Z">
                <w:pPr>
                  <w:tabs>
                    <w:tab w:val="left" w:pos="4436"/>
                    <w:tab w:val="right" w:pos="7440"/>
                  </w:tabs>
                  <w:spacing w:before="120" w:line="276" w:lineRule="auto"/>
                  <w:jc w:val="left"/>
                </w:pPr>
              </w:pPrChange>
            </w:pPr>
            <w:r w:rsidRPr="008B6A89">
              <w:rPr>
                <w:position w:val="-16"/>
                <w:lang w:val="en-US"/>
              </w:rPr>
              <w:object w:dxaOrig="5840" w:dyaOrig="440" w14:anchorId="1346C62F">
                <v:shape id="_x0000_i1104" type="#_x0000_t75" style="width:295.5pt;height:25.05pt" o:ole="">
                  <v:imagedata r:id="rId173" o:title=""/>
                </v:shape>
                <o:OLEObject Type="Embed" ProgID="Equation.DSMT4" ShapeID="_x0000_i1104" DrawAspect="Content" ObjectID="_1845640510" r:id="rId174"/>
              </w:object>
            </w:r>
          </w:p>
        </w:tc>
        <w:tc>
          <w:tcPr>
            <w:tcW w:w="1134" w:type="dxa"/>
            <w:vAlign w:val="center"/>
          </w:tcPr>
          <w:p w14:paraId="21702F21" w14:textId="77777777" w:rsidR="00B4032C" w:rsidRDefault="00B4032C">
            <w:pPr>
              <w:spacing w:before="120"/>
              <w:ind w:firstLine="0"/>
              <w:jc w:val="right"/>
              <w:rPr>
                <w:lang w:val="en-US"/>
              </w:rPr>
              <w:pPrChange w:id="565" w:author="Kleber Marques Lisboa" w:date="2023-10-24T09:41:00Z">
                <w:pPr>
                  <w:spacing w:before="120" w:line="276" w:lineRule="auto"/>
                  <w:ind w:firstLine="0"/>
                  <w:jc w:val="right"/>
                </w:pPr>
              </w:pPrChange>
            </w:pPr>
            <w:r>
              <w:rPr>
                <w:lang w:val="en-US"/>
              </w:rPr>
              <w:t>(</w:t>
            </w:r>
            <w:r w:rsidR="00CE5ACF">
              <w:rPr>
                <w:lang w:val="en-US"/>
              </w:rPr>
              <w:t>80</w:t>
            </w:r>
            <w:r>
              <w:rPr>
                <w:lang w:val="en-US"/>
              </w:rPr>
              <w:t>)</w:t>
            </w:r>
          </w:p>
        </w:tc>
      </w:tr>
      <w:tr w:rsidR="00B4032C" w:rsidRPr="008B6A89" w14:paraId="12271FCA" w14:textId="77777777" w:rsidTr="00F047EC">
        <w:trPr>
          <w:trHeight w:val="567"/>
        </w:trPr>
        <w:tc>
          <w:tcPr>
            <w:tcW w:w="8222" w:type="dxa"/>
            <w:vAlign w:val="center"/>
          </w:tcPr>
          <w:p w14:paraId="35AD894E" w14:textId="739B69BB" w:rsidR="00B4032C" w:rsidRPr="008B6A89" w:rsidRDefault="008547CD">
            <w:pPr>
              <w:tabs>
                <w:tab w:val="left" w:pos="4436"/>
                <w:tab w:val="right" w:pos="7440"/>
              </w:tabs>
              <w:spacing w:before="120"/>
              <w:jc w:val="left"/>
              <w:rPr>
                <w:lang w:val="en-US"/>
              </w:rPr>
              <w:pPrChange w:id="566" w:author="Kleber Marques Lisboa" w:date="2023-10-24T09:41:00Z">
                <w:pPr>
                  <w:tabs>
                    <w:tab w:val="left" w:pos="4436"/>
                    <w:tab w:val="right" w:pos="7440"/>
                  </w:tabs>
                  <w:spacing w:before="120" w:line="240" w:lineRule="auto"/>
                  <w:jc w:val="left"/>
                </w:pPr>
              </w:pPrChange>
            </w:pPr>
            <w:r w:rsidRPr="008B6A89">
              <w:rPr>
                <w:position w:val="-16"/>
                <w:lang w:val="en-US"/>
              </w:rPr>
              <w:object w:dxaOrig="5340" w:dyaOrig="440" w14:anchorId="1D2DB53E">
                <v:shape id="_x0000_i1105" type="#_x0000_t75" style="width:266.2pt;height:25.05pt" o:ole="">
                  <v:imagedata r:id="rId175" o:title=""/>
                </v:shape>
                <o:OLEObject Type="Embed" ProgID="Equation.DSMT4" ShapeID="_x0000_i1105" DrawAspect="Content" ObjectID="_1845640511" r:id="rId176"/>
              </w:object>
            </w:r>
          </w:p>
        </w:tc>
        <w:tc>
          <w:tcPr>
            <w:tcW w:w="1134" w:type="dxa"/>
            <w:vAlign w:val="center"/>
          </w:tcPr>
          <w:p w14:paraId="5D79510C" w14:textId="77777777" w:rsidR="00B4032C" w:rsidRDefault="00B4032C">
            <w:pPr>
              <w:spacing w:before="120"/>
              <w:ind w:firstLine="0"/>
              <w:jc w:val="right"/>
              <w:rPr>
                <w:lang w:val="en-US"/>
              </w:rPr>
              <w:pPrChange w:id="567" w:author="Kleber Marques Lisboa" w:date="2023-10-24T09:41:00Z">
                <w:pPr>
                  <w:spacing w:before="120" w:line="240" w:lineRule="auto"/>
                  <w:ind w:firstLine="0"/>
                  <w:jc w:val="right"/>
                </w:pPr>
              </w:pPrChange>
            </w:pPr>
            <w:r>
              <w:rPr>
                <w:lang w:val="en-US"/>
              </w:rPr>
              <w:t>(8</w:t>
            </w:r>
            <w:r w:rsidR="00CE5ACF">
              <w:rPr>
                <w:lang w:val="en-US"/>
              </w:rPr>
              <w:t>1</w:t>
            </w:r>
            <w:r>
              <w:rPr>
                <w:lang w:val="en-US"/>
              </w:rPr>
              <w:t>)</w:t>
            </w:r>
            <w:commentRangeEnd w:id="563"/>
            <w:r w:rsidR="00022E56">
              <w:rPr>
                <w:rStyle w:val="Refdecomentrio"/>
                <w:sz w:val="24"/>
                <w:szCs w:val="24"/>
                <w:lang w:val="en-US"/>
              </w:rPr>
              <w:commentReference w:id="563"/>
            </w:r>
          </w:p>
        </w:tc>
      </w:tr>
    </w:tbl>
    <w:p w14:paraId="01FB477A" w14:textId="77777777" w:rsidR="00830BE6" w:rsidRPr="008B6A89" w:rsidRDefault="00830BE6" w:rsidP="00165B87">
      <w:pPr>
        <w:tabs>
          <w:tab w:val="left" w:pos="5103"/>
          <w:tab w:val="right" w:pos="9360"/>
        </w:tabs>
        <w:spacing w:after="0"/>
        <w:ind w:firstLine="720"/>
        <w:rPr>
          <w:lang w:val="en-US"/>
        </w:rPr>
      </w:pPr>
      <w:bookmarkStart w:id="568" w:name="_Hlk92990534"/>
    </w:p>
    <w:bookmarkEnd w:id="568"/>
    <w:p w14:paraId="1FF1C48D" w14:textId="2959EC8F" w:rsidR="00AD009B" w:rsidRDefault="00CE5ACF" w:rsidP="00165B87">
      <w:pPr>
        <w:rPr>
          <w:lang w:val="en-US"/>
        </w:rPr>
      </w:pPr>
      <w:r w:rsidRPr="008B6A89">
        <w:rPr>
          <w:lang w:val="en-US"/>
        </w:rPr>
        <w:t xml:space="preserve">The global </w:t>
      </w:r>
      <w:r w:rsidRPr="00E75068">
        <w:rPr>
          <w:i/>
          <w:iCs/>
          <w:lang w:val="en-US"/>
        </w:rPr>
        <w:t>GOR</w:t>
      </w:r>
      <w:r w:rsidRPr="008B6A89">
        <w:rPr>
          <w:lang w:val="en-US"/>
        </w:rPr>
        <w:t xml:space="preserve"> and </w:t>
      </w:r>
      <w:r w:rsidRPr="00E75068">
        <w:rPr>
          <w:i/>
          <w:iCs/>
          <w:lang w:val="en-US"/>
        </w:rPr>
        <w:t>SEC</w:t>
      </w:r>
      <w:r w:rsidR="00E75068" w:rsidRPr="00E75068">
        <w:rPr>
          <w:i/>
          <w:iCs/>
          <w:vertAlign w:val="subscript"/>
          <w:lang w:val="en-US"/>
        </w:rPr>
        <w:t>th</w:t>
      </w:r>
      <w:r w:rsidRPr="008B6A89">
        <w:rPr>
          <w:lang w:val="en-US"/>
        </w:rPr>
        <w:t xml:space="preserve"> parameters are taken as the average values up to the simulation end time.</w:t>
      </w:r>
      <w:r>
        <w:rPr>
          <w:lang w:val="en-US"/>
        </w:rPr>
        <w:t xml:space="preserve"> </w:t>
      </w:r>
      <w:r w:rsidR="00AD009B" w:rsidRPr="008B6A89">
        <w:rPr>
          <w:lang w:val="en-US"/>
        </w:rPr>
        <w:t>The volumes</w:t>
      </w:r>
      <w:del w:id="569" w:author="Kleber Marques Lisboa" w:date="2023-10-25T08:16:00Z">
        <w:r w:rsidR="00AD009B" w:rsidRPr="008B6A89" w:rsidDel="00310878">
          <w:rPr>
            <w:lang w:val="en-US"/>
          </w:rPr>
          <w:delText xml:space="preserve"> </w:delText>
        </w:r>
        <w:r w:rsidDel="00310878">
          <w:rPr>
            <w:lang w:val="en-US"/>
          </w:rPr>
          <w:delText>(mass)</w:delText>
        </w:r>
      </w:del>
      <w:r>
        <w:rPr>
          <w:lang w:val="en-US"/>
        </w:rPr>
        <w:t xml:space="preserve"> </w:t>
      </w:r>
      <w:r w:rsidR="00AD009B" w:rsidRPr="008B6A89">
        <w:rPr>
          <w:lang w:val="en-US"/>
        </w:rPr>
        <w:t xml:space="preserve">of </w:t>
      </w:r>
      <w:r w:rsidR="00AD009B">
        <w:rPr>
          <w:lang w:val="en-US"/>
        </w:rPr>
        <w:t xml:space="preserve">produced </w:t>
      </w:r>
      <w:r w:rsidR="00AD009B" w:rsidRPr="008B6A89">
        <w:rPr>
          <w:lang w:val="en-US"/>
        </w:rPr>
        <w:t xml:space="preserve">distilled water and </w:t>
      </w:r>
      <w:r w:rsidR="00AD009B">
        <w:rPr>
          <w:lang w:val="en-US"/>
        </w:rPr>
        <w:t xml:space="preserve">consumed </w:t>
      </w:r>
      <w:r w:rsidR="00AD009B" w:rsidRPr="008B6A89">
        <w:rPr>
          <w:lang w:val="en-US"/>
        </w:rPr>
        <w:t xml:space="preserve">well </w:t>
      </w:r>
      <w:r w:rsidR="00AD009B">
        <w:rPr>
          <w:lang w:val="en-US"/>
        </w:rPr>
        <w:t xml:space="preserve">brackish </w:t>
      </w:r>
      <w:r w:rsidR="00AD009B" w:rsidRPr="008B6A89">
        <w:rPr>
          <w:lang w:val="en-US"/>
        </w:rPr>
        <w:t>water are obtained from the integration of the instantaneous volumetric</w:t>
      </w:r>
      <w:del w:id="570" w:author="Kleber Marques Lisboa" w:date="2023-10-25T08:16:00Z">
        <w:r w:rsidDel="00310878">
          <w:rPr>
            <w:lang w:val="en-US"/>
          </w:rPr>
          <w:delText xml:space="preserve"> (mass)</w:delText>
        </w:r>
      </w:del>
      <w:r>
        <w:rPr>
          <w:lang w:val="en-US"/>
        </w:rPr>
        <w:t xml:space="preserve"> </w:t>
      </w:r>
      <w:r w:rsidR="00AD009B" w:rsidRPr="008B6A89">
        <w:rPr>
          <w:lang w:val="en-US"/>
        </w:rPr>
        <w:t>flow</w:t>
      </w:r>
      <w:r w:rsidR="00AD009B">
        <w:rPr>
          <w:lang w:val="en-US"/>
        </w:rPr>
        <w:t xml:space="preserve"> rates</w:t>
      </w:r>
      <w:r w:rsidR="00AD009B" w:rsidRPr="008B6A89">
        <w:rPr>
          <w:lang w:val="en-US"/>
        </w:rPr>
        <w:t>.</w:t>
      </w:r>
      <w:del w:id="571" w:author="Kleber Marques Lisboa" w:date="2023-10-25T08:16:00Z">
        <w:r w:rsidR="00AD009B" w:rsidRPr="008B6A89" w:rsidDel="00310878">
          <w:rPr>
            <w:lang w:val="en-US"/>
          </w:rPr>
          <w:delText xml:space="preserve"> </w:delText>
        </w:r>
      </w:del>
    </w:p>
    <w:p w14:paraId="190E15AB" w14:textId="542E426E" w:rsidR="00F81EED" w:rsidRDefault="00830BE6" w:rsidP="00165B87">
      <w:pPr>
        <w:widowControl w:val="0"/>
        <w:rPr>
          <w:lang w:val="en-US"/>
        </w:rPr>
      </w:pPr>
      <w:r w:rsidRPr="008B6A89">
        <w:rPr>
          <w:lang w:val="en-US"/>
        </w:rPr>
        <w:t xml:space="preserve">A computational code to solve the coupled system of </w:t>
      </w:r>
      <w:r w:rsidR="00F81EED">
        <w:rPr>
          <w:lang w:val="en-US"/>
        </w:rPr>
        <w:t xml:space="preserve">ordinary and partial differential </w:t>
      </w:r>
      <w:r w:rsidRPr="008B6A89">
        <w:rPr>
          <w:lang w:val="en-US"/>
        </w:rPr>
        <w:t>equations</w:t>
      </w:r>
      <w:r w:rsidR="009405C7">
        <w:rPr>
          <w:lang w:val="en-US"/>
        </w:rPr>
        <w:t xml:space="preserve"> for the temperature, flow rates, and salinities</w:t>
      </w:r>
      <w:r w:rsidRPr="008B6A89">
        <w:rPr>
          <w:lang w:val="en-US"/>
        </w:rPr>
        <w:t xml:space="preserve"> was developed in</w:t>
      </w:r>
      <w:ins w:id="572" w:author="Kleber Marques Lisboa" w:date="2023-10-25T08:16:00Z">
        <w:r w:rsidR="00310878">
          <w:rPr>
            <w:lang w:val="en-US"/>
          </w:rPr>
          <w:t xml:space="preserve"> the</w:t>
        </w:r>
      </w:ins>
      <w:r w:rsidRPr="008B6A89">
        <w:rPr>
          <w:lang w:val="en-US"/>
        </w:rPr>
        <w:t xml:space="preserve"> Fortran 95 language</w:t>
      </w:r>
      <w:r w:rsidR="009405C7">
        <w:rPr>
          <w:lang w:val="en-US"/>
        </w:rPr>
        <w:t>. T</w:t>
      </w:r>
      <w:r w:rsidRPr="008B6A89">
        <w:rPr>
          <w:lang w:val="en-US"/>
        </w:rPr>
        <w:t>he MMOLCH subroutine</w:t>
      </w:r>
      <w:r w:rsidR="009405C7">
        <w:rPr>
          <w:lang w:val="en-US"/>
        </w:rPr>
        <w:t xml:space="preserve"> </w:t>
      </w:r>
      <w:r w:rsidR="009405C7" w:rsidRPr="00E75068">
        <w:rPr>
          <w:lang w:val="en-US"/>
        </w:rPr>
        <w:t>(IMSL, 202</w:t>
      </w:r>
      <w:r w:rsidR="008D63B4" w:rsidRPr="00E75068">
        <w:rPr>
          <w:lang w:val="en-US"/>
        </w:rPr>
        <w:t>2</w:t>
      </w:r>
      <w:r w:rsidR="009405C7" w:rsidRPr="00E75068">
        <w:rPr>
          <w:lang w:val="en-US"/>
        </w:rPr>
        <w:t>)</w:t>
      </w:r>
      <w:r w:rsidRPr="00E75068">
        <w:rPr>
          <w:lang w:val="en-US"/>
        </w:rPr>
        <w:t>,</w:t>
      </w:r>
      <w:r w:rsidRPr="008B6A89">
        <w:rPr>
          <w:lang w:val="en-US"/>
        </w:rPr>
        <w:t xml:space="preserve"> for solving </w:t>
      </w:r>
      <w:r w:rsidR="00F81EED">
        <w:rPr>
          <w:lang w:val="en-US"/>
        </w:rPr>
        <w:t xml:space="preserve">hyperbolic </w:t>
      </w:r>
      <w:r w:rsidRPr="008B6A89">
        <w:rPr>
          <w:lang w:val="en-US"/>
        </w:rPr>
        <w:t xml:space="preserve">partial differential equation </w:t>
      </w:r>
      <w:r w:rsidR="009405C7">
        <w:rPr>
          <w:lang w:val="en-US"/>
        </w:rPr>
        <w:t xml:space="preserve">systems through </w:t>
      </w:r>
      <w:r w:rsidR="00DC6BF6">
        <w:rPr>
          <w:lang w:val="en-US"/>
        </w:rPr>
        <w:t xml:space="preserve">the </w:t>
      </w:r>
      <w:r w:rsidR="009405C7">
        <w:rPr>
          <w:lang w:val="en-US"/>
        </w:rPr>
        <w:t>method of lin</w:t>
      </w:r>
      <w:r w:rsidR="00C11AA5">
        <w:rPr>
          <w:lang w:val="en-US"/>
        </w:rPr>
        <w:t>e</w:t>
      </w:r>
      <w:r w:rsidR="009405C7">
        <w:rPr>
          <w:lang w:val="en-US"/>
        </w:rPr>
        <w:t xml:space="preserve">s, </w:t>
      </w:r>
      <w:r w:rsidRPr="008B6A89">
        <w:rPr>
          <w:lang w:val="en-US"/>
        </w:rPr>
        <w:t>was employed</w:t>
      </w:r>
      <w:r w:rsidR="009405C7">
        <w:rPr>
          <w:lang w:val="en-US"/>
        </w:rPr>
        <w:t xml:space="preserve">, </w:t>
      </w:r>
      <w:r w:rsidRPr="008B6A89">
        <w:rPr>
          <w:lang w:val="en-US"/>
        </w:rPr>
        <w:t xml:space="preserve">with a tolerance </w:t>
      </w:r>
      <w:r w:rsidR="009405C7">
        <w:rPr>
          <w:lang w:val="en-US"/>
        </w:rPr>
        <w:t xml:space="preserve">error </w:t>
      </w:r>
      <w:r w:rsidRPr="008B6A89">
        <w:rPr>
          <w:lang w:val="en-US"/>
        </w:rPr>
        <w:t xml:space="preserve">set </w:t>
      </w:r>
      <w:r w:rsidR="009405C7">
        <w:rPr>
          <w:lang w:val="en-US"/>
        </w:rPr>
        <w:t>as</w:t>
      </w:r>
      <w:r w:rsidRPr="008B6A89">
        <w:rPr>
          <w:lang w:val="en-US"/>
        </w:rPr>
        <w:t xml:space="preserve"> 10</w:t>
      </w:r>
      <w:r w:rsidRPr="00830BE6">
        <w:rPr>
          <w:vertAlign w:val="superscript"/>
          <w:lang w:val="en-US"/>
        </w:rPr>
        <w:t>-5</w:t>
      </w:r>
      <w:r w:rsidRPr="008B6A89">
        <w:rPr>
          <w:lang w:val="en-US"/>
        </w:rPr>
        <w:t>.</w:t>
      </w:r>
      <w:r w:rsidR="00F81EED">
        <w:rPr>
          <w:lang w:val="en-US"/>
        </w:rPr>
        <w:t xml:space="preserve"> The non-linear equations for the interface temperatures </w:t>
      </w:r>
      <m:oMath>
        <m:sSub>
          <m:sSubPr>
            <m:ctrlPr>
              <w:rPr>
                <w:rFonts w:ascii="Cambria Math" w:hAnsi="Cambria Math"/>
                <w:i/>
                <w:spacing w:val="-3"/>
                <w:lang w:val="en-US"/>
              </w:rPr>
            </m:ctrlPr>
          </m:sSubPr>
          <m:e>
            <m:r>
              <w:rPr>
                <w:rFonts w:ascii="Cambria Math" w:hAnsi="Cambria Math"/>
                <w:spacing w:val="-3"/>
                <w:lang w:val="en-US"/>
              </w:rPr>
              <m:t>T</m:t>
            </m:r>
          </m:e>
          <m:sub>
            <m:r>
              <w:rPr>
                <w:rFonts w:ascii="Cambria Math" w:hAnsi="Cambria Math"/>
                <w:spacing w:val="-3"/>
                <w:lang w:val="en-US"/>
              </w:rPr>
              <m:t>ms</m:t>
            </m:r>
          </m:sub>
        </m:sSub>
      </m:oMath>
      <w:r w:rsidR="00F81EED">
        <w:rPr>
          <w:spacing w:val="-3"/>
          <w:lang w:val="en-US"/>
        </w:rPr>
        <w:t xml:space="preserve"> and </w:t>
      </w:r>
      <m:oMath>
        <m:sSub>
          <m:sSubPr>
            <m:ctrlPr>
              <w:rPr>
                <w:rFonts w:ascii="Cambria Math" w:hAnsi="Cambria Math"/>
                <w:i/>
                <w:spacing w:val="-3"/>
                <w:lang w:val="en-US"/>
              </w:rPr>
            </m:ctrlPr>
          </m:sSubPr>
          <m:e>
            <m:r>
              <w:rPr>
                <w:rFonts w:ascii="Cambria Math" w:hAnsi="Cambria Math"/>
                <w:spacing w:val="-3"/>
                <w:lang w:val="en-US"/>
              </w:rPr>
              <m:t>T</m:t>
            </m:r>
          </m:e>
          <m:sub>
            <m:r>
              <w:rPr>
                <w:rFonts w:ascii="Cambria Math" w:hAnsi="Cambria Math"/>
                <w:spacing w:val="-3"/>
                <w:lang w:val="en-US"/>
              </w:rPr>
              <m:t>ml</m:t>
            </m:r>
          </m:sub>
        </m:sSub>
      </m:oMath>
      <w:r w:rsidR="00F81EED">
        <w:rPr>
          <w:spacing w:val="-3"/>
          <w:lang w:val="en-US"/>
        </w:rPr>
        <w:t xml:space="preserve"> </w:t>
      </w:r>
      <w:r w:rsidR="00F81EED">
        <w:rPr>
          <w:lang w:val="en-US"/>
        </w:rPr>
        <w:t>were solved</w:t>
      </w:r>
      <w:r w:rsidR="009405C7">
        <w:rPr>
          <w:lang w:val="en-US"/>
        </w:rPr>
        <w:t>, within an error target prescribed at 10</w:t>
      </w:r>
      <w:r w:rsidR="009405C7" w:rsidRPr="009405C7">
        <w:rPr>
          <w:vertAlign w:val="superscript"/>
          <w:lang w:val="en-US"/>
        </w:rPr>
        <w:t>-11</w:t>
      </w:r>
      <w:r w:rsidR="009405C7">
        <w:rPr>
          <w:lang w:val="en-US"/>
        </w:rPr>
        <w:t>,</w:t>
      </w:r>
      <w:r w:rsidR="00F81EED">
        <w:rPr>
          <w:lang w:val="en-US"/>
        </w:rPr>
        <w:t xml:space="preserve"> with </w:t>
      </w:r>
      <w:ins w:id="573" w:author="Kleber Marques Lisboa" w:date="2023-10-25T08:17:00Z">
        <w:r w:rsidR="00310878">
          <w:rPr>
            <w:lang w:val="en-US"/>
          </w:rPr>
          <w:t xml:space="preserve">the </w:t>
        </w:r>
      </w:ins>
      <w:r w:rsidR="00F81EED">
        <w:rPr>
          <w:lang w:val="en-US"/>
        </w:rPr>
        <w:t xml:space="preserve">routine ZBREN </w:t>
      </w:r>
      <w:r w:rsidR="00F81EED" w:rsidRPr="00E75068">
        <w:rPr>
          <w:lang w:val="en-US"/>
        </w:rPr>
        <w:t>(IMSL, 202</w:t>
      </w:r>
      <w:r w:rsidR="008D63B4" w:rsidRPr="00E75068">
        <w:rPr>
          <w:lang w:val="en-US"/>
        </w:rPr>
        <w:t>2</w:t>
      </w:r>
      <w:r w:rsidR="00F81EED" w:rsidRPr="00E75068">
        <w:rPr>
          <w:lang w:val="en-US"/>
        </w:rPr>
        <w:t>)</w:t>
      </w:r>
      <w:r w:rsidR="00AD009B" w:rsidRPr="00E75068">
        <w:rPr>
          <w:lang w:val="en-US"/>
        </w:rPr>
        <w:t>.</w:t>
      </w:r>
    </w:p>
    <w:p w14:paraId="4C61ED54" w14:textId="77777777" w:rsidR="008D63B4" w:rsidRDefault="008D63B4" w:rsidP="00165B87">
      <w:pPr>
        <w:spacing w:after="0"/>
        <w:rPr>
          <w:lang w:val="en-US"/>
        </w:rPr>
      </w:pPr>
    </w:p>
    <w:p w14:paraId="63DA8FCC" w14:textId="77777777" w:rsidR="00AC21A8" w:rsidRPr="008B6A89" w:rsidRDefault="00250B08" w:rsidP="00165B87">
      <w:pPr>
        <w:pStyle w:val="PargrafodaLista"/>
        <w:numPr>
          <w:ilvl w:val="0"/>
          <w:numId w:val="1"/>
        </w:numPr>
        <w:ind w:left="567" w:hanging="567"/>
        <w:rPr>
          <w:b/>
          <w:bCs/>
          <w:lang w:val="en-US"/>
        </w:rPr>
      </w:pPr>
      <w:r w:rsidRPr="00AC21A8">
        <w:rPr>
          <w:b/>
          <w:bCs/>
          <w:lang w:val="en-US"/>
        </w:rPr>
        <w:t xml:space="preserve">The </w:t>
      </w:r>
      <w:r w:rsidR="00E75068">
        <w:rPr>
          <w:b/>
          <w:bCs/>
          <w:lang w:val="en-US"/>
        </w:rPr>
        <w:t xml:space="preserve">system </w:t>
      </w:r>
      <w:r w:rsidRPr="00AC21A8">
        <w:rPr>
          <w:b/>
          <w:bCs/>
          <w:lang w:val="en-US"/>
        </w:rPr>
        <w:t>operati</w:t>
      </w:r>
      <w:r w:rsidR="00E75068">
        <w:rPr>
          <w:b/>
          <w:bCs/>
          <w:lang w:val="en-US"/>
        </w:rPr>
        <w:t xml:space="preserve">ng </w:t>
      </w:r>
      <w:r w:rsidR="006A78E0">
        <w:rPr>
          <w:b/>
          <w:bCs/>
          <w:lang w:val="en-US"/>
        </w:rPr>
        <w:t>modes</w:t>
      </w:r>
    </w:p>
    <w:p w14:paraId="52CB6E9C" w14:textId="5E627211" w:rsidR="005C7A52" w:rsidRDefault="00A56A2F" w:rsidP="00165B87">
      <w:pPr>
        <w:rPr>
          <w:lang w:val="en-US"/>
        </w:rPr>
      </w:pPr>
      <w:r w:rsidRPr="00A56A2F">
        <w:rPr>
          <w:lang w:val="en-US"/>
        </w:rPr>
        <w:t xml:space="preserve">To control the </w:t>
      </w:r>
      <w:r w:rsidR="00686171">
        <w:rPr>
          <w:lang w:val="en-US"/>
        </w:rPr>
        <w:t xml:space="preserve">operation of the </w:t>
      </w:r>
      <w:r w:rsidRPr="00A56A2F">
        <w:rPr>
          <w:lang w:val="en-US"/>
        </w:rPr>
        <w:t>dynamic system</w:t>
      </w:r>
      <w:del w:id="574" w:author="Kleber Marques Lisboa" w:date="2023-10-25T08:20:00Z">
        <w:r w:rsidRPr="00A56A2F" w:rsidDel="00C10FE0">
          <w:rPr>
            <w:lang w:val="en-US"/>
          </w:rPr>
          <w:delText>,</w:delText>
        </w:r>
      </w:del>
      <w:r w:rsidRPr="00A56A2F">
        <w:rPr>
          <w:lang w:val="en-US"/>
        </w:rPr>
        <w:t xml:space="preserve"> and optimize the desalination </w:t>
      </w:r>
      <w:r w:rsidR="00FF6409">
        <w:rPr>
          <w:lang w:val="en-US"/>
        </w:rPr>
        <w:t xml:space="preserve">system </w:t>
      </w:r>
      <w:r w:rsidR="007D3DB6">
        <w:rPr>
          <w:lang w:val="en-US"/>
        </w:rPr>
        <w:t xml:space="preserve">water </w:t>
      </w:r>
      <w:r w:rsidRPr="00A56A2F">
        <w:rPr>
          <w:lang w:val="en-US"/>
        </w:rPr>
        <w:t>production</w:t>
      </w:r>
      <w:r w:rsidR="007D3DB6">
        <w:rPr>
          <w:lang w:val="en-US"/>
        </w:rPr>
        <w:t xml:space="preserve"> and brackish water consumption</w:t>
      </w:r>
      <w:r w:rsidRPr="00A56A2F">
        <w:rPr>
          <w:lang w:val="en-US"/>
        </w:rPr>
        <w:t>, a</w:t>
      </w:r>
      <w:r w:rsidR="003D1304">
        <w:rPr>
          <w:lang w:val="en-US"/>
        </w:rPr>
        <w:t xml:space="preserve"> general </w:t>
      </w:r>
      <w:r w:rsidRPr="00A56A2F">
        <w:rPr>
          <w:lang w:val="en-US"/>
        </w:rPr>
        <w:t>algorithm based on volume and salinity of</w:t>
      </w:r>
      <w:r w:rsidR="00CC4EBE">
        <w:rPr>
          <w:lang w:val="en-US"/>
        </w:rPr>
        <w:t xml:space="preserve"> </w:t>
      </w:r>
      <w:r w:rsidR="00E51E59">
        <w:rPr>
          <w:lang w:val="en-US"/>
        </w:rPr>
        <w:t xml:space="preserve">the </w:t>
      </w:r>
      <w:r w:rsidR="00CC4EBE">
        <w:rPr>
          <w:lang w:val="en-US"/>
        </w:rPr>
        <w:t>mixture</w:t>
      </w:r>
      <w:r w:rsidRPr="00A56A2F">
        <w:rPr>
          <w:lang w:val="en-US"/>
        </w:rPr>
        <w:t xml:space="preserve"> </w:t>
      </w:r>
      <w:r w:rsidR="00CC4EBE">
        <w:rPr>
          <w:lang w:val="en-US"/>
        </w:rPr>
        <w:t xml:space="preserve">in </w:t>
      </w:r>
      <w:r w:rsidRPr="00A56A2F">
        <w:rPr>
          <w:lang w:val="en-US"/>
        </w:rPr>
        <w:t>the mixing reservoir, which feeds the desalination system, is applied at each instant of time.</w:t>
      </w:r>
      <w:r w:rsidR="003D1304">
        <w:rPr>
          <w:lang w:val="en-US"/>
        </w:rPr>
        <w:t xml:space="preserve"> </w:t>
      </w:r>
      <w:r w:rsidR="007A3FBA" w:rsidRPr="008B6A89">
        <w:rPr>
          <w:lang w:val="en-US"/>
        </w:rPr>
        <w:t>The developed computational code</w:t>
      </w:r>
      <w:r w:rsidR="007A3FBA">
        <w:rPr>
          <w:lang w:val="en-US"/>
        </w:rPr>
        <w:t xml:space="preserve"> </w:t>
      </w:r>
      <w:r w:rsidR="007A3FBA" w:rsidRPr="008B6A89">
        <w:rPr>
          <w:lang w:val="en-US"/>
        </w:rPr>
        <w:t>is very flexible, allowing simulations of different desalination system operation scenarios</w:t>
      </w:r>
      <w:r w:rsidR="007A3FBA">
        <w:rPr>
          <w:lang w:val="en-US"/>
        </w:rPr>
        <w:t>: steady-state regime</w:t>
      </w:r>
      <w:r w:rsidR="00FD4B26">
        <w:rPr>
          <w:lang w:val="en-US"/>
        </w:rPr>
        <w:t xml:space="preserve"> (no recirculat</w:t>
      </w:r>
      <w:r w:rsidR="003D1304">
        <w:rPr>
          <w:lang w:val="en-US"/>
        </w:rPr>
        <w:t>i</w:t>
      </w:r>
      <w:r w:rsidR="00FD4B26">
        <w:rPr>
          <w:lang w:val="en-US"/>
        </w:rPr>
        <w:t>on)</w:t>
      </w:r>
      <w:r w:rsidR="007A3FBA">
        <w:rPr>
          <w:lang w:val="en-US"/>
        </w:rPr>
        <w:t xml:space="preserve">, </w:t>
      </w:r>
      <w:r w:rsidR="007A3FBA" w:rsidRPr="004D3055">
        <w:rPr>
          <w:lang w:val="en-US"/>
        </w:rPr>
        <w:t>batch recirculation, semi-batch recirculation, continuous recirculation</w:t>
      </w:r>
      <w:r w:rsidR="00E51E59">
        <w:rPr>
          <w:lang w:val="en-US"/>
        </w:rPr>
        <w:t xml:space="preserve"> (dynamic rejection fraction/recirculation)</w:t>
      </w:r>
      <w:r w:rsidR="007A3FBA" w:rsidRPr="004D3055">
        <w:rPr>
          <w:lang w:val="en-US"/>
        </w:rPr>
        <w:t>,</w:t>
      </w:r>
      <w:r w:rsidR="007A3FBA">
        <w:rPr>
          <w:lang w:val="en-US"/>
        </w:rPr>
        <w:t xml:space="preserve"> and p</w:t>
      </w:r>
      <w:r w:rsidR="007A3FBA" w:rsidRPr="008B6A89">
        <w:rPr>
          <w:lang w:val="en-US"/>
        </w:rPr>
        <w:t>artial recirculation</w:t>
      </w:r>
      <w:r w:rsidR="007A3FBA">
        <w:rPr>
          <w:lang w:val="en-US"/>
        </w:rPr>
        <w:t xml:space="preserve"> operation mode </w:t>
      </w:r>
      <w:r w:rsidR="00CC4EBE">
        <w:rPr>
          <w:lang w:val="en-US"/>
        </w:rPr>
        <w:t>with volume or concentration control</w:t>
      </w:r>
      <w:r w:rsidR="007A3FBA">
        <w:rPr>
          <w:lang w:val="en-US"/>
        </w:rPr>
        <w:t>.</w:t>
      </w:r>
    </w:p>
    <w:p w14:paraId="615F26EB" w14:textId="5D1BB814" w:rsidR="005C7A52" w:rsidRDefault="005C7A52" w:rsidP="00165B87">
      <w:pPr>
        <w:rPr>
          <w:lang w:val="en-US"/>
        </w:rPr>
      </w:pPr>
      <w:r>
        <w:rPr>
          <w:lang w:val="en-US"/>
        </w:rPr>
        <w:t>For the unsteady-state regimes, t</w:t>
      </w:r>
      <w:r w:rsidRPr="008B6A89">
        <w:rPr>
          <w:lang w:val="en-US"/>
        </w:rPr>
        <w:t xml:space="preserve">he system </w:t>
      </w:r>
      <w:r>
        <w:rPr>
          <w:lang w:val="en-US"/>
        </w:rPr>
        <w:t xml:space="preserve">can </w:t>
      </w:r>
      <w:r w:rsidRPr="008B6A89">
        <w:rPr>
          <w:lang w:val="en-US"/>
        </w:rPr>
        <w:t xml:space="preserve">start </w:t>
      </w:r>
      <w:r>
        <w:rPr>
          <w:lang w:val="en-US"/>
        </w:rPr>
        <w:t xml:space="preserve">the </w:t>
      </w:r>
      <w:r w:rsidRPr="008B6A89">
        <w:rPr>
          <w:lang w:val="en-US"/>
        </w:rPr>
        <w:t xml:space="preserve">operation with </w:t>
      </w:r>
      <w:r>
        <w:rPr>
          <w:lang w:val="en-US"/>
        </w:rPr>
        <w:t xml:space="preserve">no brine </w:t>
      </w:r>
      <w:r w:rsidRPr="008B6A89">
        <w:rPr>
          <w:lang w:val="en-US"/>
        </w:rPr>
        <w:t>rejection</w:t>
      </w:r>
      <w:r>
        <w:rPr>
          <w:lang w:val="en-US"/>
        </w:rPr>
        <w:t xml:space="preserve"> (total recirculation)</w:t>
      </w:r>
      <w:r w:rsidRPr="008B6A89">
        <w:rPr>
          <w:lang w:val="en-US"/>
        </w:rPr>
        <w:t xml:space="preserve">, </w:t>
      </w:r>
      <m:oMath>
        <m:sSub>
          <m:sSubPr>
            <m:ctrlPr>
              <w:rPr>
                <w:rFonts w:ascii="Cambria Math" w:hAnsi="Cambria Math"/>
                <w:i/>
                <w:lang w:val="en-US"/>
              </w:rPr>
            </m:ctrlPr>
          </m:sSubPr>
          <m:e>
            <m:r>
              <w:rPr>
                <w:rFonts w:ascii="Cambria Math" w:hAnsi="Cambria Math"/>
                <w:lang w:val="en-US"/>
              </w:rPr>
              <m:t>λ=λ</m:t>
            </m:r>
          </m:e>
          <m:sub>
            <m:r>
              <w:rPr>
                <w:rFonts w:ascii="Cambria Math" w:hAnsi="Cambria Math"/>
                <w:lang w:val="en-US"/>
              </w:rPr>
              <m:t>0</m:t>
            </m:r>
          </m:sub>
        </m:sSub>
        <m:r>
          <w:rPr>
            <w:rFonts w:ascii="Cambria Math" w:hAnsi="Cambria Math"/>
            <w:lang w:val="en-US"/>
          </w:rPr>
          <m:t>=0</m:t>
        </m:r>
      </m:oMath>
      <w:r w:rsidRPr="008B6A89">
        <w:rPr>
          <w:lang w:val="en-US"/>
        </w:rPr>
        <w:t xml:space="preserve">, or with </w:t>
      </w:r>
      <w:r>
        <w:rPr>
          <w:lang w:val="en-US"/>
        </w:rPr>
        <w:t xml:space="preserve">a pre-defined </w:t>
      </w:r>
      <w:r w:rsidRPr="008B6A89">
        <w:rPr>
          <w:lang w:val="en-US"/>
        </w:rPr>
        <w:t>rejection</w:t>
      </w:r>
      <w:r>
        <w:rPr>
          <w:lang w:val="en-US"/>
        </w:rPr>
        <w:t xml:space="preserve"> (partial recirculation)</w:t>
      </w:r>
      <w:r w:rsidRPr="008B6A89">
        <w:rPr>
          <w:lang w:val="en-US"/>
        </w:rPr>
        <w:t xml:space="preserve">, </w:t>
      </w:r>
      <m:oMath>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0</m:t>
            </m:r>
          </m:sub>
        </m:sSub>
        <m:r>
          <w:rPr>
            <w:rFonts w:ascii="Cambria Math" w:hAnsi="Cambria Math"/>
            <w:lang w:val="en-US"/>
          </w:rPr>
          <m:t>≠0</m:t>
        </m:r>
      </m:oMath>
      <w:r w:rsidRPr="008B6A89">
        <w:rPr>
          <w:lang w:val="en-US"/>
        </w:rPr>
        <w:t>.</w:t>
      </w:r>
      <w:r>
        <w:rPr>
          <w:lang w:val="en-US"/>
        </w:rPr>
        <w:t xml:space="preserve"> For these regimes, t</w:t>
      </w:r>
      <w:r w:rsidRPr="008B6A89">
        <w:rPr>
          <w:lang w:val="en-US"/>
        </w:rPr>
        <w:t xml:space="preserve">he desalination system operates in such a way that the mixing tank, initially with </w:t>
      </w:r>
      <w:r>
        <w:rPr>
          <w:lang w:val="en-US"/>
        </w:rPr>
        <w:t xml:space="preserve">a volume of brackish water of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mi</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sub>
        </m:sSub>
        <m:r>
          <w:rPr>
            <w:rFonts w:ascii="Cambria Math" w:hAnsi="Cambria Math"/>
            <w:lang w:val="en-US"/>
          </w:rPr>
          <m:t>=100 L</m:t>
        </m:r>
      </m:oMath>
      <w:r w:rsidRPr="008B6A89">
        <w:rPr>
          <w:lang w:val="en-US"/>
        </w:rPr>
        <w:t>, has its mixture consumed by the DCMD module, as distillate is produced over time</w:t>
      </w:r>
      <w:r>
        <w:rPr>
          <w:lang w:val="en-US"/>
        </w:rPr>
        <w:t>.</w:t>
      </w:r>
    </w:p>
    <w:p w14:paraId="1A64F3D1" w14:textId="27A39384" w:rsidR="007A3FBA" w:rsidDel="00C10FE0" w:rsidRDefault="00DD5C30" w:rsidP="00165B87">
      <w:pPr>
        <w:rPr>
          <w:del w:id="575" w:author="Kleber Marques Lisboa" w:date="2023-10-25T08:22:00Z"/>
          <w:lang w:val="en-US"/>
        </w:rPr>
      </w:pPr>
      <w:r w:rsidRPr="008B6A89">
        <w:rPr>
          <w:lang w:val="en-US"/>
        </w:rPr>
        <w:t>Additionally, to analyze the influence of the external heat exchangers on the system performance it is sufficient to vary their effectiveness (</w:t>
      </w:r>
      <m:oMath>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H</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sub>
        </m:sSub>
      </m:oMath>
      <w:r w:rsidRPr="008B6A89">
        <w:rPr>
          <w:lang w:val="en-US"/>
        </w:rPr>
        <w:t xml:space="preserve"> and </w:t>
      </w:r>
      <m:oMath>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H</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sub>
        </m:sSub>
      </m:oMath>
      <w:r w:rsidRPr="008B6A89">
        <w:rPr>
          <w:lang w:val="en-US"/>
        </w:rPr>
        <w:t xml:space="preserve">). By </w:t>
      </w:r>
      <w:r>
        <w:rPr>
          <w:lang w:val="en-US"/>
        </w:rPr>
        <w:t>choosing</w:t>
      </w:r>
      <w:r w:rsidRPr="008B6A89">
        <w:rPr>
          <w:lang w:val="en-US"/>
        </w:rPr>
        <w:t xml:space="preserve"> </w:t>
      </w:r>
      <m:oMath>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H</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sub>
        </m:sSub>
        <m:r>
          <m:rPr>
            <m:nor/>
          </m:rPr>
          <w:rPr>
            <w:rFonts w:ascii="Cambria Math" w:hAnsi="Cambria Math"/>
            <w:lang w:val="en-US"/>
          </w:rPr>
          <m:t xml:space="preserve">= </m:t>
        </m:r>
        <m:r>
          <w:rPr>
            <w:rFonts w:ascii="Cambria Math" w:hAnsi="Cambria Math"/>
            <w:lang w:val="en-US"/>
          </w:rPr>
          <m:t>0</m:t>
        </m:r>
      </m:oMath>
      <w:r w:rsidRPr="008B6A89">
        <w:rPr>
          <w:lang w:val="en-US"/>
        </w:rPr>
        <w:t xml:space="preserve"> and/or </w:t>
      </w:r>
      <m:oMath>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H</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sub>
        </m:sSub>
        <m:r>
          <m:rPr>
            <m:nor/>
          </m:rPr>
          <w:rPr>
            <w:rFonts w:ascii="Cambria Math" w:hAnsi="Cambria Math"/>
            <w:lang w:val="en-US"/>
          </w:rPr>
          <m:t xml:space="preserve">= </m:t>
        </m:r>
        <m:r>
          <w:rPr>
            <w:rFonts w:ascii="Cambria Math" w:hAnsi="Cambria Math"/>
            <w:lang w:val="en-US"/>
          </w:rPr>
          <m:t>0</m:t>
        </m:r>
      </m:oMath>
      <w:r w:rsidRPr="008B6A89">
        <w:rPr>
          <w:lang w:val="en-US"/>
        </w:rPr>
        <w:t>, the heat exchangers are not included in the analysis.</w:t>
      </w:r>
    </w:p>
    <w:p w14:paraId="2DEA68BA" w14:textId="77777777" w:rsidR="00917D99" w:rsidRDefault="00917D99">
      <w:pPr>
        <w:rPr>
          <w:lang w:val="en-US"/>
        </w:rPr>
        <w:pPrChange w:id="576" w:author="Kleber Marques Lisboa" w:date="2023-10-25T08:22:00Z">
          <w:pPr>
            <w:spacing w:after="0" w:line="240" w:lineRule="auto"/>
          </w:pPr>
        </w:pPrChange>
      </w:pPr>
    </w:p>
    <w:p w14:paraId="14C06C35" w14:textId="0B71C9FC" w:rsidR="00917D99" w:rsidRPr="003C7DFC" w:rsidRDefault="00917D99" w:rsidP="00165B87">
      <w:pPr>
        <w:spacing w:after="0"/>
        <w:rPr>
          <w:b/>
          <w:bCs/>
          <w:i/>
          <w:iCs/>
          <w:lang w:val="en-US"/>
        </w:rPr>
      </w:pPr>
      <w:r w:rsidRPr="003C7DFC">
        <w:rPr>
          <w:b/>
          <w:bCs/>
          <w:i/>
          <w:iCs/>
          <w:lang w:val="en-US"/>
        </w:rPr>
        <w:t>4.1 Batch and semi-batch operation</w:t>
      </w:r>
      <w:r w:rsidR="00E51E59">
        <w:rPr>
          <w:b/>
          <w:bCs/>
          <w:i/>
          <w:iCs/>
          <w:lang w:val="en-US"/>
        </w:rPr>
        <w:t>s</w:t>
      </w:r>
    </w:p>
    <w:p w14:paraId="3503EF6B" w14:textId="65A4E168" w:rsidR="00FD4B26" w:rsidRDefault="0002016C" w:rsidP="00165B87">
      <w:pPr>
        <w:rPr>
          <w:lang w:val="en-US"/>
        </w:rPr>
      </w:pPr>
      <w:r w:rsidRPr="008B6A89">
        <w:rPr>
          <w:lang w:val="en-US"/>
        </w:rPr>
        <w:t xml:space="preserve">In batch and semi-batch </w:t>
      </w:r>
      <w:r w:rsidR="002A2778">
        <w:rPr>
          <w:lang w:val="en-US"/>
        </w:rPr>
        <w:t>operation modes</w:t>
      </w:r>
      <w:r w:rsidRPr="008B6A89">
        <w:rPr>
          <w:lang w:val="en-US"/>
        </w:rPr>
        <w:t xml:space="preserve">, over each </w:t>
      </w:r>
      <w:r>
        <w:rPr>
          <w:lang w:val="en-US"/>
        </w:rPr>
        <w:t xml:space="preserve">process </w:t>
      </w:r>
      <w:r w:rsidRPr="008B6A89">
        <w:rPr>
          <w:lang w:val="en-US"/>
        </w:rPr>
        <w:t xml:space="preserve">cycle, the distillate is </w:t>
      </w:r>
      <w:r>
        <w:rPr>
          <w:lang w:val="en-US"/>
        </w:rPr>
        <w:t xml:space="preserve">continuously </w:t>
      </w:r>
      <w:r w:rsidRPr="008B6A89">
        <w:rPr>
          <w:lang w:val="en-US"/>
        </w:rPr>
        <w:t xml:space="preserve">removed from the system, and the remaining solution </w:t>
      </w:r>
      <w:r>
        <w:rPr>
          <w:lang w:val="en-US"/>
        </w:rPr>
        <w:t>that leaves the MD module, with higher salinity, is directed to the feed tank</w:t>
      </w:r>
      <w:r w:rsidR="002636A4">
        <w:rPr>
          <w:lang w:val="en-US"/>
        </w:rPr>
        <w:t xml:space="preserve"> (</w:t>
      </w:r>
      <m:oMath>
        <m:r>
          <w:rPr>
            <w:rFonts w:ascii="Cambria Math" w:hAnsi="Cambria Math"/>
            <w:lang w:val="en-US"/>
          </w:rPr>
          <m:t>λ</m:t>
        </m:r>
        <m:r>
          <m:rPr>
            <m:nor/>
          </m:rPr>
          <w:rPr>
            <w:rFonts w:ascii="Cambria Math" w:hAnsi="Cambria Math"/>
            <w:lang w:val="en-US"/>
          </w:rPr>
          <m:t>=0</m:t>
        </m:r>
      </m:oMath>
      <w:r w:rsidR="002636A4">
        <w:rPr>
          <w:lang w:val="en-US"/>
        </w:rPr>
        <w:t>)</w:t>
      </w:r>
      <w:r>
        <w:rPr>
          <w:lang w:val="en-US"/>
        </w:rPr>
        <w:t>.</w:t>
      </w:r>
      <w:r w:rsidR="002A2778">
        <w:rPr>
          <w:lang w:val="en-US"/>
        </w:rPr>
        <w:t xml:space="preserve"> </w:t>
      </w:r>
      <w:r w:rsidR="002636A4">
        <w:rPr>
          <w:lang w:val="en-US"/>
        </w:rPr>
        <w:t xml:space="preserve">In the batch operation </w:t>
      </w:r>
      <w:r w:rsidR="002A2778">
        <w:rPr>
          <w:lang w:val="en-US"/>
        </w:rPr>
        <w:t>process</w:t>
      </w:r>
      <w:r w:rsidR="002636A4">
        <w:rPr>
          <w:lang w:val="en-US"/>
        </w:rPr>
        <w:t xml:space="preserve">, there is no </w:t>
      </w:r>
      <w:r w:rsidR="00E51E59">
        <w:rPr>
          <w:lang w:val="en-US"/>
        </w:rPr>
        <w:t xml:space="preserve">water </w:t>
      </w:r>
      <w:r w:rsidR="002636A4">
        <w:rPr>
          <w:lang w:val="en-US"/>
        </w:rPr>
        <w:t>pumping from the well (</w:t>
      </w:r>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V</m:t>
                </m:r>
              </m:e>
            </m:acc>
          </m:e>
          <m:sub>
            <m:r>
              <w:rPr>
                <w:rFonts w:ascii="Cambria Math" w:hAnsi="Cambria Math"/>
                <w:lang w:val="en-US"/>
              </w:rPr>
              <m:t>well</m:t>
            </m:r>
          </m:sub>
        </m:sSub>
        <m:r>
          <m:rPr>
            <m:nor/>
          </m:rPr>
          <w:rPr>
            <w:rFonts w:ascii="Cambria Math" w:hAnsi="Cambria Math"/>
            <w:lang w:val="en-US"/>
          </w:rPr>
          <m:t>=0</m:t>
        </m:r>
      </m:oMath>
      <w:r w:rsidR="002636A4">
        <w:rPr>
          <w:lang w:val="en-US"/>
        </w:rPr>
        <w:t>)</w:t>
      </w:r>
      <w:r w:rsidR="00E51E59">
        <w:rPr>
          <w:lang w:val="en-US"/>
        </w:rPr>
        <w:t xml:space="preserve"> between recycling</w:t>
      </w:r>
      <w:r w:rsidR="002636A4">
        <w:rPr>
          <w:lang w:val="en-US"/>
        </w:rPr>
        <w:t xml:space="preserve">, so </w:t>
      </w:r>
      <w:r w:rsidRPr="008B6A89">
        <w:rPr>
          <w:lang w:val="en-US"/>
        </w:rPr>
        <w:t>the volume of the solution in the tank decreases, and the salt concentration increases over time</w:t>
      </w:r>
      <w:r w:rsidR="002636A4">
        <w:rPr>
          <w:lang w:val="en-US"/>
        </w:rPr>
        <w:t xml:space="preserve">. In the semi-batch operation cycle, the volume of the </w:t>
      </w:r>
      <w:r w:rsidR="002A2778">
        <w:rPr>
          <w:lang w:val="en-US"/>
        </w:rPr>
        <w:t xml:space="preserve">mixing </w:t>
      </w:r>
      <w:r w:rsidR="002636A4">
        <w:rPr>
          <w:lang w:val="en-US"/>
        </w:rPr>
        <w:t>tank is kept constant, by continuously adding fresh feed water from the well to the system</w:t>
      </w:r>
      <w:r w:rsidR="002A2778">
        <w:rPr>
          <w:lang w:val="en-US"/>
        </w:rPr>
        <w:t>,</w:t>
      </w:r>
      <w:r w:rsidR="002636A4">
        <w:rPr>
          <w:lang w:val="en-US"/>
        </w:rPr>
        <w:t xml:space="preserve"> at the same </w:t>
      </w:r>
      <w:r w:rsidR="002636A4" w:rsidRPr="008B6A89">
        <w:rPr>
          <w:lang w:val="en-US"/>
        </w:rPr>
        <w:t xml:space="preserve">proportion </w:t>
      </w:r>
      <w:r w:rsidR="002636A4">
        <w:rPr>
          <w:lang w:val="en-US"/>
        </w:rPr>
        <w:t>the distillate is</w:t>
      </w:r>
      <w:r w:rsidR="000619F7">
        <w:rPr>
          <w:lang w:val="en-US"/>
        </w:rPr>
        <w:t xml:space="preserve"> removed </w:t>
      </w:r>
      <w:r w:rsidR="002636A4">
        <w:rPr>
          <w:lang w:val="en-US"/>
        </w:rPr>
        <w:t>(</w:t>
      </w:r>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V</m:t>
                </m:r>
              </m:e>
            </m:acc>
          </m:e>
          <m:sub>
            <m:r>
              <w:rPr>
                <w:rFonts w:ascii="Cambria Math" w:hAnsi="Cambria Math"/>
                <w:lang w:val="en-US"/>
              </w:rPr>
              <m:t>well</m:t>
            </m:r>
          </m:sub>
        </m:sSub>
        <m:r>
          <m:rPr>
            <m:nor/>
          </m:rPr>
          <w:rPr>
            <w:rFonts w:ascii="Cambria Math" w:hAnsi="Cambria Math"/>
            <w:lang w:val="en-US"/>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V</m:t>
                </m:r>
              </m:e>
            </m:acc>
          </m:e>
          <m:sub>
            <m:r>
              <w:rPr>
                <w:rFonts w:ascii="Cambria Math" w:hAnsi="Cambria Math"/>
                <w:lang w:val="en-US"/>
              </w:rPr>
              <m:t>jwl</m:t>
            </m:r>
          </m:sub>
        </m:sSub>
      </m:oMath>
      <w:r w:rsidR="002636A4">
        <w:rPr>
          <w:lang w:val="en-US"/>
        </w:rPr>
        <w:t>)</w:t>
      </w:r>
      <w:r w:rsidR="002636A4" w:rsidRPr="008B6A89">
        <w:rPr>
          <w:lang w:val="en-US"/>
        </w:rPr>
        <w:t>.</w:t>
      </w:r>
    </w:p>
    <w:p w14:paraId="73049E41" w14:textId="749C2A9E" w:rsidR="0002016C" w:rsidRDefault="002636A4" w:rsidP="00165B87">
      <w:pPr>
        <w:rPr>
          <w:lang w:val="en-US"/>
        </w:rPr>
      </w:pPr>
      <w:r>
        <w:rPr>
          <w:lang w:val="en-US"/>
        </w:rPr>
        <w:t xml:space="preserve">In both </w:t>
      </w:r>
      <w:r w:rsidR="00917D99">
        <w:rPr>
          <w:lang w:val="en-US"/>
        </w:rPr>
        <w:t xml:space="preserve">operation </w:t>
      </w:r>
      <w:r>
        <w:rPr>
          <w:lang w:val="en-US"/>
        </w:rPr>
        <w:t xml:space="preserve">processes, </w:t>
      </w:r>
      <w:r w:rsidR="0002016C">
        <w:rPr>
          <w:lang w:val="en-US"/>
        </w:rPr>
        <w:t>t</w:t>
      </w:r>
      <w:r w:rsidR="0002016C" w:rsidRPr="008B6A89">
        <w:rPr>
          <w:lang w:val="en-US"/>
        </w:rPr>
        <w:t xml:space="preserve">he permeate production rate, as well as the heat transfer rate, </w:t>
      </w:r>
      <w:r>
        <w:rPr>
          <w:lang w:val="en-US"/>
        </w:rPr>
        <w:t xml:space="preserve">will reduce </w:t>
      </w:r>
      <w:r w:rsidR="0002016C" w:rsidRPr="008B6A89">
        <w:rPr>
          <w:lang w:val="en-US"/>
        </w:rPr>
        <w:t xml:space="preserve">as the feed </w:t>
      </w:r>
      <w:ins w:id="577" w:author="Kleber Marques Lisboa" w:date="2023-10-25T08:31:00Z">
        <w:r w:rsidR="00FC67DA">
          <w:rPr>
            <w:lang w:val="en-US"/>
          </w:rPr>
          <w:t xml:space="preserve">stream </w:t>
        </w:r>
      </w:ins>
      <w:del w:id="578" w:author="Kleber Marques Lisboa" w:date="2023-10-25T08:31:00Z">
        <w:r w:rsidR="0002016C" w:rsidRPr="008B6A89" w:rsidDel="00FC67DA">
          <w:rPr>
            <w:lang w:val="en-US"/>
          </w:rPr>
          <w:delText xml:space="preserve">current </w:delText>
        </w:r>
      </w:del>
      <w:r w:rsidR="0002016C" w:rsidRPr="008B6A89">
        <w:rPr>
          <w:lang w:val="en-US"/>
        </w:rPr>
        <w:t xml:space="preserve">of the MD module becomes increasingly </w:t>
      </w:r>
      <w:del w:id="579" w:author="Kleber Marques Lisboa" w:date="2023-10-25T08:34:00Z">
        <w:r w:rsidR="0002016C" w:rsidRPr="008B6A89" w:rsidDel="00FC67DA">
          <w:rPr>
            <w:lang w:val="en-US"/>
          </w:rPr>
          <w:delText>salty</w:delText>
        </w:r>
      </w:del>
      <w:ins w:id="580" w:author="Kleber Marques Lisboa" w:date="2023-10-25T08:34:00Z">
        <w:r w:rsidR="00FC67DA" w:rsidRPr="008B6A89">
          <w:rPr>
            <w:lang w:val="en-US"/>
          </w:rPr>
          <w:t>sa</w:t>
        </w:r>
        <w:r w:rsidR="00FC67DA">
          <w:rPr>
            <w:lang w:val="en-US"/>
          </w:rPr>
          <w:t>turated with salts</w:t>
        </w:r>
      </w:ins>
      <w:r w:rsidR="0002016C">
        <w:rPr>
          <w:lang w:val="en-US"/>
        </w:rPr>
        <w:t>.</w:t>
      </w:r>
      <w:r w:rsidR="00FD4B26">
        <w:rPr>
          <w:lang w:val="en-US"/>
        </w:rPr>
        <w:t xml:space="preserve"> Af</w:t>
      </w:r>
      <w:r>
        <w:rPr>
          <w:lang w:val="en-US"/>
        </w:rPr>
        <w:t xml:space="preserve">ter the </w:t>
      </w:r>
      <w:r w:rsidR="00917D99">
        <w:rPr>
          <w:lang w:val="en-US"/>
        </w:rPr>
        <w:t xml:space="preserve">salinity of the solution in the </w:t>
      </w:r>
      <w:r w:rsidR="002A2778">
        <w:rPr>
          <w:lang w:val="en-US"/>
        </w:rPr>
        <w:t xml:space="preserve">mixing </w:t>
      </w:r>
      <w:r w:rsidR="00917D99">
        <w:rPr>
          <w:lang w:val="en-US"/>
        </w:rPr>
        <w:t>tank reaches a</w:t>
      </w:r>
      <w:r>
        <w:rPr>
          <w:lang w:val="en-US"/>
        </w:rPr>
        <w:t xml:space="preserve"> limiting value</w:t>
      </w:r>
      <w:r w:rsidR="00917D99">
        <w:rPr>
          <w:lang w:val="en-US"/>
        </w:rPr>
        <w:t>, t</w:t>
      </w:r>
      <w:r w:rsidR="0002016C" w:rsidRPr="008B6A89">
        <w:rPr>
          <w:lang w:val="en-US"/>
        </w:rPr>
        <w:t xml:space="preserve">he </w:t>
      </w:r>
      <w:r w:rsidR="0002016C">
        <w:rPr>
          <w:lang w:val="en-US"/>
        </w:rPr>
        <w:t xml:space="preserve">high-salinity </w:t>
      </w:r>
      <w:r w:rsidR="0002016C" w:rsidRPr="008B6A89">
        <w:rPr>
          <w:lang w:val="en-US"/>
        </w:rPr>
        <w:t xml:space="preserve">brine is </w:t>
      </w:r>
      <w:r w:rsidR="0002016C">
        <w:rPr>
          <w:lang w:val="en-US"/>
        </w:rPr>
        <w:t>flushed-out (</w:t>
      </w:r>
      <m:oMath>
        <m:r>
          <w:rPr>
            <w:rFonts w:ascii="Cambria Math" w:hAnsi="Cambria Math"/>
            <w:lang w:val="en-US"/>
          </w:rPr>
          <m:t>λ</m:t>
        </m:r>
      </m:oMath>
      <w:r w:rsidR="0002016C">
        <w:rPr>
          <w:lang w:val="en-US"/>
        </w:rPr>
        <w:t xml:space="preserve"> is set to 1) until </w:t>
      </w:r>
      <w:r w:rsidR="00843A07">
        <w:rPr>
          <w:lang w:val="en-US"/>
        </w:rPr>
        <w:t>a</w:t>
      </w:r>
      <w:r w:rsidR="0002016C">
        <w:rPr>
          <w:lang w:val="en-US"/>
        </w:rPr>
        <w:t xml:space="preserve"> minimum volume </w:t>
      </w:r>
      <w:r w:rsidR="004461E4">
        <w:rPr>
          <w:lang w:val="en-US"/>
        </w:rPr>
        <w:t xml:space="preserve">allowed </w:t>
      </w:r>
      <w:r w:rsidR="0002016C">
        <w:rPr>
          <w:lang w:val="en-US"/>
        </w:rPr>
        <w:t xml:space="preserve">is reached. </w:t>
      </w:r>
      <w:r w:rsidR="004461E4">
        <w:rPr>
          <w:lang w:val="en-US"/>
        </w:rPr>
        <w:t>Then</w:t>
      </w:r>
      <w:r w:rsidR="0002016C">
        <w:rPr>
          <w:lang w:val="en-US"/>
        </w:rPr>
        <w:t xml:space="preserve">, </w:t>
      </w:r>
      <w:r w:rsidR="0002016C" w:rsidRPr="008B6A89">
        <w:rPr>
          <w:lang w:val="en-US"/>
        </w:rPr>
        <w:t>the power supply refill</w:t>
      </w:r>
      <w:r w:rsidR="00917D99">
        <w:rPr>
          <w:lang w:val="en-US"/>
        </w:rPr>
        <w:t>s</w:t>
      </w:r>
      <w:r w:rsidR="0002016C" w:rsidRPr="008B6A89">
        <w:rPr>
          <w:lang w:val="en-US"/>
        </w:rPr>
        <w:t xml:space="preserve"> the tank</w:t>
      </w:r>
      <w:r w:rsidR="0002016C">
        <w:rPr>
          <w:lang w:val="en-US"/>
        </w:rPr>
        <w:t xml:space="preserve"> </w:t>
      </w:r>
      <w:r w:rsidR="00ED4CAA">
        <w:rPr>
          <w:lang w:val="en-US"/>
        </w:rPr>
        <w:t xml:space="preserve">from the well </w:t>
      </w:r>
      <w:r w:rsidR="00917D99">
        <w:rPr>
          <w:lang w:val="en-US"/>
        </w:rPr>
        <w:t>(</w:t>
      </w:r>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V</m:t>
                </m:r>
              </m:e>
            </m:acc>
          </m:e>
          <m:sub>
            <m:r>
              <w:rPr>
                <w:rFonts w:ascii="Cambria Math" w:hAnsi="Cambria Math"/>
                <w:lang w:val="en-US"/>
              </w:rPr>
              <m:t>well</m:t>
            </m:r>
          </m:sub>
        </m:sSub>
        <m:r>
          <m:rPr>
            <m:nor/>
          </m:rPr>
          <w:rPr>
            <w:rFonts w:ascii="Cambria Math" w:hAnsi="Cambria Math"/>
            <w:lang w:val="en-US"/>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V</m:t>
                </m:r>
              </m:e>
            </m:acc>
          </m:e>
          <m:sub>
            <m:r>
              <w:rPr>
                <w:rFonts w:ascii="Cambria Math" w:hAnsi="Cambria Math"/>
                <w:lang w:val="en-US"/>
              </w:rPr>
              <m:t>s</m:t>
            </m:r>
          </m:sub>
        </m:sSub>
      </m:oMath>
      <w:r w:rsidR="00917D99">
        <w:rPr>
          <w:lang w:val="en-US"/>
        </w:rPr>
        <w:t xml:space="preserve">) </w:t>
      </w:r>
      <w:r w:rsidR="0002016C">
        <w:rPr>
          <w:lang w:val="en-US"/>
        </w:rPr>
        <w:t>until the minimum concentration is reached</w:t>
      </w:r>
      <w:r w:rsidR="0046580A">
        <w:rPr>
          <w:lang w:val="en-US"/>
        </w:rPr>
        <w:t>,</w:t>
      </w:r>
      <w:r w:rsidR="0002016C">
        <w:rPr>
          <w:lang w:val="en-US"/>
        </w:rPr>
        <w:t xml:space="preserve"> and </w:t>
      </w:r>
      <w:r w:rsidR="0046580A">
        <w:rPr>
          <w:lang w:val="en-US"/>
        </w:rPr>
        <w:t xml:space="preserve">the cycle </w:t>
      </w:r>
      <w:r w:rsidR="0002016C">
        <w:rPr>
          <w:lang w:val="en-US"/>
        </w:rPr>
        <w:t>restarts.</w:t>
      </w:r>
      <w:r w:rsidR="002F5493">
        <w:rPr>
          <w:lang w:val="en-US"/>
        </w:rPr>
        <w:t xml:space="preserve"> During these processes (flushing and filling), the HX-2 </w:t>
      </w:r>
      <w:r w:rsidR="005C4C05">
        <w:rPr>
          <w:lang w:val="en-US"/>
        </w:rPr>
        <w:t>should</w:t>
      </w:r>
      <w:r w:rsidR="002F5493">
        <w:rPr>
          <w:lang w:val="en-US"/>
        </w:rPr>
        <w:t xml:space="preserve"> be used to improve the system’s efficiency.</w:t>
      </w:r>
    </w:p>
    <w:p w14:paraId="13382145" w14:textId="77777777" w:rsidR="005C7A52" w:rsidRDefault="005C7A52">
      <w:pPr>
        <w:spacing w:after="0"/>
        <w:ind w:firstLine="0"/>
        <w:rPr>
          <w:lang w:val="en-US"/>
        </w:rPr>
        <w:pPrChange w:id="581" w:author="Kleber Marques Lisboa" w:date="2023-10-25T08:30:00Z">
          <w:pPr>
            <w:spacing w:after="0" w:line="240" w:lineRule="auto"/>
          </w:pPr>
        </w:pPrChange>
      </w:pPr>
    </w:p>
    <w:p w14:paraId="6B611F11" w14:textId="7E022A2F" w:rsidR="00917D99" w:rsidRPr="003C7DFC" w:rsidRDefault="00917D99" w:rsidP="00165B87">
      <w:pPr>
        <w:spacing w:after="0"/>
        <w:rPr>
          <w:b/>
          <w:bCs/>
          <w:i/>
          <w:iCs/>
          <w:lang w:val="en-US"/>
        </w:rPr>
      </w:pPr>
      <w:r w:rsidRPr="003C7DFC">
        <w:rPr>
          <w:b/>
          <w:bCs/>
          <w:i/>
          <w:iCs/>
          <w:lang w:val="en-US"/>
        </w:rPr>
        <w:t xml:space="preserve">4.2 </w:t>
      </w:r>
      <w:r w:rsidR="00601FEE" w:rsidRPr="003C7DFC">
        <w:rPr>
          <w:b/>
          <w:bCs/>
          <w:i/>
          <w:iCs/>
          <w:lang w:val="en-US"/>
        </w:rPr>
        <w:t>C</w:t>
      </w:r>
      <w:r w:rsidRPr="003C7DFC">
        <w:rPr>
          <w:b/>
          <w:bCs/>
          <w:i/>
          <w:iCs/>
          <w:lang w:val="en-US"/>
        </w:rPr>
        <w:t>ontinuous operation</w:t>
      </w:r>
      <w:r w:rsidR="005C4C05">
        <w:rPr>
          <w:b/>
          <w:bCs/>
          <w:i/>
          <w:iCs/>
          <w:lang w:val="en-US"/>
        </w:rPr>
        <w:t xml:space="preserve"> (steady-state operation with partial brine recirculation)</w:t>
      </w:r>
    </w:p>
    <w:p w14:paraId="4ACCF55B" w14:textId="21D58905" w:rsidR="002F5493" w:rsidRDefault="0002016C" w:rsidP="00165B87">
      <w:pPr>
        <w:rPr>
          <w:lang w:val="en-US"/>
        </w:rPr>
      </w:pPr>
      <w:r w:rsidRPr="006B5091">
        <w:rPr>
          <w:lang w:val="en-US"/>
        </w:rPr>
        <w:t xml:space="preserve">In </w:t>
      </w:r>
      <w:r w:rsidR="00601FEE">
        <w:rPr>
          <w:lang w:val="en-US"/>
        </w:rPr>
        <w:t xml:space="preserve">the </w:t>
      </w:r>
      <w:r w:rsidRPr="006B5091">
        <w:rPr>
          <w:lang w:val="en-US"/>
        </w:rPr>
        <w:t>continuous operation</w:t>
      </w:r>
      <w:r w:rsidR="00601FEE">
        <w:rPr>
          <w:lang w:val="en-US"/>
        </w:rPr>
        <w:t xml:space="preserve"> regime, a fixed </w:t>
      </w:r>
      <w:r w:rsidR="00843A07">
        <w:rPr>
          <w:lang w:val="en-US"/>
        </w:rPr>
        <w:t xml:space="preserve">operational </w:t>
      </w:r>
      <w:r w:rsidR="00601FEE">
        <w:rPr>
          <w:lang w:val="en-US"/>
        </w:rPr>
        <w:t>brine salinity is specified at the MD module exit. Therefore, after the initial transients have elapsed and the solution that leaves the module is at the required salinity</w:t>
      </w:r>
      <w:r w:rsidR="00ED4CAA">
        <w:rPr>
          <w:lang w:val="en-US"/>
        </w:rPr>
        <w:t xml:space="preserve"> (</w:t>
      </w:r>
      <w:r w:rsidR="005C4C05">
        <w:rPr>
          <w:lang w:val="en-US"/>
        </w:rPr>
        <w:t xml:space="preserve">reaching </w:t>
      </w:r>
      <w:r w:rsidR="00ED4CAA">
        <w:rPr>
          <w:lang w:val="en-US"/>
        </w:rPr>
        <w:t>the steady-state regime)</w:t>
      </w:r>
      <w:r w:rsidR="00601FEE">
        <w:rPr>
          <w:lang w:val="en-US"/>
        </w:rPr>
        <w:t xml:space="preserve">, </w:t>
      </w:r>
      <w:r w:rsidR="00ED4CAA">
        <w:rPr>
          <w:lang w:val="en-US"/>
        </w:rPr>
        <w:t>it must be</w:t>
      </w:r>
      <w:r w:rsidR="00601FEE">
        <w:rPr>
          <w:lang w:val="en-US"/>
        </w:rPr>
        <w:t xml:space="preserve"> continuously bled-out of the system at a </w:t>
      </w:r>
      <w:r w:rsidR="00843A07">
        <w:rPr>
          <w:lang w:val="en-US"/>
        </w:rPr>
        <w:t xml:space="preserve">specific </w:t>
      </w:r>
      <w:r w:rsidR="00ED4CAA">
        <w:rPr>
          <w:lang w:val="en-US"/>
        </w:rPr>
        <w:t xml:space="preserve">fraction </w:t>
      </w:r>
      <w:r w:rsidR="00601FEE">
        <w:rPr>
          <w:lang w:val="en-US"/>
        </w:rPr>
        <w:t xml:space="preserve">rejection </w:t>
      </w:r>
      <w:r w:rsidR="00ED4CAA">
        <w:rPr>
          <w:lang w:val="en-US"/>
        </w:rPr>
        <w:t>(</w:t>
      </w:r>
      <m:oMath>
        <m:r>
          <w:rPr>
            <w:rFonts w:ascii="Cambria Math" w:hAnsi="Cambria Math"/>
            <w:lang w:val="en-US"/>
          </w:rPr>
          <m:t>λ</m:t>
        </m:r>
      </m:oMath>
      <w:r w:rsidR="00ED4CAA">
        <w:rPr>
          <w:lang w:val="en-US"/>
        </w:rPr>
        <w:t xml:space="preserve">) that </w:t>
      </w:r>
      <w:r w:rsidR="00A57750">
        <w:rPr>
          <w:lang w:val="en-US"/>
        </w:rPr>
        <w:t>depends on the MD module performance</w:t>
      </w:r>
      <w:r w:rsidR="00ED4CAA">
        <w:rPr>
          <w:lang w:val="en-US"/>
        </w:rPr>
        <w:t xml:space="preserve">. </w:t>
      </w:r>
      <w:r w:rsidR="00843A07">
        <w:rPr>
          <w:lang w:val="en-US"/>
        </w:rPr>
        <w:t>T</w:t>
      </w:r>
      <w:r w:rsidR="00ED4CAA">
        <w:rPr>
          <w:lang w:val="en-US"/>
        </w:rPr>
        <w:t xml:space="preserve">he </w:t>
      </w:r>
      <w:del w:id="582" w:author="Kleber Marques Lisboa" w:date="2023-10-25T08:37:00Z">
        <w:r w:rsidR="0093137D" w:rsidDel="00CA54CE">
          <w:rPr>
            <w:lang w:val="en-US"/>
          </w:rPr>
          <w:delText>(</w:delText>
        </w:r>
      </w:del>
      <w:r w:rsidR="0093137D">
        <w:rPr>
          <w:lang w:val="en-US"/>
        </w:rPr>
        <w:t>make-up</w:t>
      </w:r>
      <w:del w:id="583" w:author="Kleber Marques Lisboa" w:date="2023-10-25T08:37:00Z">
        <w:r w:rsidR="0093137D" w:rsidDel="00CA54CE">
          <w:rPr>
            <w:lang w:val="en-US"/>
          </w:rPr>
          <w:delText>)</w:delText>
        </w:r>
      </w:del>
      <w:r w:rsidR="0093137D">
        <w:rPr>
          <w:lang w:val="en-US"/>
        </w:rPr>
        <w:t xml:space="preserve"> </w:t>
      </w:r>
      <w:r w:rsidR="00ED4CAA">
        <w:rPr>
          <w:lang w:val="en-US"/>
        </w:rPr>
        <w:t xml:space="preserve">water from the well </w:t>
      </w:r>
      <w:r w:rsidR="008C25CD">
        <w:rPr>
          <w:lang w:val="en-US"/>
        </w:rPr>
        <w:t>(</w:t>
      </w:r>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V</m:t>
                </m:r>
              </m:e>
            </m:acc>
          </m:e>
          <m:sub>
            <m:r>
              <w:rPr>
                <w:rFonts w:ascii="Cambria Math" w:hAnsi="Cambria Math"/>
                <w:lang w:val="en-US"/>
              </w:rPr>
              <m:t>well</m:t>
            </m:r>
          </m:sub>
        </m:sSub>
      </m:oMath>
      <w:r w:rsidR="008C25CD">
        <w:rPr>
          <w:lang w:val="en-US"/>
        </w:rPr>
        <w:t xml:space="preserve">) </w:t>
      </w:r>
      <w:r w:rsidR="00ED4CAA">
        <w:rPr>
          <w:lang w:val="en-US"/>
        </w:rPr>
        <w:t xml:space="preserve">is simultaneously added to the tank at a </w:t>
      </w:r>
      <w:r w:rsidR="0093137D">
        <w:rPr>
          <w:lang w:val="en-US"/>
        </w:rPr>
        <w:t xml:space="preserve">proportional </w:t>
      </w:r>
      <w:r w:rsidR="00ED4CAA">
        <w:rPr>
          <w:lang w:val="en-US"/>
        </w:rPr>
        <w:t xml:space="preserve">flow rate that </w:t>
      </w:r>
      <w:r>
        <w:rPr>
          <w:lang w:val="en-US"/>
        </w:rPr>
        <w:t>keep</w:t>
      </w:r>
      <w:r w:rsidR="00ED4CAA">
        <w:rPr>
          <w:lang w:val="en-US"/>
        </w:rPr>
        <w:t>s</w:t>
      </w:r>
      <w:r>
        <w:rPr>
          <w:lang w:val="en-US"/>
        </w:rPr>
        <w:t xml:space="preserve"> </w:t>
      </w:r>
      <w:r w:rsidR="00ED4CAA">
        <w:rPr>
          <w:lang w:val="en-US"/>
        </w:rPr>
        <w:t>constant t</w:t>
      </w:r>
      <w:r>
        <w:rPr>
          <w:lang w:val="en-US"/>
        </w:rPr>
        <w:t>he salinity of the stream at the MD module exit</w:t>
      </w:r>
      <w:r w:rsidR="00843A07">
        <w:rPr>
          <w:lang w:val="en-US"/>
        </w:rPr>
        <w:t>, which is related to that fraction rejection</w:t>
      </w:r>
      <w:r w:rsidR="0093137D">
        <w:rPr>
          <w:lang w:val="en-US"/>
        </w:rPr>
        <w:t>.</w:t>
      </w:r>
      <w:r w:rsidR="002F5493">
        <w:rPr>
          <w:lang w:val="en-US"/>
        </w:rPr>
        <w:t xml:space="preserve"> Again, the HX-2 </w:t>
      </w:r>
      <w:r w:rsidR="005C4C05">
        <w:rPr>
          <w:lang w:val="en-US"/>
        </w:rPr>
        <w:t>should be</w:t>
      </w:r>
      <w:r w:rsidR="002F5493">
        <w:rPr>
          <w:lang w:val="en-US"/>
        </w:rPr>
        <w:t xml:space="preserve"> used to improve the system’s efficiency.</w:t>
      </w:r>
    </w:p>
    <w:p w14:paraId="61A7F9AD" w14:textId="4464E415" w:rsidR="0002016C" w:rsidRDefault="0093137D" w:rsidP="00165B87">
      <w:pPr>
        <w:widowControl w:val="0"/>
        <w:spacing w:after="0"/>
        <w:rPr>
          <w:lang w:val="en-US"/>
        </w:rPr>
      </w:pPr>
      <w:r>
        <w:rPr>
          <w:lang w:val="en-US"/>
        </w:rPr>
        <w:t>Th</w:t>
      </w:r>
      <w:r w:rsidR="005C4C05">
        <w:rPr>
          <w:lang w:val="en-US"/>
        </w:rPr>
        <w:t>e</w:t>
      </w:r>
      <w:r>
        <w:rPr>
          <w:lang w:val="en-US"/>
        </w:rPr>
        <w:t xml:space="preserve"> </w:t>
      </w:r>
      <w:r w:rsidR="005C4C05">
        <w:rPr>
          <w:lang w:val="en-US"/>
        </w:rPr>
        <w:t xml:space="preserve">rejection fraction and the volumetric flow rate </w:t>
      </w:r>
      <w:r w:rsidR="005C4C05" w:rsidRPr="005C4C05">
        <w:rPr>
          <w:lang w:val="en-US"/>
        </w:rPr>
        <w:t>fro</w:t>
      </w:r>
      <w:r w:rsidR="005C4C05">
        <w:rPr>
          <w:lang w:val="en-US"/>
        </w:rPr>
        <w:t xml:space="preserve">m the well </w:t>
      </w:r>
      <w:r>
        <w:rPr>
          <w:lang w:val="en-US"/>
        </w:rPr>
        <w:t xml:space="preserve">is obtained </w:t>
      </w:r>
      <w:r w:rsidR="008C25CD">
        <w:rPr>
          <w:lang w:val="en-US"/>
        </w:rPr>
        <w:t xml:space="preserve">according to the following </w:t>
      </w:r>
      <w:r w:rsidR="00FD4B26">
        <w:rPr>
          <w:lang w:val="en-US"/>
        </w:rPr>
        <w:t xml:space="preserve">salt and mixture </w:t>
      </w:r>
      <w:r w:rsidR="008C25CD">
        <w:rPr>
          <w:lang w:val="en-US"/>
        </w:rPr>
        <w:t>mass balances at the mixing tank:</w:t>
      </w:r>
    </w:p>
    <w:p w14:paraId="042258FD" w14:textId="77777777" w:rsidR="00ED4CAA" w:rsidRDefault="00ED4CAA">
      <w:pPr>
        <w:widowControl w:val="0"/>
        <w:spacing w:after="0"/>
        <w:ind w:firstLine="0"/>
        <w:rPr>
          <w:lang w:val="en-US"/>
        </w:rPr>
        <w:pPrChange w:id="584" w:author="Kleber Marques Lisboa" w:date="2023-10-25T08:36:00Z">
          <w:pPr>
            <w:widowControl w:val="0"/>
            <w:spacing w:after="0" w:line="240" w:lineRule="auto"/>
          </w:pPr>
        </w:pPrChange>
      </w:pPr>
    </w:p>
    <w:tbl>
      <w:tblPr>
        <w:tblW w:w="9356" w:type="dxa"/>
        <w:tblLook w:val="04A0" w:firstRow="1" w:lastRow="0" w:firstColumn="1" w:lastColumn="0" w:noHBand="0" w:noVBand="1"/>
      </w:tblPr>
      <w:tblGrid>
        <w:gridCol w:w="8222"/>
        <w:gridCol w:w="1134"/>
      </w:tblGrid>
      <w:tr w:rsidR="00ED4CAA" w14:paraId="33F3CAAA" w14:textId="77777777" w:rsidTr="00641CB4">
        <w:trPr>
          <w:trHeight w:val="567"/>
        </w:trPr>
        <w:tc>
          <w:tcPr>
            <w:tcW w:w="8222" w:type="dxa"/>
            <w:vAlign w:val="center"/>
          </w:tcPr>
          <w:p w14:paraId="34BC8E0B" w14:textId="77777777" w:rsidR="00ED4CAA" w:rsidRPr="008B6A89" w:rsidRDefault="008C25CD">
            <w:pPr>
              <w:tabs>
                <w:tab w:val="left" w:pos="4436"/>
                <w:tab w:val="right" w:pos="7440"/>
              </w:tabs>
              <w:jc w:val="left"/>
              <w:rPr>
                <w:lang w:val="en-US"/>
              </w:rPr>
              <w:pPrChange w:id="585" w:author="Kleber Marques Lisboa" w:date="2023-10-24T09:41:00Z">
                <w:pPr>
                  <w:tabs>
                    <w:tab w:val="left" w:pos="4436"/>
                    <w:tab w:val="right" w:pos="7440"/>
                  </w:tabs>
                  <w:spacing w:line="276" w:lineRule="auto"/>
                  <w:jc w:val="left"/>
                </w:pPr>
              </w:pPrChange>
            </w:pPr>
            <w:r w:rsidRPr="0093137D">
              <w:rPr>
                <w:position w:val="-36"/>
                <w:lang w:val="en-US"/>
              </w:rPr>
              <w:object w:dxaOrig="3320" w:dyaOrig="840" w14:anchorId="35820EA5">
                <v:shape id="_x0000_i1106" type="#_x0000_t75" style="width:169.65pt;height:46.35pt" o:ole="">
                  <v:imagedata r:id="rId177" o:title=""/>
                </v:shape>
                <o:OLEObject Type="Embed" ProgID="Equation.DSMT4" ShapeID="_x0000_i1106" DrawAspect="Content" ObjectID="_1845640512" r:id="rId178"/>
              </w:object>
            </w:r>
          </w:p>
        </w:tc>
        <w:tc>
          <w:tcPr>
            <w:tcW w:w="1134" w:type="dxa"/>
            <w:vAlign w:val="center"/>
          </w:tcPr>
          <w:p w14:paraId="40A21550" w14:textId="77777777" w:rsidR="00ED4CAA" w:rsidRDefault="00ED4CAA">
            <w:pPr>
              <w:ind w:firstLine="0"/>
              <w:jc w:val="right"/>
              <w:rPr>
                <w:lang w:val="en-US"/>
              </w:rPr>
              <w:pPrChange w:id="586" w:author="Kleber Marques Lisboa" w:date="2023-10-24T09:41:00Z">
                <w:pPr>
                  <w:spacing w:line="276" w:lineRule="auto"/>
                  <w:ind w:firstLine="0"/>
                  <w:jc w:val="right"/>
                </w:pPr>
              </w:pPrChange>
            </w:pPr>
            <w:r>
              <w:rPr>
                <w:lang w:val="en-US"/>
              </w:rPr>
              <w:t>(8</w:t>
            </w:r>
            <w:r w:rsidR="0093137D">
              <w:rPr>
                <w:lang w:val="en-US"/>
              </w:rPr>
              <w:t>2</w:t>
            </w:r>
            <w:r>
              <w:rPr>
                <w:lang w:val="en-US"/>
              </w:rPr>
              <w:t>)</w:t>
            </w:r>
          </w:p>
          <w:p w14:paraId="25186552" w14:textId="77777777" w:rsidR="0093137D" w:rsidRDefault="0093137D">
            <w:pPr>
              <w:ind w:firstLine="0"/>
              <w:jc w:val="right"/>
              <w:rPr>
                <w:lang w:val="en-US"/>
              </w:rPr>
              <w:pPrChange w:id="587" w:author="Kleber Marques Lisboa" w:date="2023-10-24T09:41:00Z">
                <w:pPr>
                  <w:spacing w:line="276" w:lineRule="auto"/>
                  <w:ind w:firstLine="0"/>
                  <w:jc w:val="right"/>
                </w:pPr>
              </w:pPrChange>
            </w:pPr>
          </w:p>
        </w:tc>
      </w:tr>
      <w:tr w:rsidR="0093137D" w14:paraId="6E1B7FC6" w14:textId="77777777" w:rsidTr="0093137D">
        <w:trPr>
          <w:trHeight w:val="567"/>
        </w:trPr>
        <w:tc>
          <w:tcPr>
            <w:tcW w:w="8222" w:type="dxa"/>
            <w:vAlign w:val="center"/>
          </w:tcPr>
          <w:p w14:paraId="2AB2A75D" w14:textId="77777777" w:rsidR="0093137D" w:rsidRPr="008B6A89" w:rsidRDefault="0093137D">
            <w:pPr>
              <w:tabs>
                <w:tab w:val="left" w:pos="4436"/>
                <w:tab w:val="right" w:pos="7440"/>
              </w:tabs>
              <w:jc w:val="left"/>
              <w:rPr>
                <w:lang w:val="en-US"/>
              </w:rPr>
              <w:pPrChange w:id="588" w:author="Kleber Marques Lisboa" w:date="2023-10-24T09:41:00Z">
                <w:pPr>
                  <w:tabs>
                    <w:tab w:val="left" w:pos="4436"/>
                    <w:tab w:val="right" w:pos="7440"/>
                  </w:tabs>
                  <w:spacing w:line="276" w:lineRule="auto"/>
                  <w:jc w:val="left"/>
                </w:pPr>
              </w:pPrChange>
            </w:pPr>
            <w:r w:rsidRPr="0093137D">
              <w:rPr>
                <w:position w:val="-16"/>
                <w:lang w:val="en-US"/>
              </w:rPr>
              <w:object w:dxaOrig="2740" w:dyaOrig="420" w14:anchorId="5978A0CA">
                <v:shape id="_x0000_i1107" type="#_x0000_t75" style="width:139.05pt;height:23.15pt" o:ole="">
                  <v:imagedata r:id="rId179" o:title=""/>
                </v:shape>
                <o:OLEObject Type="Embed" ProgID="Equation.DSMT4" ShapeID="_x0000_i1107" DrawAspect="Content" ObjectID="_1845640513" r:id="rId180"/>
              </w:object>
            </w:r>
          </w:p>
        </w:tc>
        <w:tc>
          <w:tcPr>
            <w:tcW w:w="1134" w:type="dxa"/>
            <w:vAlign w:val="center"/>
          </w:tcPr>
          <w:p w14:paraId="22CB58D4" w14:textId="77777777" w:rsidR="0093137D" w:rsidRDefault="0093137D">
            <w:pPr>
              <w:ind w:firstLine="0"/>
              <w:jc w:val="right"/>
              <w:rPr>
                <w:lang w:val="en-US"/>
              </w:rPr>
              <w:pPrChange w:id="589" w:author="Kleber Marques Lisboa" w:date="2023-10-24T09:41:00Z">
                <w:pPr>
                  <w:spacing w:line="276" w:lineRule="auto"/>
                  <w:ind w:firstLine="0"/>
                  <w:jc w:val="right"/>
                </w:pPr>
              </w:pPrChange>
            </w:pPr>
            <w:r>
              <w:rPr>
                <w:lang w:val="en-US"/>
              </w:rPr>
              <w:t>(83)</w:t>
            </w:r>
          </w:p>
        </w:tc>
      </w:tr>
    </w:tbl>
    <w:p w14:paraId="3001C910" w14:textId="77777777" w:rsidR="0093137D" w:rsidRDefault="0093137D">
      <w:pPr>
        <w:widowControl w:val="0"/>
        <w:spacing w:after="0"/>
        <w:ind w:firstLine="0"/>
        <w:rPr>
          <w:lang w:val="en-US"/>
        </w:rPr>
        <w:pPrChange w:id="590" w:author="Kleber Marques Lisboa" w:date="2023-10-25T08:38:00Z">
          <w:pPr>
            <w:widowControl w:val="0"/>
            <w:spacing w:after="0"/>
          </w:pPr>
        </w:pPrChange>
      </w:pPr>
    </w:p>
    <w:p w14:paraId="4F8B47A6" w14:textId="5AA86DA2" w:rsidR="005C7A52" w:rsidRPr="003C7DFC" w:rsidRDefault="005C7A52" w:rsidP="00165B87">
      <w:pPr>
        <w:spacing w:after="0"/>
        <w:rPr>
          <w:b/>
          <w:bCs/>
          <w:i/>
          <w:iCs/>
          <w:lang w:val="en-US"/>
        </w:rPr>
      </w:pPr>
      <w:r w:rsidRPr="003C7DFC">
        <w:rPr>
          <w:b/>
          <w:bCs/>
          <w:i/>
          <w:iCs/>
          <w:lang w:val="en-US"/>
        </w:rPr>
        <w:t xml:space="preserve">4.3 Steady-state operation </w:t>
      </w:r>
      <w:del w:id="591" w:author="Kleber Marques Lisboa" w:date="2023-10-25T08:41:00Z">
        <w:r w:rsidRPr="003C7DFC" w:rsidDel="004B29C7">
          <w:rPr>
            <w:b/>
            <w:bCs/>
            <w:i/>
            <w:iCs/>
            <w:lang w:val="en-US"/>
          </w:rPr>
          <w:delText>(</w:delText>
        </w:r>
      </w:del>
      <w:r w:rsidRPr="003C7DFC">
        <w:rPr>
          <w:b/>
          <w:bCs/>
          <w:i/>
          <w:iCs/>
          <w:lang w:val="en-US"/>
        </w:rPr>
        <w:t xml:space="preserve">with no </w:t>
      </w:r>
      <w:r w:rsidR="00D07390">
        <w:rPr>
          <w:b/>
          <w:bCs/>
          <w:i/>
          <w:iCs/>
          <w:lang w:val="en-US"/>
        </w:rPr>
        <w:t xml:space="preserve">brine </w:t>
      </w:r>
      <w:r w:rsidRPr="003C7DFC">
        <w:rPr>
          <w:b/>
          <w:bCs/>
          <w:i/>
          <w:iCs/>
          <w:lang w:val="en-US"/>
        </w:rPr>
        <w:t>recirculation</w:t>
      </w:r>
      <w:del w:id="592" w:author="Kleber Marques Lisboa" w:date="2023-10-25T08:41:00Z">
        <w:r w:rsidRPr="003C7DFC" w:rsidDel="004B29C7">
          <w:rPr>
            <w:b/>
            <w:bCs/>
            <w:i/>
            <w:iCs/>
            <w:lang w:val="en-US"/>
          </w:rPr>
          <w:delText>)</w:delText>
        </w:r>
      </w:del>
    </w:p>
    <w:p w14:paraId="2D48872B" w14:textId="35B25117" w:rsidR="007A3FBA" w:rsidRDefault="0002016C" w:rsidP="00165B87">
      <w:pPr>
        <w:widowControl w:val="0"/>
        <w:rPr>
          <w:lang w:val="en-US"/>
        </w:rPr>
      </w:pPr>
      <w:r>
        <w:rPr>
          <w:lang w:val="en-US"/>
        </w:rPr>
        <w:t>T</w:t>
      </w:r>
      <w:r w:rsidR="007A3FBA" w:rsidRPr="008B6A89">
        <w:rPr>
          <w:lang w:val="en-US"/>
        </w:rPr>
        <w:t>o simulate a steady state condition</w:t>
      </w:r>
      <w:r w:rsidR="005C7A52">
        <w:rPr>
          <w:lang w:val="en-US"/>
        </w:rPr>
        <w:t xml:space="preserve"> with no recirculation</w:t>
      </w:r>
      <w:r w:rsidR="007A3FBA" w:rsidRPr="008B6A89">
        <w:rPr>
          <w:lang w:val="en-US"/>
        </w:rPr>
        <w:t xml:space="preserve">, it is sufficient to set </w:t>
      </w:r>
      <m:oMath>
        <m:sSub>
          <m:sSubPr>
            <m:ctrlPr>
              <w:rPr>
                <w:rFonts w:ascii="Cambria Math" w:hAnsi="Cambria Math"/>
                <w:i/>
                <w:lang w:val="en-US"/>
              </w:rPr>
            </m:ctrlPr>
          </m:sSubPr>
          <m:e>
            <m:sSub>
              <m:sSubPr>
                <m:ctrlPr>
                  <w:rPr>
                    <w:rFonts w:ascii="Cambria Math" w:hAnsi="Cambria Math"/>
                    <w:i/>
                    <w:lang w:val="en-US"/>
                  </w:rPr>
                </m:ctrlPr>
              </m:sSubPr>
              <m:e>
                <m:r>
                  <w:rPr>
                    <w:rFonts w:ascii="Cambria Math" w:hAnsi="Cambria Math"/>
                    <w:lang w:val="en-US"/>
                  </w:rPr>
                  <m:t>λ=λ</m:t>
                </m:r>
                <m:ctrlPr>
                  <w:rPr>
                    <w:rFonts w:ascii="Cambria Math" w:eastAsia="Cambria Math" w:hAnsi="Cambria Math" w:cs="Cambria Math"/>
                    <w:i/>
                    <w:lang w:val="en-US"/>
                  </w:rPr>
                </m:ctrlPr>
              </m:e>
              <m:sub>
                <m:r>
                  <w:rPr>
                    <w:rFonts w:ascii="Cambria Math" w:hAnsi="Cambria Math"/>
                    <w:lang w:val="en-US"/>
                  </w:rPr>
                  <m:t>0</m:t>
                </m:r>
              </m:sub>
            </m:sSub>
            <m:r>
              <m:rPr>
                <m:nor/>
              </m:rPr>
              <w:rPr>
                <w:rFonts w:ascii="Cambria Math" w:hAnsi="Cambria Math"/>
                <w:lang w:val="en-US"/>
              </w:rPr>
              <m:t>=</m:t>
            </m:r>
            <m:r>
              <w:rPr>
                <w:rFonts w:ascii="Cambria Math" w:hAnsi="Cambria Math"/>
                <w:lang w:val="en-US"/>
              </w:rPr>
              <m:t>λ</m:t>
            </m:r>
          </m:e>
          <m:sub>
            <m:r>
              <w:rPr>
                <w:rFonts w:ascii="Cambria Math" w:hAnsi="Cambria Math"/>
                <w:lang w:val="en-US"/>
              </w:rPr>
              <m:t>1</m:t>
            </m:r>
          </m:sub>
        </m:sSub>
        <m:r>
          <m:rPr>
            <m:nor/>
          </m:rPr>
          <w:rPr>
            <w:rFonts w:ascii="Cambria Math" w:hAnsi="Cambria Math"/>
            <w:lang w:val="en-US"/>
          </w:rPr>
          <m:t>=</m:t>
        </m:r>
        <m:r>
          <w:rPr>
            <w:rFonts w:ascii="Cambria Math" w:hAnsi="Cambria Math"/>
            <w:lang w:val="en-US"/>
          </w:rPr>
          <m:t>1</m:t>
        </m:r>
      </m:oMath>
      <w:r w:rsidR="007A3FBA" w:rsidRPr="008B6A89">
        <w:rPr>
          <w:lang w:val="en-US"/>
        </w:rPr>
        <w:t xml:space="preserve"> and </w:t>
      </w:r>
      <w:bookmarkStart w:id="593" w:name="_Hlk142850058"/>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V</m:t>
                </m:r>
              </m:e>
            </m:acc>
          </m:e>
          <m:sub>
            <m:r>
              <w:rPr>
                <w:rFonts w:ascii="Cambria Math" w:hAnsi="Cambria Math"/>
                <w:lang w:val="en-US"/>
              </w:rPr>
              <m:t>well</m:t>
            </m:r>
          </m:sub>
        </m:sSub>
        <m:r>
          <m:rPr>
            <m:nor/>
          </m:rPr>
          <w:rPr>
            <w:rFonts w:ascii="Cambria Math" w:hAnsi="Cambria Math"/>
            <w:lang w:val="en-US"/>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V</m:t>
                </m:r>
              </m:e>
            </m:acc>
          </m:e>
          <m:sub>
            <m:r>
              <w:rPr>
                <w:rFonts w:ascii="Cambria Math" w:hAnsi="Cambria Math"/>
                <w:lang w:val="en-US"/>
              </w:rPr>
              <m:t>s</m:t>
            </m:r>
          </m:sub>
        </m:sSub>
      </m:oMath>
      <w:bookmarkEnd w:id="593"/>
      <w:r w:rsidR="007A3FBA" w:rsidRPr="008B6A89">
        <w:rPr>
          <w:lang w:val="en-US"/>
        </w:rPr>
        <w:t xml:space="preserve"> (well flow rate equal to the nominal operating flow rate of the DCMD module) a</w:t>
      </w:r>
      <w:r w:rsidR="005C4C05">
        <w:rPr>
          <w:lang w:val="en-US"/>
        </w:rPr>
        <w:t>ll the time during t</w:t>
      </w:r>
      <w:r w:rsidR="007A3FBA" w:rsidRPr="008B6A89">
        <w:rPr>
          <w:lang w:val="en-US"/>
        </w:rPr>
        <w:t xml:space="preserve">he simulations. In this situation, all retentate leaving the DCMD module is rejected and the system is continuously fed </w:t>
      </w:r>
      <w:r w:rsidR="007A3FBA">
        <w:rPr>
          <w:lang w:val="en-US"/>
        </w:rPr>
        <w:t>by</w:t>
      </w:r>
      <w:r w:rsidR="007A3FBA" w:rsidRPr="008B6A89">
        <w:rPr>
          <w:lang w:val="en-US"/>
        </w:rPr>
        <w:t xml:space="preserve"> the well at </w:t>
      </w:r>
      <w:r w:rsidR="002A2778">
        <w:rPr>
          <w:lang w:val="en-US"/>
        </w:rPr>
        <w:t xml:space="preserve">constant </w:t>
      </w:r>
      <w:r w:rsidR="00DD5C30">
        <w:rPr>
          <w:lang w:val="en-US"/>
        </w:rPr>
        <w:t xml:space="preserve">feed </w:t>
      </w:r>
      <w:r w:rsidR="007A3FBA" w:rsidRPr="008B6A89">
        <w:rPr>
          <w:lang w:val="en-US"/>
        </w:rPr>
        <w:t>flow rate</w:t>
      </w:r>
      <w:r w:rsidR="005C7A52">
        <w:rPr>
          <w:lang w:val="en-US"/>
        </w:rPr>
        <w:t xml:space="preserve"> and salinity</w:t>
      </w:r>
      <w:r w:rsidR="007A3FBA" w:rsidRPr="008B6A89">
        <w:rPr>
          <w:lang w:val="en-US"/>
        </w:rPr>
        <w:t>.</w:t>
      </w:r>
      <w:r w:rsidR="00843A07">
        <w:rPr>
          <w:lang w:val="en-US"/>
        </w:rPr>
        <w:t xml:space="preserve"> </w:t>
      </w:r>
      <w:r w:rsidR="00EA3005">
        <w:rPr>
          <w:lang w:val="en-US"/>
        </w:rPr>
        <w:t>As will be showed, if</w:t>
      </w:r>
      <w:r w:rsidR="00843A07">
        <w:rPr>
          <w:lang w:val="en-US"/>
        </w:rPr>
        <w:t xml:space="preserve"> this </w:t>
      </w:r>
      <w:r w:rsidR="00EA3005">
        <w:rPr>
          <w:lang w:val="en-US"/>
        </w:rPr>
        <w:t xml:space="preserve">mode of </w:t>
      </w:r>
      <w:r w:rsidR="00843A07">
        <w:rPr>
          <w:lang w:val="en-US"/>
        </w:rPr>
        <w:t xml:space="preserve">operation </w:t>
      </w:r>
      <w:r w:rsidR="00EA3005">
        <w:rPr>
          <w:lang w:val="en-US"/>
        </w:rPr>
        <w:t>is mandatory</w:t>
      </w:r>
      <w:r w:rsidR="002F5493">
        <w:rPr>
          <w:lang w:val="en-US"/>
        </w:rPr>
        <w:t xml:space="preserve"> (as is the case studied by Sampaio, 202</w:t>
      </w:r>
      <w:r w:rsidR="00DF4D0A">
        <w:rPr>
          <w:lang w:val="en-US"/>
        </w:rPr>
        <w:t>2</w:t>
      </w:r>
      <w:r w:rsidR="002F5493">
        <w:rPr>
          <w:lang w:val="en-US"/>
        </w:rPr>
        <w:t>)</w:t>
      </w:r>
      <w:r w:rsidR="00EA3005">
        <w:rPr>
          <w:lang w:val="en-US"/>
        </w:rPr>
        <w:t xml:space="preserve">, use of </w:t>
      </w:r>
      <w:r w:rsidR="00843A07">
        <w:rPr>
          <w:lang w:val="en-US"/>
        </w:rPr>
        <w:t>the second heat exchanger (HX-2)</w:t>
      </w:r>
      <w:r w:rsidR="00EA3005">
        <w:rPr>
          <w:lang w:val="en-US"/>
        </w:rPr>
        <w:t xml:space="preserve"> to recover the heat from the retentate stream before it is flushed-oud will lead to an improvement in the performance of the desalination system</w:t>
      </w:r>
      <w:r w:rsidR="002F5493">
        <w:rPr>
          <w:lang w:val="en-US"/>
        </w:rPr>
        <w:t>.</w:t>
      </w:r>
    </w:p>
    <w:p w14:paraId="1F1992FA" w14:textId="0890A5E1" w:rsidR="002A2778" w:rsidRPr="003C7DFC" w:rsidRDefault="00D07390" w:rsidP="00165B87">
      <w:pPr>
        <w:pStyle w:val="PargrafodaLista"/>
        <w:widowControl w:val="0"/>
        <w:numPr>
          <w:ilvl w:val="1"/>
          <w:numId w:val="12"/>
        </w:numPr>
        <w:spacing w:after="0"/>
        <w:ind w:left="924" w:hanging="357"/>
        <w:rPr>
          <w:b/>
          <w:bCs/>
          <w:i/>
          <w:iCs/>
          <w:lang w:val="en-US"/>
        </w:rPr>
      </w:pPr>
      <w:r>
        <w:rPr>
          <w:b/>
          <w:bCs/>
          <w:i/>
          <w:iCs/>
          <w:lang w:val="en-US"/>
        </w:rPr>
        <w:t>V</w:t>
      </w:r>
      <w:r w:rsidR="002F5493">
        <w:rPr>
          <w:b/>
          <w:bCs/>
          <w:i/>
          <w:iCs/>
          <w:lang w:val="en-US"/>
        </w:rPr>
        <w:t xml:space="preserve">olume or </w:t>
      </w:r>
      <w:r>
        <w:rPr>
          <w:b/>
          <w:bCs/>
          <w:i/>
          <w:iCs/>
          <w:lang w:val="en-US"/>
        </w:rPr>
        <w:t>C</w:t>
      </w:r>
      <w:r w:rsidR="002F5493">
        <w:rPr>
          <w:b/>
          <w:bCs/>
          <w:i/>
          <w:iCs/>
          <w:lang w:val="en-US"/>
        </w:rPr>
        <w:t xml:space="preserve">oncentration </w:t>
      </w:r>
      <w:r w:rsidR="005C4C05">
        <w:rPr>
          <w:b/>
          <w:bCs/>
          <w:i/>
          <w:iCs/>
          <w:lang w:val="en-US"/>
        </w:rPr>
        <w:t>c</w:t>
      </w:r>
      <w:r w:rsidR="002A2778" w:rsidRPr="003C7DFC">
        <w:rPr>
          <w:b/>
          <w:bCs/>
          <w:i/>
          <w:iCs/>
          <w:lang w:val="en-US"/>
        </w:rPr>
        <w:t>ontrol</w:t>
      </w:r>
      <w:r w:rsidR="005C4C05">
        <w:rPr>
          <w:b/>
          <w:bCs/>
          <w:i/>
          <w:iCs/>
          <w:lang w:val="en-US"/>
        </w:rPr>
        <w:t>ling</w:t>
      </w:r>
    </w:p>
    <w:p w14:paraId="332832CC" w14:textId="69404817" w:rsidR="002A2778" w:rsidRPr="00D07390" w:rsidRDefault="002A2778" w:rsidP="00165B87">
      <w:pPr>
        <w:widowControl w:val="0"/>
        <w:rPr>
          <w:lang w:val="en-US"/>
        </w:rPr>
      </w:pPr>
      <w:r w:rsidRPr="00D07390">
        <w:rPr>
          <w:lang w:val="en-US"/>
        </w:rPr>
        <w:t>Since th</w:t>
      </w:r>
      <w:r w:rsidR="00D07390">
        <w:rPr>
          <w:lang w:val="en-US"/>
        </w:rPr>
        <w:t>ese</w:t>
      </w:r>
      <w:r w:rsidRPr="00D07390">
        <w:rPr>
          <w:lang w:val="en-US"/>
        </w:rPr>
        <w:t xml:space="preserve"> mode</w:t>
      </w:r>
      <w:r w:rsidR="00D07390">
        <w:rPr>
          <w:lang w:val="en-US"/>
        </w:rPr>
        <w:t>s</w:t>
      </w:r>
      <w:r w:rsidRPr="00D07390">
        <w:rPr>
          <w:lang w:val="en-US"/>
        </w:rPr>
        <w:t xml:space="preserve"> of operation </w:t>
      </w:r>
      <w:del w:id="594" w:author="Kleber Marques Lisboa" w:date="2023-10-25T08:45:00Z">
        <w:r w:rsidRPr="00D07390" w:rsidDel="00F24E42">
          <w:rPr>
            <w:lang w:val="en-US"/>
          </w:rPr>
          <w:delText xml:space="preserve">is </w:delText>
        </w:r>
      </w:del>
      <w:ins w:id="595" w:author="Kleber Marques Lisboa" w:date="2023-10-25T08:45:00Z">
        <w:r w:rsidR="00F24E42">
          <w:rPr>
            <w:lang w:val="en-US"/>
          </w:rPr>
          <w:t>are</w:t>
        </w:r>
        <w:r w:rsidR="00F24E42" w:rsidRPr="00D07390">
          <w:rPr>
            <w:lang w:val="en-US"/>
          </w:rPr>
          <w:t xml:space="preserve"> </w:t>
        </w:r>
      </w:ins>
      <w:r w:rsidRPr="00D07390">
        <w:rPr>
          <w:lang w:val="en-US"/>
        </w:rPr>
        <w:t>of the transient type, the distillate is continuously removed from the system, and the remaining solution that leaves the MD module, with increasing salinity, is directed to the feed tank or is rejected</w:t>
      </w:r>
      <w:r w:rsidR="00C211A6" w:rsidRPr="00D07390">
        <w:rPr>
          <w:lang w:val="en-US"/>
        </w:rPr>
        <w:t xml:space="preserve"> (it depends on the value of </w:t>
      </w:r>
      <m:oMath>
        <m:r>
          <w:rPr>
            <w:rFonts w:ascii="Cambria Math" w:hAnsi="Cambria Math"/>
            <w:lang w:val="en-US"/>
          </w:rPr>
          <m:t>λ</m:t>
        </m:r>
      </m:oMath>
      <w:r w:rsidR="00C211A6" w:rsidRPr="00D07390">
        <w:rPr>
          <w:lang w:val="en-US"/>
        </w:rPr>
        <w:t>)</w:t>
      </w:r>
      <w:r w:rsidRPr="00D07390">
        <w:rPr>
          <w:lang w:val="en-US"/>
        </w:rPr>
        <w:t>.</w:t>
      </w:r>
      <w:r w:rsidR="00E24D25">
        <w:rPr>
          <w:lang w:val="en-US"/>
        </w:rPr>
        <w:t xml:space="preserve"> In one</w:t>
      </w:r>
      <w:ins w:id="596" w:author="Kleber Marques Lisboa" w:date="2023-10-25T08:45:00Z">
        <w:r w:rsidR="00F24E42">
          <w:rPr>
            <w:lang w:val="en-US"/>
          </w:rPr>
          <w:t xml:space="preserve"> case or another</w:t>
        </w:r>
      </w:ins>
      <w:del w:id="597" w:author="Kleber Marques Lisboa" w:date="2023-10-25T08:46:00Z">
        <w:r w:rsidR="00E24D25" w:rsidDel="00F24E42">
          <w:rPr>
            <w:lang w:val="en-US"/>
          </w:rPr>
          <w:delText xml:space="preserve"> or other case</w:delText>
        </w:r>
      </w:del>
      <w:r w:rsidR="00E24D25">
        <w:rPr>
          <w:lang w:val="en-US"/>
        </w:rPr>
        <w:t>, use of the HX-2 will improve energy efficiency</w:t>
      </w:r>
      <w:r w:rsidR="00C77251">
        <w:rPr>
          <w:lang w:val="en-US"/>
        </w:rPr>
        <w:t xml:space="preserve">, as will be demonstrate </w:t>
      </w:r>
      <w:del w:id="598" w:author="Kleber Marques Lisboa" w:date="2023-10-25T08:46:00Z">
        <w:r w:rsidR="00C77251" w:rsidDel="00F24E42">
          <w:rPr>
            <w:lang w:val="en-US"/>
          </w:rPr>
          <w:delText>later on</w:delText>
        </w:r>
      </w:del>
      <w:ins w:id="599" w:author="Kleber Marques Lisboa" w:date="2023-10-25T08:46:00Z">
        <w:r w:rsidR="00F24E42">
          <w:rPr>
            <w:lang w:val="en-US"/>
          </w:rPr>
          <w:t>later</w:t>
        </w:r>
      </w:ins>
      <w:r w:rsidR="00C77251">
        <w:rPr>
          <w:lang w:val="en-US"/>
        </w:rPr>
        <w:t>.</w:t>
      </w:r>
    </w:p>
    <w:p w14:paraId="309A88FF" w14:textId="4208ED05" w:rsidR="00C7716F" w:rsidRDefault="00D07390" w:rsidP="00165B87">
      <w:pPr>
        <w:rPr>
          <w:lang w:val="en-US"/>
        </w:rPr>
      </w:pPr>
      <w:r w:rsidRPr="005562D5">
        <w:rPr>
          <w:lang w:val="en-US"/>
        </w:rPr>
        <w:t>In the mixing tank v</w:t>
      </w:r>
      <w:r w:rsidR="002A2778" w:rsidRPr="005562D5">
        <w:rPr>
          <w:lang w:val="en-US"/>
        </w:rPr>
        <w:t>olume</w:t>
      </w:r>
      <w:r w:rsidR="00E24D25">
        <w:rPr>
          <w:lang w:val="en-US"/>
        </w:rPr>
        <w:t xml:space="preserve"> </w:t>
      </w:r>
      <w:r w:rsidRPr="005562D5">
        <w:rPr>
          <w:lang w:val="en-US"/>
        </w:rPr>
        <w:t>controlling</w:t>
      </w:r>
      <w:r w:rsidR="00866A92">
        <w:rPr>
          <w:lang w:val="en-US"/>
        </w:rPr>
        <w:t xml:space="preserve"> operation</w:t>
      </w:r>
      <w:r w:rsidRPr="005562D5">
        <w:rPr>
          <w:lang w:val="en-US"/>
        </w:rPr>
        <w:t xml:space="preserve">, </w:t>
      </w:r>
      <w:r w:rsidR="005562D5" w:rsidRPr="005562D5">
        <w:rPr>
          <w:lang w:val="en-US"/>
        </w:rPr>
        <w:t xml:space="preserve">a minimum and a maximum allowed mixing tank volume is set as the operation limits. </w:t>
      </w:r>
      <w:del w:id="600" w:author="Kleber Marques Lisboa" w:date="2023-10-25T08:46:00Z">
        <w:r w:rsidR="005562D5" w:rsidRPr="005562D5" w:rsidDel="00D233B0">
          <w:rPr>
            <w:lang w:val="en-US"/>
          </w:rPr>
          <w:delText>As t</w:delText>
        </w:r>
      </w:del>
      <w:ins w:id="601" w:author="Kleber Marques Lisboa" w:date="2023-10-25T08:46:00Z">
        <w:r w:rsidR="00D233B0">
          <w:rPr>
            <w:lang w:val="en-US"/>
          </w:rPr>
          <w:t>T</w:t>
        </w:r>
      </w:ins>
      <w:r w:rsidR="005562D5" w:rsidRPr="005562D5">
        <w:rPr>
          <w:lang w:val="en-US"/>
        </w:rPr>
        <w:t xml:space="preserve">he salinity of the </w:t>
      </w:r>
      <w:ins w:id="602" w:author="Kleber Marques Lisboa" w:date="2023-10-25T08:46:00Z">
        <w:r w:rsidR="00D233B0">
          <w:rPr>
            <w:lang w:val="en-US"/>
          </w:rPr>
          <w:t xml:space="preserve">water in the </w:t>
        </w:r>
      </w:ins>
      <w:r w:rsidR="005562D5" w:rsidRPr="005562D5">
        <w:rPr>
          <w:lang w:val="en-US"/>
        </w:rPr>
        <w:t>mixing tank (</w:t>
      </w:r>
      <m:oMath>
        <m:sSub>
          <m:sSubPr>
            <m:ctrlPr>
              <w:rPr>
                <w:rFonts w:ascii="Cambria Math" w:hAnsi="Cambria Math"/>
                <w:i/>
                <w:sz w:val="23"/>
                <w:szCs w:val="23"/>
                <w:lang w:val="en-US"/>
              </w:rPr>
            </m:ctrlPr>
          </m:sSubPr>
          <m:e>
            <m:r>
              <w:rPr>
                <w:rFonts w:ascii="Cambria Math" w:hAnsi="Cambria Math"/>
                <w:sz w:val="23"/>
                <w:szCs w:val="23"/>
                <w:lang w:val="en-US"/>
              </w:rPr>
              <m:t>cs</m:t>
            </m:r>
          </m:e>
          <m:sub>
            <m:r>
              <w:rPr>
                <w:rFonts w:ascii="Cambria Math" w:hAnsi="Cambria Math"/>
                <w:sz w:val="23"/>
                <w:szCs w:val="23"/>
                <w:lang w:val="en-US"/>
              </w:rPr>
              <m:t>mi</m:t>
            </m:r>
            <m:sSub>
              <m:sSubPr>
                <m:ctrlPr>
                  <w:rPr>
                    <w:rFonts w:ascii="Cambria Math" w:hAnsi="Cambria Math"/>
                    <w:i/>
                    <w:sz w:val="23"/>
                    <w:szCs w:val="23"/>
                    <w:lang w:val="en-US"/>
                  </w:rPr>
                </m:ctrlPr>
              </m:sSubPr>
              <m:e>
                <m:r>
                  <w:rPr>
                    <w:rFonts w:ascii="Cambria Math" w:hAnsi="Cambria Math"/>
                    <w:sz w:val="23"/>
                    <w:szCs w:val="23"/>
                    <w:lang w:val="en-US"/>
                  </w:rPr>
                  <m:t>x</m:t>
                </m:r>
              </m:e>
              <m:sub>
                <m:r>
                  <w:rPr>
                    <w:rFonts w:ascii="Cambria Math" w:hAnsi="Cambria Math"/>
                    <w:sz w:val="23"/>
                    <w:szCs w:val="23"/>
                    <w:lang w:val="en-US"/>
                  </w:rPr>
                  <m:t>t</m:t>
                </m:r>
              </m:sub>
            </m:sSub>
          </m:sub>
        </m:sSub>
      </m:oMath>
      <w:r w:rsidR="005562D5" w:rsidRPr="005562D5">
        <w:rPr>
          <w:lang w:val="en-US"/>
        </w:rPr>
        <w:t>) is continuously increasing with the distillate production,</w:t>
      </w:r>
      <w:ins w:id="603" w:author="Kleber Marques Lisboa" w:date="2023-10-25T08:47:00Z">
        <w:r w:rsidR="00D233B0">
          <w:rPr>
            <w:lang w:val="en-US"/>
          </w:rPr>
          <w:t xml:space="preserve"> and</w:t>
        </w:r>
      </w:ins>
      <w:r w:rsidR="005562D5" w:rsidRPr="005562D5">
        <w:rPr>
          <w:lang w:val="en-US"/>
        </w:rPr>
        <w:t xml:space="preserve"> its volume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mi</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sub>
        </m:sSub>
      </m:oMath>
      <w:r w:rsidR="005562D5" w:rsidRPr="005562D5">
        <w:rPr>
          <w:lang w:val="en-US"/>
        </w:rPr>
        <w:t>) decreases. When the minimum</w:t>
      </w:r>
      <w:r w:rsidR="00FB5BDB">
        <w:rPr>
          <w:lang w:val="en-US"/>
        </w:rPr>
        <w:t xml:space="preserve"> volume</w:t>
      </w:r>
      <w:r w:rsidR="005562D5" w:rsidRPr="005562D5">
        <w:rPr>
          <w:lang w:val="en-US"/>
        </w:rPr>
        <w:t xml:space="preserve"> is reached (</w:t>
      </w:r>
      <m:oMath>
        <m:sSub>
          <m:sSubPr>
            <m:ctrlPr>
              <w:rPr>
                <w:rFonts w:ascii="Cambria Math" w:hAnsi="Cambria Math"/>
                <w:i/>
                <w:sz w:val="22"/>
                <w:szCs w:val="22"/>
                <w:lang w:val="en-US"/>
              </w:rPr>
            </m:ctrlPr>
          </m:sSubPr>
          <m:e>
            <m:r>
              <w:rPr>
                <w:rFonts w:ascii="Cambria Math" w:hAnsi="Cambria Math"/>
                <w:sz w:val="22"/>
                <w:szCs w:val="22"/>
                <w:lang w:val="en-US"/>
              </w:rPr>
              <m:t>V</m:t>
            </m:r>
          </m:e>
          <m:sub>
            <m:r>
              <m:rPr>
                <m:sty m:val="p"/>
              </m:rPr>
              <w:rPr>
                <w:rFonts w:ascii="Cambria Math" w:hAnsi="Cambria Math"/>
                <w:sz w:val="22"/>
                <w:szCs w:val="22"/>
                <w:lang w:val="en-US"/>
              </w:rPr>
              <m:t>min</m:t>
            </m:r>
          </m:sub>
        </m:sSub>
      </m:oMath>
      <w:r w:rsidR="00E24D25">
        <w:rPr>
          <w:sz w:val="22"/>
          <w:szCs w:val="22"/>
          <w:lang w:val="en-US"/>
        </w:rPr>
        <w:t>)</w:t>
      </w:r>
      <w:r w:rsidR="005562D5" w:rsidRPr="005562D5">
        <w:rPr>
          <w:lang w:val="en-US"/>
        </w:rPr>
        <w:t xml:space="preserve">, the tank is filled with brackish water from the well </w:t>
      </w:r>
      <w:r w:rsidR="00FB5BDB">
        <w:rPr>
          <w:lang w:val="en-US"/>
        </w:rPr>
        <w:t xml:space="preserve">up to </w:t>
      </w:r>
      <w:r w:rsidR="005562D5" w:rsidRPr="005562D5">
        <w:rPr>
          <w:lang w:val="en-US"/>
        </w:rPr>
        <w:t>the maximum volume (</w:t>
      </w:r>
      <m:oMath>
        <m:sSub>
          <m:sSubPr>
            <m:ctrlPr>
              <w:rPr>
                <w:rFonts w:ascii="Cambria Math" w:hAnsi="Cambria Math"/>
                <w:i/>
                <w:sz w:val="22"/>
                <w:szCs w:val="22"/>
                <w:lang w:val="en-US"/>
              </w:rPr>
            </m:ctrlPr>
          </m:sSubPr>
          <m:e>
            <m:r>
              <w:rPr>
                <w:rFonts w:ascii="Cambria Math" w:hAnsi="Cambria Math"/>
                <w:sz w:val="22"/>
                <w:szCs w:val="22"/>
                <w:lang w:val="en-US"/>
              </w:rPr>
              <m:t>V</m:t>
            </m:r>
          </m:e>
          <m:sub>
            <m:r>
              <m:rPr>
                <m:sty m:val="p"/>
              </m:rPr>
              <w:rPr>
                <w:rFonts w:ascii="Cambria Math" w:hAnsi="Cambria Math"/>
                <w:sz w:val="22"/>
                <w:szCs w:val="22"/>
                <w:lang w:val="en-US"/>
              </w:rPr>
              <m:t>max</m:t>
            </m:r>
          </m:sub>
        </m:sSub>
      </m:oMath>
      <w:r w:rsidR="005562D5" w:rsidRPr="005562D5">
        <w:rPr>
          <w:lang w:val="en-US"/>
        </w:rPr>
        <w:t>)</w:t>
      </w:r>
      <w:r w:rsidR="005562D5">
        <w:rPr>
          <w:lang w:val="en-US"/>
        </w:rPr>
        <w:t xml:space="preserve"> </w:t>
      </w:r>
      <w:r w:rsidR="005562D5" w:rsidRPr="005562D5">
        <w:rPr>
          <w:lang w:val="en-US"/>
        </w:rPr>
        <w:t>previously chosen.</w:t>
      </w:r>
      <w:r w:rsidR="005562D5">
        <w:rPr>
          <w:lang w:val="en-US"/>
        </w:rPr>
        <w:t xml:space="preserve"> </w:t>
      </w:r>
      <w:r w:rsidR="00C7716F">
        <w:rPr>
          <w:lang w:val="en-US"/>
        </w:rPr>
        <w:t>The process then repeats until finishing the desalination operation. Eventually, i</w:t>
      </w:r>
      <w:r w:rsidR="00B376FB">
        <w:rPr>
          <w:lang w:val="en-US"/>
        </w:rPr>
        <w:t xml:space="preserve">n the case the </w:t>
      </w:r>
      <w:r w:rsidR="00C7716F">
        <w:rPr>
          <w:lang w:val="en-US"/>
        </w:rPr>
        <w:t>mixture in t</w:t>
      </w:r>
      <w:r w:rsidR="00B376FB">
        <w:rPr>
          <w:lang w:val="en-US"/>
        </w:rPr>
        <w:t xml:space="preserve">he mixing </w:t>
      </w:r>
      <w:r w:rsidR="00B376FB" w:rsidRPr="005562D5">
        <w:rPr>
          <w:lang w:val="en-US"/>
        </w:rPr>
        <w:t xml:space="preserve">tank </w:t>
      </w:r>
      <w:del w:id="604" w:author="Kleber Marques Lisboa" w:date="2023-10-25T08:47:00Z">
        <w:r w:rsidR="00C7716F" w:rsidDel="00D233B0">
          <w:rPr>
            <w:lang w:val="en-US"/>
          </w:rPr>
          <w:delText>reachs</w:delText>
        </w:r>
      </w:del>
      <w:ins w:id="605" w:author="Kleber Marques Lisboa" w:date="2023-10-25T08:47:00Z">
        <w:r w:rsidR="00D233B0">
          <w:rPr>
            <w:lang w:val="en-US"/>
          </w:rPr>
          <w:t>reaches</w:t>
        </w:r>
      </w:ins>
      <w:r w:rsidR="00C7716F">
        <w:rPr>
          <w:lang w:val="en-US"/>
        </w:rPr>
        <w:t xml:space="preserve"> a maximum operation salinity (also previously set), it </w:t>
      </w:r>
      <w:r w:rsidR="00C7716F" w:rsidRPr="005562D5">
        <w:rPr>
          <w:lang w:val="en-US"/>
        </w:rPr>
        <w:t xml:space="preserve">is </w:t>
      </w:r>
      <w:r w:rsidR="00C7716F">
        <w:rPr>
          <w:lang w:val="en-US"/>
        </w:rPr>
        <w:t xml:space="preserve">completely flushed-out </w:t>
      </w:r>
      <w:r w:rsidR="00C7716F" w:rsidRPr="00B376FB">
        <w:rPr>
          <w:lang w:val="en-US"/>
        </w:rPr>
        <w:t>(</w:t>
      </w:r>
      <m:oMath>
        <m:r>
          <w:rPr>
            <w:rFonts w:ascii="Cambria Math" w:hAnsi="Cambria Math"/>
            <w:lang w:val="en-US"/>
          </w:rPr>
          <m:t>λ=1</m:t>
        </m:r>
      </m:oMath>
      <w:r w:rsidR="00C7716F">
        <w:rPr>
          <w:lang w:val="en-US"/>
        </w:rPr>
        <w:t xml:space="preserve">) and, after this, the </w:t>
      </w:r>
      <w:r w:rsidR="00C7716F" w:rsidRPr="005562D5">
        <w:rPr>
          <w:lang w:val="en-US"/>
        </w:rPr>
        <w:t xml:space="preserve">tank is </w:t>
      </w:r>
      <w:r w:rsidR="00C7716F">
        <w:rPr>
          <w:lang w:val="en-US"/>
        </w:rPr>
        <w:t>re</w:t>
      </w:r>
      <w:r w:rsidR="00C7716F" w:rsidRPr="005562D5">
        <w:rPr>
          <w:lang w:val="en-US"/>
        </w:rPr>
        <w:t xml:space="preserve">filled with brackish water from the well </w:t>
      </w:r>
      <w:r w:rsidR="00FB5BDB">
        <w:rPr>
          <w:lang w:val="en-US"/>
        </w:rPr>
        <w:t xml:space="preserve">up to </w:t>
      </w:r>
      <w:r w:rsidR="00C7716F" w:rsidRPr="005562D5">
        <w:rPr>
          <w:lang w:val="en-US"/>
        </w:rPr>
        <w:t xml:space="preserve">the </w:t>
      </w:r>
      <w:r w:rsidR="00FB5BDB">
        <w:rPr>
          <w:lang w:val="en-US"/>
        </w:rPr>
        <w:t xml:space="preserve">initial volume, </w:t>
      </w:r>
      <m:oMath>
        <m:sSub>
          <m:sSubPr>
            <m:ctrlPr>
              <w:rPr>
                <w:rFonts w:ascii="Cambria Math" w:hAnsi="Cambria Math"/>
                <w:i/>
                <w:sz w:val="22"/>
                <w:szCs w:val="22"/>
                <w:lang w:val="en-US"/>
              </w:rPr>
            </m:ctrlPr>
          </m:sSubPr>
          <m:e>
            <m:r>
              <w:rPr>
                <w:rFonts w:ascii="Cambria Math" w:hAnsi="Cambria Math"/>
                <w:sz w:val="22"/>
                <w:szCs w:val="22"/>
                <w:lang w:val="en-US"/>
              </w:rPr>
              <m:t>V</m:t>
            </m:r>
          </m:e>
          <m:sub>
            <m:r>
              <m:rPr>
                <m:sty m:val="p"/>
              </m:rPr>
              <w:rPr>
                <w:rFonts w:ascii="Cambria Math" w:hAnsi="Cambria Math"/>
                <w:sz w:val="22"/>
                <w:szCs w:val="22"/>
                <w:lang w:val="en-US"/>
              </w:rPr>
              <m:t>mix_0</m:t>
            </m:r>
          </m:sub>
        </m:sSub>
      </m:oMath>
      <w:r w:rsidR="00C7716F">
        <w:rPr>
          <w:lang w:val="en-US"/>
        </w:rPr>
        <w:t>.</w:t>
      </w:r>
    </w:p>
    <w:p w14:paraId="4BB8B0A9" w14:textId="52FD722A" w:rsidR="00B376FB" w:rsidRDefault="00866A92" w:rsidP="00165B87">
      <w:pPr>
        <w:rPr>
          <w:lang w:val="en-US"/>
        </w:rPr>
      </w:pPr>
      <w:r>
        <w:rPr>
          <w:lang w:val="en-US"/>
        </w:rPr>
        <w:t>On the other hand</w:t>
      </w:r>
      <w:r w:rsidR="00E24D25">
        <w:rPr>
          <w:lang w:val="en-US"/>
        </w:rPr>
        <w:t xml:space="preserve">, </w:t>
      </w:r>
      <w:r w:rsidR="00B376FB">
        <w:rPr>
          <w:lang w:val="en-US"/>
        </w:rPr>
        <w:t>i</w:t>
      </w:r>
      <w:r w:rsidR="00E24D25" w:rsidRPr="005562D5">
        <w:rPr>
          <w:lang w:val="en-US"/>
        </w:rPr>
        <w:t xml:space="preserve">n the mixing tank </w:t>
      </w:r>
      <w:r w:rsidR="00B376FB">
        <w:rPr>
          <w:lang w:val="en-US"/>
        </w:rPr>
        <w:t>salinity</w:t>
      </w:r>
      <w:r w:rsidR="00E24D25">
        <w:rPr>
          <w:lang w:val="en-US"/>
        </w:rPr>
        <w:t xml:space="preserve"> </w:t>
      </w:r>
      <w:r w:rsidR="00E24D25" w:rsidRPr="005562D5">
        <w:rPr>
          <w:lang w:val="en-US"/>
        </w:rPr>
        <w:t>controlling</w:t>
      </w:r>
      <w:r>
        <w:rPr>
          <w:lang w:val="en-US"/>
        </w:rPr>
        <w:t xml:space="preserve"> operation</w:t>
      </w:r>
      <w:r w:rsidR="00E24D25" w:rsidRPr="005562D5">
        <w:rPr>
          <w:lang w:val="en-US"/>
        </w:rPr>
        <w:t xml:space="preserve">, a minimum and a maximum allowed mixing tank </w:t>
      </w:r>
      <w:r w:rsidR="00B376FB">
        <w:rPr>
          <w:lang w:val="en-US"/>
        </w:rPr>
        <w:t xml:space="preserve">salinity </w:t>
      </w:r>
      <w:r w:rsidR="00E24D25" w:rsidRPr="005562D5">
        <w:rPr>
          <w:lang w:val="en-US"/>
        </w:rPr>
        <w:t>is set as the operation limits.</w:t>
      </w:r>
      <w:r w:rsidR="00C7716F">
        <w:rPr>
          <w:lang w:val="en-US"/>
        </w:rPr>
        <w:t xml:space="preserve"> </w:t>
      </w:r>
      <w:del w:id="606" w:author="Kleber Marques Lisboa" w:date="2023-10-25T08:49:00Z">
        <w:r w:rsidR="00E24D25" w:rsidRPr="005562D5" w:rsidDel="008E3C68">
          <w:rPr>
            <w:lang w:val="en-US"/>
          </w:rPr>
          <w:delText>As t</w:delText>
        </w:r>
      </w:del>
      <w:ins w:id="607" w:author="Kleber Marques Lisboa" w:date="2023-10-25T08:49:00Z">
        <w:r w:rsidR="008E3C68">
          <w:rPr>
            <w:lang w:val="en-US"/>
          </w:rPr>
          <w:t>T</w:t>
        </w:r>
      </w:ins>
      <w:r w:rsidR="00E24D25" w:rsidRPr="005562D5">
        <w:rPr>
          <w:lang w:val="en-US"/>
        </w:rPr>
        <w:t>he salinity of the</w:t>
      </w:r>
      <w:ins w:id="608" w:author="Kleber Marques Lisboa" w:date="2023-10-25T08:49:00Z">
        <w:r w:rsidR="008E3C68">
          <w:rPr>
            <w:lang w:val="en-US"/>
          </w:rPr>
          <w:t xml:space="preserve"> water in the</w:t>
        </w:r>
      </w:ins>
      <w:r w:rsidR="00E24D25" w:rsidRPr="005562D5">
        <w:rPr>
          <w:lang w:val="en-US"/>
        </w:rPr>
        <w:t xml:space="preserve"> mixing tank (</w:t>
      </w:r>
      <m:oMath>
        <m:sSub>
          <m:sSubPr>
            <m:ctrlPr>
              <w:rPr>
                <w:rFonts w:ascii="Cambria Math" w:hAnsi="Cambria Math"/>
                <w:i/>
                <w:sz w:val="23"/>
                <w:szCs w:val="23"/>
                <w:lang w:val="en-US"/>
              </w:rPr>
            </m:ctrlPr>
          </m:sSubPr>
          <m:e>
            <m:r>
              <w:rPr>
                <w:rFonts w:ascii="Cambria Math" w:hAnsi="Cambria Math"/>
                <w:sz w:val="23"/>
                <w:szCs w:val="23"/>
                <w:lang w:val="en-US"/>
              </w:rPr>
              <m:t>cs</m:t>
            </m:r>
          </m:e>
          <m:sub>
            <m:r>
              <w:rPr>
                <w:rFonts w:ascii="Cambria Math" w:hAnsi="Cambria Math"/>
                <w:sz w:val="23"/>
                <w:szCs w:val="23"/>
                <w:lang w:val="en-US"/>
              </w:rPr>
              <m:t>mi</m:t>
            </m:r>
            <m:sSub>
              <m:sSubPr>
                <m:ctrlPr>
                  <w:rPr>
                    <w:rFonts w:ascii="Cambria Math" w:hAnsi="Cambria Math"/>
                    <w:i/>
                    <w:sz w:val="23"/>
                    <w:szCs w:val="23"/>
                    <w:lang w:val="en-US"/>
                  </w:rPr>
                </m:ctrlPr>
              </m:sSubPr>
              <m:e>
                <m:r>
                  <w:rPr>
                    <w:rFonts w:ascii="Cambria Math" w:hAnsi="Cambria Math"/>
                    <w:sz w:val="23"/>
                    <w:szCs w:val="23"/>
                    <w:lang w:val="en-US"/>
                  </w:rPr>
                  <m:t>x</m:t>
                </m:r>
              </m:e>
              <m:sub>
                <m:r>
                  <w:rPr>
                    <w:rFonts w:ascii="Cambria Math" w:hAnsi="Cambria Math"/>
                    <w:sz w:val="23"/>
                    <w:szCs w:val="23"/>
                    <w:lang w:val="en-US"/>
                  </w:rPr>
                  <m:t>t</m:t>
                </m:r>
              </m:sub>
            </m:sSub>
          </m:sub>
        </m:sSub>
      </m:oMath>
      <w:r w:rsidR="00E24D25" w:rsidRPr="005562D5">
        <w:rPr>
          <w:lang w:val="en-US"/>
        </w:rPr>
        <w:t>) is continuously increasing with the distillate production,</w:t>
      </w:r>
      <w:ins w:id="609" w:author="Kleber Marques Lisboa" w:date="2023-10-25T08:49:00Z">
        <w:r w:rsidR="008E3C68">
          <w:rPr>
            <w:lang w:val="en-US"/>
          </w:rPr>
          <w:t xml:space="preserve"> while</w:t>
        </w:r>
      </w:ins>
      <w:r w:rsidR="00E24D25" w:rsidRPr="005562D5">
        <w:rPr>
          <w:lang w:val="en-US"/>
        </w:rPr>
        <w:t xml:space="preserve"> its volume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mi</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sub>
        </m:sSub>
      </m:oMath>
      <w:r w:rsidR="00E24D25" w:rsidRPr="005562D5">
        <w:rPr>
          <w:lang w:val="en-US"/>
        </w:rPr>
        <w:t xml:space="preserve">) </w:t>
      </w:r>
      <w:del w:id="610" w:author="Kleber Marques Lisboa" w:date="2023-10-25T08:49:00Z">
        <w:r w:rsidR="00E24D25" w:rsidRPr="005562D5" w:rsidDel="008E3C68">
          <w:rPr>
            <w:lang w:val="en-US"/>
          </w:rPr>
          <w:delText>decreases</w:delText>
        </w:r>
        <w:r w:rsidR="00C77251" w:rsidDel="008E3C68">
          <w:rPr>
            <w:lang w:val="en-US"/>
          </w:rPr>
          <w:delText>, since</w:delText>
        </w:r>
      </w:del>
      <w:ins w:id="611" w:author="Kleber Marques Lisboa" w:date="2023-10-25T08:49:00Z">
        <w:r w:rsidR="008E3C68" w:rsidRPr="005562D5">
          <w:rPr>
            <w:lang w:val="en-US"/>
          </w:rPr>
          <w:t>decreases</w:t>
        </w:r>
        <w:r w:rsidR="008E3C68">
          <w:rPr>
            <w:lang w:val="en-US"/>
          </w:rPr>
          <w:t xml:space="preserve"> since</w:t>
        </w:r>
      </w:ins>
      <w:r w:rsidR="00C77251">
        <w:rPr>
          <w:lang w:val="en-US"/>
        </w:rPr>
        <w:t xml:space="preserve"> there is no brackish water flow from the well</w:t>
      </w:r>
      <w:r w:rsidR="00E24D25" w:rsidRPr="005562D5">
        <w:rPr>
          <w:lang w:val="en-US"/>
        </w:rPr>
        <w:t xml:space="preserve">. </w:t>
      </w:r>
      <w:r w:rsidR="00C77251">
        <w:rPr>
          <w:lang w:val="en-US"/>
        </w:rPr>
        <w:t xml:space="preserve">At the instant </w:t>
      </w:r>
      <w:del w:id="612" w:author="Kleber Marques Lisboa" w:date="2023-10-25T08:49:00Z">
        <w:r w:rsidR="00C77251" w:rsidDel="008E3C68">
          <w:rPr>
            <w:lang w:val="en-US"/>
          </w:rPr>
          <w:delText xml:space="preserve">of time </w:delText>
        </w:r>
      </w:del>
      <w:r w:rsidR="00E24D25" w:rsidRPr="005562D5">
        <w:rPr>
          <w:lang w:val="en-US"/>
        </w:rPr>
        <w:t>the m</w:t>
      </w:r>
      <w:r w:rsidR="00B376FB">
        <w:rPr>
          <w:lang w:val="en-US"/>
        </w:rPr>
        <w:t xml:space="preserve">aximum salinity allowed </w:t>
      </w:r>
      <w:r w:rsidR="00E24D25" w:rsidRPr="005562D5">
        <w:rPr>
          <w:lang w:val="en-US"/>
        </w:rPr>
        <w:t>is reached (</w:t>
      </w:r>
      <m:oMath>
        <m:sSub>
          <m:sSubPr>
            <m:ctrlPr>
              <w:rPr>
                <w:rFonts w:ascii="Cambria Math" w:hAnsi="Cambria Math"/>
                <w:i/>
                <w:sz w:val="22"/>
                <w:szCs w:val="22"/>
                <w:lang w:val="en-US"/>
              </w:rPr>
            </m:ctrlPr>
          </m:sSubPr>
          <m:e>
            <m:r>
              <w:rPr>
                <w:rFonts w:ascii="Cambria Math" w:hAnsi="Cambria Math"/>
                <w:sz w:val="22"/>
                <w:szCs w:val="22"/>
                <w:lang w:val="en-US"/>
              </w:rPr>
              <m:t>Cs</m:t>
            </m:r>
          </m:e>
          <m:sub>
            <m:r>
              <m:rPr>
                <m:sty m:val="p"/>
              </m:rPr>
              <w:rPr>
                <w:rFonts w:ascii="Cambria Math" w:hAnsi="Cambria Math"/>
                <w:sz w:val="22"/>
                <w:szCs w:val="22"/>
                <w:lang w:val="en-US"/>
              </w:rPr>
              <m:t>max</m:t>
            </m:r>
          </m:sub>
        </m:sSub>
      </m:oMath>
      <w:r w:rsidR="00E24D25">
        <w:rPr>
          <w:sz w:val="22"/>
          <w:szCs w:val="22"/>
          <w:lang w:val="en-US"/>
        </w:rPr>
        <w:t>)</w:t>
      </w:r>
      <w:r w:rsidR="00E24D25" w:rsidRPr="005562D5">
        <w:rPr>
          <w:lang w:val="en-US"/>
        </w:rPr>
        <w:t xml:space="preserve">, </w:t>
      </w:r>
      <w:r w:rsidR="00C77251">
        <w:rPr>
          <w:lang w:val="en-US"/>
        </w:rPr>
        <w:t xml:space="preserve">the pump from the well is turned on to feed the mixing tank until </w:t>
      </w:r>
      <w:del w:id="613" w:author="Kleber Marques Lisboa" w:date="2023-10-25T08:50:00Z">
        <w:r w:rsidR="00C77251" w:rsidDel="008E3C68">
          <w:rPr>
            <w:lang w:val="en-US"/>
          </w:rPr>
          <w:delText>the mixing tank</w:delText>
        </w:r>
      </w:del>
      <w:ins w:id="614" w:author="Kleber Marques Lisboa" w:date="2023-10-25T08:50:00Z">
        <w:r w:rsidR="008E3C68">
          <w:rPr>
            <w:lang w:val="en-US"/>
          </w:rPr>
          <w:t>the</w:t>
        </w:r>
      </w:ins>
      <w:r w:rsidR="00C77251">
        <w:rPr>
          <w:lang w:val="en-US"/>
        </w:rPr>
        <w:t xml:space="preserve"> salinity</w:t>
      </w:r>
      <w:ins w:id="615" w:author="Kleber Marques Lisboa" w:date="2023-10-25T08:50:00Z">
        <w:r w:rsidR="008E3C68">
          <w:rPr>
            <w:lang w:val="en-US"/>
          </w:rPr>
          <w:t xml:space="preserve"> of the water contained in it</w:t>
        </w:r>
      </w:ins>
      <w:r w:rsidR="00C77251">
        <w:rPr>
          <w:lang w:val="en-US"/>
        </w:rPr>
        <w:t xml:space="preserve"> fall</w:t>
      </w:r>
      <w:ins w:id="616" w:author="Kleber Marques Lisboa" w:date="2023-10-25T08:50:00Z">
        <w:r w:rsidR="008E3C68">
          <w:rPr>
            <w:lang w:val="en-US"/>
          </w:rPr>
          <w:t>s</w:t>
        </w:r>
      </w:ins>
      <w:r w:rsidR="00C77251">
        <w:rPr>
          <w:lang w:val="en-US"/>
        </w:rPr>
        <w:t xml:space="preserve"> to the minimum</w:t>
      </w:r>
      <w:ins w:id="617" w:author="Kleber Marques Lisboa" w:date="2023-10-25T08:51:00Z">
        <w:r w:rsidR="008E3C68">
          <w:rPr>
            <w:lang w:val="en-US"/>
          </w:rPr>
          <w:t xml:space="preserve"> predefined</w:t>
        </w:r>
      </w:ins>
      <w:r w:rsidR="00C77251">
        <w:rPr>
          <w:lang w:val="en-US"/>
        </w:rPr>
        <w:t xml:space="preserve"> value</w:t>
      </w:r>
      <w:del w:id="618" w:author="Kleber Marques Lisboa" w:date="2023-10-25T08:51:00Z">
        <w:r w:rsidR="00C77251" w:rsidDel="008E3C68">
          <w:rPr>
            <w:lang w:val="en-US"/>
          </w:rPr>
          <w:delText xml:space="preserve"> predefined</w:delText>
        </w:r>
      </w:del>
      <w:r w:rsidR="00C77251">
        <w:rPr>
          <w:lang w:val="en-US"/>
        </w:rPr>
        <w:t>.</w:t>
      </w:r>
      <w:r w:rsidR="00B376FB">
        <w:rPr>
          <w:lang w:val="en-US"/>
        </w:rPr>
        <w:t xml:space="preserve"> </w:t>
      </w:r>
      <w:r w:rsidR="00C77251">
        <w:rPr>
          <w:lang w:val="en-US"/>
        </w:rPr>
        <w:t>In this process, the volume of the mixing tank is increased, so its</w:t>
      </w:r>
      <w:r w:rsidR="00C7716F">
        <w:rPr>
          <w:lang w:val="en-US"/>
        </w:rPr>
        <w:t xml:space="preserve"> operational </w:t>
      </w:r>
      <w:r w:rsidR="00C77251">
        <w:rPr>
          <w:lang w:val="en-US"/>
        </w:rPr>
        <w:t xml:space="preserve">range </w:t>
      </w:r>
      <w:r w:rsidR="00C7716F">
        <w:rPr>
          <w:lang w:val="en-US"/>
        </w:rPr>
        <w:t>will be dynamically adjusted according to the values of salinity limits previously set.</w:t>
      </w:r>
    </w:p>
    <w:p w14:paraId="2A1F057A" w14:textId="77777777" w:rsidR="00C7716F" w:rsidRPr="00D233B0" w:rsidRDefault="00C7716F">
      <w:pPr>
        <w:spacing w:before="120" w:after="0"/>
        <w:ind w:firstLine="0"/>
        <w:rPr>
          <w:lang w:val="en-US"/>
        </w:rPr>
        <w:pPrChange w:id="619" w:author="Kleber Marques Lisboa" w:date="2023-10-25T08:48:00Z">
          <w:pPr>
            <w:pStyle w:val="PargrafodaLista"/>
            <w:spacing w:before="120" w:after="0"/>
            <w:ind w:left="924" w:firstLine="0"/>
          </w:pPr>
        </w:pPrChange>
      </w:pPr>
      <w:bookmarkStart w:id="620" w:name="_Hlk146409263"/>
    </w:p>
    <w:p w14:paraId="01A0B437" w14:textId="77777777" w:rsidR="00AC21A8" w:rsidRPr="008B6A89" w:rsidRDefault="00802F36" w:rsidP="00165B87">
      <w:pPr>
        <w:pStyle w:val="PargrafodaLista"/>
        <w:numPr>
          <w:ilvl w:val="0"/>
          <w:numId w:val="12"/>
        </w:numPr>
        <w:ind w:left="567" w:hanging="567"/>
        <w:rPr>
          <w:b/>
          <w:bCs/>
          <w:lang w:val="en-US"/>
        </w:rPr>
      </w:pPr>
      <w:r w:rsidRPr="00AC21A8">
        <w:rPr>
          <w:b/>
          <w:bCs/>
          <w:lang w:val="en-US"/>
        </w:rPr>
        <w:t>Resul</w:t>
      </w:r>
      <w:r w:rsidR="00CC07CD" w:rsidRPr="00AC21A8">
        <w:rPr>
          <w:b/>
          <w:bCs/>
          <w:lang w:val="en-US"/>
        </w:rPr>
        <w:t>t</w:t>
      </w:r>
      <w:r w:rsidRPr="00AC21A8">
        <w:rPr>
          <w:b/>
          <w:bCs/>
          <w:lang w:val="en-US"/>
        </w:rPr>
        <w:t>s</w:t>
      </w:r>
    </w:p>
    <w:p w14:paraId="0D2E4E0B" w14:textId="77777777" w:rsidR="00AC21A8" w:rsidRPr="003C7DFC" w:rsidRDefault="00AC21A8" w:rsidP="00165B87">
      <w:pPr>
        <w:ind w:left="567" w:firstLine="0"/>
        <w:rPr>
          <w:b/>
          <w:bCs/>
          <w:i/>
          <w:iCs/>
          <w:lang w:val="en-US"/>
        </w:rPr>
      </w:pPr>
      <w:r w:rsidRPr="003C7DFC">
        <w:rPr>
          <w:b/>
          <w:bCs/>
          <w:i/>
          <w:iCs/>
          <w:lang w:val="en-US"/>
        </w:rPr>
        <w:t>5.1 Algorithm verification</w:t>
      </w:r>
    </w:p>
    <w:p w14:paraId="4474A7FB" w14:textId="73899E20" w:rsidR="00AC21A8" w:rsidRDefault="00356DF8" w:rsidP="00165B87">
      <w:pPr>
        <w:widowControl w:val="0"/>
        <w:rPr>
          <w:lang w:val="en-US"/>
        </w:rPr>
      </w:pPr>
      <w:r w:rsidRPr="008B6A89">
        <w:rPr>
          <w:lang w:val="en-US"/>
        </w:rPr>
        <w:t>Before analy</w:t>
      </w:r>
      <w:r w:rsidR="00CA3FD2">
        <w:rPr>
          <w:lang w:val="en-US"/>
        </w:rPr>
        <w:t>z</w:t>
      </w:r>
      <w:bookmarkEnd w:id="620"/>
      <w:r w:rsidR="00CA3FD2">
        <w:rPr>
          <w:lang w:val="en-US"/>
        </w:rPr>
        <w:t>ing</w:t>
      </w:r>
      <w:r w:rsidRPr="008B6A89">
        <w:rPr>
          <w:lang w:val="en-US"/>
        </w:rPr>
        <w:t xml:space="preserve"> typical well </w:t>
      </w:r>
      <w:r w:rsidR="007F2B8A">
        <w:rPr>
          <w:lang w:val="en-US"/>
        </w:rPr>
        <w:t xml:space="preserve">operation </w:t>
      </w:r>
      <w:r w:rsidRPr="008B6A89">
        <w:rPr>
          <w:lang w:val="en-US"/>
        </w:rPr>
        <w:t xml:space="preserve">scenarios, the </w:t>
      </w:r>
      <w:r w:rsidR="00C77251">
        <w:rPr>
          <w:lang w:val="en-US"/>
        </w:rPr>
        <w:t xml:space="preserve">developed </w:t>
      </w:r>
      <w:r w:rsidRPr="008B6A89">
        <w:rPr>
          <w:lang w:val="en-US"/>
        </w:rPr>
        <w:t xml:space="preserve">computational code </w:t>
      </w:r>
      <w:r w:rsidR="00CA3FD2">
        <w:rPr>
          <w:lang w:val="en-US"/>
        </w:rPr>
        <w:t xml:space="preserve">will </w:t>
      </w:r>
      <w:r w:rsidR="002D528C">
        <w:rPr>
          <w:lang w:val="en-US"/>
        </w:rPr>
        <w:t>be</w:t>
      </w:r>
      <w:r w:rsidRPr="008B6A89">
        <w:rPr>
          <w:lang w:val="en-US"/>
        </w:rPr>
        <w:t xml:space="preserve"> verified by comparing </w:t>
      </w:r>
      <w:r w:rsidR="002D528C">
        <w:rPr>
          <w:lang w:val="en-US"/>
        </w:rPr>
        <w:t xml:space="preserve">its </w:t>
      </w:r>
      <w:r w:rsidRPr="008B6A89">
        <w:rPr>
          <w:lang w:val="en-US"/>
        </w:rPr>
        <w:t xml:space="preserve">results with </w:t>
      </w:r>
      <w:r w:rsidR="00F367E2">
        <w:rPr>
          <w:lang w:val="en-US"/>
        </w:rPr>
        <w:t xml:space="preserve">available </w:t>
      </w:r>
      <w:r w:rsidRPr="008B6A89">
        <w:rPr>
          <w:lang w:val="en-US"/>
        </w:rPr>
        <w:t>literature data.</w:t>
      </w:r>
      <w:r w:rsidR="00264740">
        <w:rPr>
          <w:lang w:val="en-US"/>
        </w:rPr>
        <w:t xml:space="preserve"> </w:t>
      </w:r>
      <w:r w:rsidRPr="008B6A89">
        <w:rPr>
          <w:lang w:val="en-US"/>
        </w:rPr>
        <w:t xml:space="preserve">Since no transient results are available, these comparisons will be made </w:t>
      </w:r>
      <w:r w:rsidR="00C211A6">
        <w:rPr>
          <w:lang w:val="en-US"/>
        </w:rPr>
        <w:t>with data for the steady-state regime</w:t>
      </w:r>
      <w:r w:rsidRPr="008B6A89">
        <w:rPr>
          <w:lang w:val="en-US"/>
        </w:rPr>
        <w:t>.</w:t>
      </w:r>
    </w:p>
    <w:p w14:paraId="4A5D1F10" w14:textId="3D750FD4" w:rsidR="00356DF8" w:rsidRDefault="00EE4DC3" w:rsidP="00165B87">
      <w:pPr>
        <w:tabs>
          <w:tab w:val="left" w:pos="2268"/>
        </w:tabs>
        <w:rPr>
          <w:lang w:val="en-US"/>
        </w:rPr>
      </w:pPr>
      <w:r>
        <w:rPr>
          <w:lang w:val="en-US"/>
        </w:rPr>
        <w:t>T</w:t>
      </w:r>
      <w:r w:rsidR="00356DF8" w:rsidRPr="008B6A89">
        <w:rPr>
          <w:lang w:val="en-US"/>
        </w:rPr>
        <w:t xml:space="preserve">able </w:t>
      </w:r>
      <w:r w:rsidR="00A24A46">
        <w:rPr>
          <w:lang w:val="en-US"/>
        </w:rPr>
        <w:t>2</w:t>
      </w:r>
      <w:r w:rsidR="00356DF8" w:rsidRPr="008B6A89">
        <w:rPr>
          <w:lang w:val="en-US"/>
        </w:rPr>
        <w:t xml:space="preserve"> presents the physical and geometric characteristics of the membranes and modules</w:t>
      </w:r>
      <w:ins w:id="621" w:author="Kleber Marques Lisboa" w:date="2023-10-25T11:14:00Z">
        <w:r w:rsidR="00575BE0">
          <w:rPr>
            <w:lang w:val="en-US"/>
          </w:rPr>
          <w:t xml:space="preserve">, </w:t>
        </w:r>
      </w:ins>
      <w:del w:id="622" w:author="Kleber Marques Lisboa" w:date="2023-10-25T11:14:00Z">
        <w:r w:rsidR="00356DF8" w:rsidRPr="008B6A89" w:rsidDel="00575BE0">
          <w:rPr>
            <w:lang w:val="en-US"/>
          </w:rPr>
          <w:delText xml:space="preserve"> (</w:delText>
        </w:r>
      </w:del>
      <w:r w:rsidR="00356DF8" w:rsidRPr="008B6A89">
        <w:rPr>
          <w:lang w:val="en-US"/>
        </w:rPr>
        <w:t>such as material, porosity, thi</w:t>
      </w:r>
      <w:r w:rsidR="00356DF8" w:rsidRPr="00A81EE8">
        <w:rPr>
          <w:lang w:val="en-US"/>
        </w:rPr>
        <w:t>ckness, pore diameter, and thermal conductivity</w:t>
      </w:r>
      <w:ins w:id="623" w:author="Kleber Marques Lisboa" w:date="2023-10-25T11:14:00Z">
        <w:r w:rsidR="00575BE0">
          <w:rPr>
            <w:lang w:val="en-US"/>
          </w:rPr>
          <w:t>,</w:t>
        </w:r>
      </w:ins>
      <w:del w:id="624" w:author="Kleber Marques Lisboa" w:date="2023-10-25T11:14:00Z">
        <w:r w:rsidR="00356DF8" w:rsidRPr="00A81EE8" w:rsidDel="00575BE0">
          <w:rPr>
            <w:lang w:val="en-US"/>
          </w:rPr>
          <w:delText>)</w:delText>
        </w:r>
      </w:del>
      <w:r w:rsidR="00356DF8" w:rsidRPr="00A81EE8">
        <w:rPr>
          <w:lang w:val="en-US"/>
        </w:rPr>
        <w:t xml:space="preserve"> employed </w:t>
      </w:r>
      <w:r w:rsidR="00567AB8" w:rsidRPr="00A81EE8">
        <w:rPr>
          <w:lang w:val="en-US"/>
        </w:rPr>
        <w:t>in the</w:t>
      </w:r>
      <w:r w:rsidR="00356DF8" w:rsidRPr="00A81EE8">
        <w:rPr>
          <w:lang w:val="en-US"/>
        </w:rPr>
        <w:t xml:space="preserve"> comparison</w:t>
      </w:r>
      <w:r w:rsidR="00567AB8" w:rsidRPr="00A81EE8">
        <w:rPr>
          <w:lang w:val="en-US"/>
        </w:rPr>
        <w:t>s</w:t>
      </w:r>
      <w:r w:rsidR="00356DF8" w:rsidRPr="00A81EE8">
        <w:rPr>
          <w:lang w:val="en-US"/>
        </w:rPr>
        <w:t xml:space="preserve">. The experimental results of Wang </w:t>
      </w:r>
      <w:r w:rsidR="00356DF8" w:rsidRPr="00A81EE8">
        <w:rPr>
          <w:i/>
          <w:iCs/>
          <w:lang w:val="en-US"/>
        </w:rPr>
        <w:t>et al</w:t>
      </w:r>
      <w:r w:rsidR="00356DF8" w:rsidRPr="00A81EE8">
        <w:rPr>
          <w:lang w:val="en-US"/>
        </w:rPr>
        <w:t>. (2008</w:t>
      </w:r>
      <w:r w:rsidR="00356DF8" w:rsidRPr="00210795">
        <w:rPr>
          <w:lang w:val="en-US"/>
        </w:rPr>
        <w:t xml:space="preserve">), Yang </w:t>
      </w:r>
      <w:r w:rsidR="00356DF8" w:rsidRPr="00210795">
        <w:rPr>
          <w:i/>
          <w:iCs/>
          <w:lang w:val="en-US"/>
        </w:rPr>
        <w:t>et al</w:t>
      </w:r>
      <w:r w:rsidR="00356DF8" w:rsidRPr="00210795">
        <w:rPr>
          <w:lang w:val="en-US"/>
        </w:rPr>
        <w:t>. (2011) and numerical</w:t>
      </w:r>
      <w:r w:rsidR="00356DF8" w:rsidRPr="00A81EE8">
        <w:rPr>
          <w:lang w:val="en-US"/>
        </w:rPr>
        <w:t xml:space="preserve"> results of Guan </w:t>
      </w:r>
      <w:r w:rsidR="00356DF8" w:rsidRPr="00A81EE8">
        <w:rPr>
          <w:i/>
          <w:iCs/>
          <w:lang w:val="en-US"/>
        </w:rPr>
        <w:t>et al</w:t>
      </w:r>
      <w:r w:rsidR="00356DF8" w:rsidRPr="00A81EE8">
        <w:rPr>
          <w:lang w:val="en-US"/>
        </w:rPr>
        <w:t>. (2014) and Kim (2014) are employed for situation</w:t>
      </w:r>
      <w:r w:rsidR="00567AB8" w:rsidRPr="00A81EE8">
        <w:rPr>
          <w:lang w:val="en-US"/>
        </w:rPr>
        <w:t>s</w:t>
      </w:r>
      <w:r w:rsidR="00356DF8" w:rsidRPr="00A81EE8">
        <w:rPr>
          <w:lang w:val="en-US"/>
        </w:rPr>
        <w:t xml:space="preserve"> with</w:t>
      </w:r>
      <w:r w:rsidR="00567AB8" w:rsidRPr="00A81EE8">
        <w:rPr>
          <w:lang w:val="en-US"/>
        </w:rPr>
        <w:t xml:space="preserve"> no</w:t>
      </w:r>
      <w:r w:rsidR="00356DF8" w:rsidRPr="00A81EE8">
        <w:rPr>
          <w:lang w:val="en-US"/>
        </w:rPr>
        <w:t xml:space="preserve"> heat exchangers</w:t>
      </w:r>
      <w:r w:rsidR="00B63A13" w:rsidRPr="00A81EE8">
        <w:rPr>
          <w:lang w:val="en-US"/>
        </w:rPr>
        <w:t xml:space="preserve">, </w:t>
      </w:r>
      <w:r w:rsidR="00B63A13" w:rsidRPr="00A81EE8">
        <w:rPr>
          <w:i/>
          <w:iCs/>
          <w:lang w:val="en-US"/>
        </w:rPr>
        <w:t>i.e.</w:t>
      </w:r>
      <w:r w:rsidR="00B63A13" w:rsidRPr="00A81EE8">
        <w:rPr>
          <w:lang w:val="en-US"/>
        </w:rPr>
        <w:t>, only the performance of th</w:t>
      </w:r>
      <w:r w:rsidR="00B63A13">
        <w:rPr>
          <w:lang w:val="en-US"/>
        </w:rPr>
        <w:t>e DCMD module is studied</w:t>
      </w:r>
      <w:r w:rsidR="00356DF8" w:rsidRPr="008B6A89">
        <w:rPr>
          <w:lang w:val="en-US"/>
        </w:rPr>
        <w:t>.</w:t>
      </w:r>
    </w:p>
    <w:p w14:paraId="717D86EB" w14:textId="77777777" w:rsidR="006F2A10" w:rsidRPr="008B6A89" w:rsidRDefault="006F2A10">
      <w:pPr>
        <w:spacing w:after="0"/>
        <w:ind w:firstLine="0"/>
        <w:rPr>
          <w:lang w:val="en-US"/>
        </w:rPr>
        <w:pPrChange w:id="625" w:author="Kleber Marques Lisboa" w:date="2023-10-25T10:49:00Z">
          <w:pPr>
            <w:spacing w:after="0"/>
          </w:pPr>
        </w:pPrChange>
      </w:pPr>
    </w:p>
    <w:p w14:paraId="77ADEAF7" w14:textId="77777777" w:rsidR="00C81062" w:rsidRPr="008B6A89" w:rsidRDefault="00F841F6" w:rsidP="00165B87">
      <w:pPr>
        <w:spacing w:after="0"/>
        <w:ind w:firstLine="0"/>
        <w:jc w:val="center"/>
        <w:rPr>
          <w:spacing w:val="-3"/>
          <w:lang w:val="en-US"/>
        </w:rPr>
      </w:pPr>
      <w:r>
        <w:rPr>
          <w:lang w:val="en-US"/>
        </w:rPr>
        <w:t>Table 2</w:t>
      </w:r>
      <w:r w:rsidR="00C81062" w:rsidRPr="008B6A89">
        <w:rPr>
          <w:lang w:val="en-US"/>
        </w:rPr>
        <w:t xml:space="preserve">. </w:t>
      </w:r>
      <w:r w:rsidR="00EE4DC3" w:rsidRPr="00EE4DC3">
        <w:rPr>
          <w:lang w:val="en-US"/>
        </w:rPr>
        <w:t>Characteristics (input data) of the membranes and modules used for comparison.</w:t>
      </w:r>
    </w:p>
    <w:tbl>
      <w:tblPr>
        <w:tblW w:w="9493" w:type="dxa"/>
        <w:jc w:val="center"/>
        <w:tblLayout w:type="fixed"/>
        <w:tblCellMar>
          <w:left w:w="107" w:type="dxa"/>
          <w:right w:w="107" w:type="dxa"/>
        </w:tblCellMar>
        <w:tblLook w:val="04A0" w:firstRow="1" w:lastRow="0" w:firstColumn="1" w:lastColumn="0" w:noHBand="0" w:noVBand="1"/>
      </w:tblPr>
      <w:tblGrid>
        <w:gridCol w:w="2410"/>
        <w:gridCol w:w="851"/>
        <w:gridCol w:w="850"/>
        <w:gridCol w:w="1345"/>
        <w:gridCol w:w="1346"/>
        <w:gridCol w:w="1345"/>
        <w:gridCol w:w="1346"/>
      </w:tblGrid>
      <w:tr w:rsidR="008579A0" w:rsidRPr="008B6A89" w14:paraId="2CC88CAD" w14:textId="77777777" w:rsidTr="00657587">
        <w:trPr>
          <w:trHeight w:val="170"/>
          <w:jc w:val="center"/>
        </w:trPr>
        <w:tc>
          <w:tcPr>
            <w:tcW w:w="2410" w:type="dxa"/>
            <w:vMerge w:val="restart"/>
            <w:tcBorders>
              <w:top w:val="single" w:sz="8" w:space="0" w:color="auto"/>
            </w:tcBorders>
            <w:vAlign w:val="center"/>
          </w:tcPr>
          <w:p w14:paraId="661C00D6" w14:textId="77777777" w:rsidR="008579A0" w:rsidRPr="00DB7069" w:rsidRDefault="008579A0">
            <w:pPr>
              <w:tabs>
                <w:tab w:val="center" w:pos="4820"/>
                <w:tab w:val="right" w:pos="9639"/>
              </w:tabs>
              <w:suppressAutoHyphens/>
              <w:spacing w:beforeLines="20" w:before="48" w:afterLines="20" w:after="48"/>
              <w:ind w:right="-57" w:firstLine="0"/>
              <w:jc w:val="center"/>
              <w:rPr>
                <w:b/>
                <w:bCs/>
                <w:spacing w:val="-3"/>
                <w:sz w:val="22"/>
                <w:szCs w:val="22"/>
                <w:lang w:val="en-US"/>
              </w:rPr>
              <w:pPrChange w:id="626" w:author="Kleber Marques Lisboa" w:date="2023-10-24T09:41:00Z">
                <w:pPr>
                  <w:tabs>
                    <w:tab w:val="center" w:pos="4820"/>
                    <w:tab w:val="right" w:pos="9639"/>
                  </w:tabs>
                  <w:suppressAutoHyphens/>
                  <w:spacing w:beforeLines="20" w:before="48" w:afterLines="20" w:after="48" w:line="240" w:lineRule="auto"/>
                  <w:ind w:right="-57" w:firstLine="0"/>
                  <w:jc w:val="center"/>
                </w:pPr>
              </w:pPrChange>
            </w:pPr>
            <w:r w:rsidRPr="00DB7069">
              <w:rPr>
                <w:b/>
                <w:bCs/>
                <w:spacing w:val="-3"/>
                <w:sz w:val="22"/>
                <w:szCs w:val="22"/>
                <w:lang w:val="en-US"/>
              </w:rPr>
              <w:t>Parameter</w:t>
            </w:r>
          </w:p>
        </w:tc>
        <w:tc>
          <w:tcPr>
            <w:tcW w:w="851" w:type="dxa"/>
            <w:vMerge w:val="restart"/>
            <w:tcBorders>
              <w:top w:val="single" w:sz="8" w:space="0" w:color="auto"/>
            </w:tcBorders>
            <w:vAlign w:val="center"/>
          </w:tcPr>
          <w:p w14:paraId="5B58FC5D" w14:textId="77777777" w:rsidR="008579A0" w:rsidRPr="00DB7069" w:rsidRDefault="008579A0">
            <w:pPr>
              <w:tabs>
                <w:tab w:val="center" w:pos="4820"/>
                <w:tab w:val="right" w:pos="9639"/>
              </w:tabs>
              <w:suppressAutoHyphens/>
              <w:spacing w:beforeLines="20" w:before="48" w:afterLines="20" w:after="48"/>
              <w:ind w:left="-111" w:right="-113" w:firstLine="0"/>
              <w:jc w:val="center"/>
              <w:rPr>
                <w:b/>
                <w:bCs/>
                <w:spacing w:val="-3"/>
                <w:sz w:val="22"/>
                <w:szCs w:val="22"/>
                <w:lang w:val="en-US"/>
              </w:rPr>
              <w:pPrChange w:id="627" w:author="Kleber Marques Lisboa" w:date="2023-10-24T09:41:00Z">
                <w:pPr>
                  <w:tabs>
                    <w:tab w:val="center" w:pos="4820"/>
                    <w:tab w:val="right" w:pos="9639"/>
                  </w:tabs>
                  <w:suppressAutoHyphens/>
                  <w:spacing w:beforeLines="20" w:before="48" w:afterLines="20" w:after="48" w:line="240" w:lineRule="auto"/>
                  <w:ind w:left="-111" w:right="-113" w:firstLine="0"/>
                  <w:jc w:val="center"/>
                </w:pPr>
              </w:pPrChange>
            </w:pPr>
            <w:r w:rsidRPr="00DB7069">
              <w:rPr>
                <w:b/>
                <w:bCs/>
                <w:spacing w:val="-3"/>
                <w:sz w:val="22"/>
                <w:szCs w:val="22"/>
                <w:lang w:val="en-US"/>
              </w:rPr>
              <w:t>Symbol</w:t>
            </w:r>
          </w:p>
        </w:tc>
        <w:tc>
          <w:tcPr>
            <w:tcW w:w="850" w:type="dxa"/>
            <w:vMerge w:val="restart"/>
            <w:tcBorders>
              <w:top w:val="single" w:sz="8" w:space="0" w:color="auto"/>
            </w:tcBorders>
            <w:vAlign w:val="center"/>
          </w:tcPr>
          <w:p w14:paraId="7FD667D4" w14:textId="77777777" w:rsidR="008579A0" w:rsidRPr="00DB7069" w:rsidRDefault="008579A0">
            <w:pPr>
              <w:tabs>
                <w:tab w:val="center" w:pos="4820"/>
                <w:tab w:val="right" w:pos="9639"/>
              </w:tabs>
              <w:suppressAutoHyphens/>
              <w:spacing w:beforeLines="20" w:before="48" w:afterLines="20" w:after="48"/>
              <w:ind w:left="-113" w:right="-113" w:firstLine="0"/>
              <w:jc w:val="center"/>
              <w:rPr>
                <w:b/>
                <w:bCs/>
                <w:spacing w:val="-3"/>
                <w:sz w:val="22"/>
                <w:szCs w:val="22"/>
                <w:lang w:val="en-US"/>
              </w:rPr>
              <w:pPrChange w:id="628" w:author="Kleber Marques Lisboa" w:date="2023-10-24T09:41:00Z">
                <w:pPr>
                  <w:tabs>
                    <w:tab w:val="center" w:pos="4820"/>
                    <w:tab w:val="right" w:pos="9639"/>
                  </w:tabs>
                  <w:suppressAutoHyphens/>
                  <w:spacing w:beforeLines="20" w:before="48" w:afterLines="20" w:after="48" w:line="240" w:lineRule="auto"/>
                  <w:ind w:left="-113" w:right="-113" w:firstLine="0"/>
                  <w:jc w:val="center"/>
                </w:pPr>
              </w:pPrChange>
            </w:pPr>
            <w:r w:rsidRPr="00DB7069">
              <w:rPr>
                <w:b/>
                <w:bCs/>
                <w:spacing w:val="-3"/>
                <w:sz w:val="22"/>
                <w:szCs w:val="22"/>
                <w:lang w:val="en-US"/>
              </w:rPr>
              <w:t>Unit</w:t>
            </w:r>
          </w:p>
        </w:tc>
        <w:tc>
          <w:tcPr>
            <w:tcW w:w="1345" w:type="dxa"/>
            <w:tcBorders>
              <w:top w:val="single" w:sz="8" w:space="0" w:color="auto"/>
              <w:bottom w:val="single" w:sz="4" w:space="0" w:color="auto"/>
            </w:tcBorders>
            <w:vAlign w:val="center"/>
          </w:tcPr>
          <w:p w14:paraId="5F5A2D5E" w14:textId="77777777" w:rsidR="008579A0" w:rsidRPr="00DB7069" w:rsidRDefault="008579A0">
            <w:pPr>
              <w:tabs>
                <w:tab w:val="center" w:pos="4820"/>
                <w:tab w:val="right" w:pos="9639"/>
              </w:tabs>
              <w:suppressAutoHyphens/>
              <w:spacing w:after="0"/>
              <w:ind w:right="-34" w:firstLine="0"/>
              <w:jc w:val="center"/>
              <w:rPr>
                <w:b/>
                <w:bCs/>
                <w:spacing w:val="-3"/>
                <w:sz w:val="22"/>
                <w:szCs w:val="22"/>
                <w:lang w:val="en-US"/>
              </w:rPr>
              <w:pPrChange w:id="629" w:author="Kleber Marques Lisboa" w:date="2023-10-24T09:41:00Z">
                <w:pPr>
                  <w:tabs>
                    <w:tab w:val="center" w:pos="4820"/>
                    <w:tab w:val="right" w:pos="9639"/>
                  </w:tabs>
                  <w:suppressAutoHyphens/>
                  <w:spacing w:after="0" w:line="240" w:lineRule="auto"/>
                  <w:ind w:right="-34" w:firstLine="0"/>
                  <w:jc w:val="center"/>
                </w:pPr>
              </w:pPrChange>
            </w:pPr>
            <w:r w:rsidRPr="00DB7069">
              <w:rPr>
                <w:b/>
                <w:bCs/>
                <w:spacing w:val="-3"/>
                <w:sz w:val="22"/>
                <w:szCs w:val="22"/>
                <w:lang w:val="en-US"/>
              </w:rPr>
              <w:t xml:space="preserve">Wang </w:t>
            </w:r>
            <w:r w:rsidRPr="00DB7069">
              <w:rPr>
                <w:b/>
                <w:bCs/>
                <w:i/>
                <w:iCs/>
                <w:spacing w:val="-3"/>
                <w:sz w:val="22"/>
                <w:szCs w:val="22"/>
                <w:lang w:val="en-US"/>
              </w:rPr>
              <w:t>et al</w:t>
            </w:r>
            <w:r w:rsidRPr="00DB7069">
              <w:rPr>
                <w:b/>
                <w:bCs/>
                <w:spacing w:val="-3"/>
                <w:sz w:val="22"/>
                <w:szCs w:val="22"/>
                <w:lang w:val="en-US"/>
              </w:rPr>
              <w:t>. (2008)</w:t>
            </w:r>
          </w:p>
        </w:tc>
        <w:tc>
          <w:tcPr>
            <w:tcW w:w="1346" w:type="dxa"/>
            <w:tcBorders>
              <w:top w:val="single" w:sz="8" w:space="0" w:color="auto"/>
              <w:bottom w:val="single" w:sz="4" w:space="0" w:color="auto"/>
            </w:tcBorders>
            <w:vAlign w:val="center"/>
          </w:tcPr>
          <w:p w14:paraId="218B6B02" w14:textId="77777777" w:rsidR="008579A0" w:rsidRPr="00DB7069" w:rsidRDefault="008579A0">
            <w:pPr>
              <w:tabs>
                <w:tab w:val="center" w:pos="4820"/>
                <w:tab w:val="right" w:pos="9639"/>
              </w:tabs>
              <w:suppressAutoHyphens/>
              <w:spacing w:after="0"/>
              <w:ind w:right="-34" w:firstLine="0"/>
              <w:jc w:val="center"/>
              <w:rPr>
                <w:b/>
                <w:bCs/>
                <w:spacing w:val="-3"/>
                <w:sz w:val="22"/>
                <w:szCs w:val="22"/>
                <w:lang w:val="en-US"/>
              </w:rPr>
              <w:pPrChange w:id="630" w:author="Kleber Marques Lisboa" w:date="2023-10-24T09:41:00Z">
                <w:pPr>
                  <w:tabs>
                    <w:tab w:val="center" w:pos="4820"/>
                    <w:tab w:val="right" w:pos="9639"/>
                  </w:tabs>
                  <w:suppressAutoHyphens/>
                  <w:spacing w:after="0" w:line="240" w:lineRule="auto"/>
                  <w:ind w:right="-34" w:firstLine="0"/>
                  <w:jc w:val="center"/>
                </w:pPr>
              </w:pPrChange>
            </w:pPr>
            <w:r w:rsidRPr="00DB7069">
              <w:rPr>
                <w:b/>
                <w:bCs/>
                <w:spacing w:val="-3"/>
                <w:sz w:val="22"/>
                <w:szCs w:val="22"/>
                <w:lang w:val="en-US"/>
              </w:rPr>
              <w:t>Kim (2014)</w:t>
            </w:r>
          </w:p>
        </w:tc>
        <w:tc>
          <w:tcPr>
            <w:tcW w:w="1345" w:type="dxa"/>
            <w:tcBorders>
              <w:top w:val="single" w:sz="8" w:space="0" w:color="auto"/>
              <w:bottom w:val="single" w:sz="4" w:space="0" w:color="auto"/>
            </w:tcBorders>
            <w:vAlign w:val="center"/>
          </w:tcPr>
          <w:p w14:paraId="7C94E8DD" w14:textId="77777777" w:rsidR="008579A0" w:rsidRPr="00210795" w:rsidRDefault="008579A0">
            <w:pPr>
              <w:tabs>
                <w:tab w:val="center" w:pos="4820"/>
                <w:tab w:val="right" w:pos="9639"/>
              </w:tabs>
              <w:suppressAutoHyphens/>
              <w:spacing w:after="0"/>
              <w:ind w:right="-34" w:firstLine="0"/>
              <w:jc w:val="center"/>
              <w:rPr>
                <w:b/>
                <w:bCs/>
                <w:spacing w:val="-3"/>
                <w:sz w:val="22"/>
                <w:szCs w:val="22"/>
                <w:lang w:val="en-US"/>
              </w:rPr>
              <w:pPrChange w:id="631" w:author="Kleber Marques Lisboa" w:date="2023-10-24T09:41:00Z">
                <w:pPr>
                  <w:tabs>
                    <w:tab w:val="center" w:pos="4820"/>
                    <w:tab w:val="right" w:pos="9639"/>
                  </w:tabs>
                  <w:suppressAutoHyphens/>
                  <w:spacing w:after="0" w:line="240" w:lineRule="auto"/>
                  <w:ind w:right="-34" w:firstLine="0"/>
                  <w:jc w:val="center"/>
                </w:pPr>
              </w:pPrChange>
            </w:pPr>
            <w:r w:rsidRPr="00210795">
              <w:rPr>
                <w:b/>
                <w:bCs/>
                <w:spacing w:val="-3"/>
                <w:sz w:val="22"/>
                <w:szCs w:val="22"/>
                <w:lang w:val="en-US"/>
              </w:rPr>
              <w:t>Yang</w:t>
            </w:r>
            <w:r w:rsidR="000B4A5C" w:rsidRPr="00210795">
              <w:rPr>
                <w:b/>
                <w:bCs/>
                <w:spacing w:val="-3"/>
                <w:sz w:val="22"/>
                <w:szCs w:val="22"/>
                <w:lang w:val="en-US"/>
              </w:rPr>
              <w:t xml:space="preserve"> </w:t>
            </w:r>
            <w:r w:rsidRPr="00210795">
              <w:rPr>
                <w:b/>
                <w:bCs/>
                <w:i/>
                <w:iCs/>
                <w:spacing w:val="-3"/>
                <w:sz w:val="22"/>
                <w:szCs w:val="22"/>
                <w:lang w:val="en-US"/>
              </w:rPr>
              <w:t>et al</w:t>
            </w:r>
            <w:r w:rsidRPr="00210795">
              <w:rPr>
                <w:b/>
                <w:bCs/>
                <w:spacing w:val="-3"/>
                <w:sz w:val="22"/>
                <w:szCs w:val="22"/>
                <w:lang w:val="en-US"/>
              </w:rPr>
              <w:t>. (2011)</w:t>
            </w:r>
          </w:p>
        </w:tc>
        <w:tc>
          <w:tcPr>
            <w:tcW w:w="1346" w:type="dxa"/>
            <w:tcBorders>
              <w:top w:val="single" w:sz="8" w:space="0" w:color="auto"/>
              <w:bottom w:val="single" w:sz="4" w:space="0" w:color="auto"/>
            </w:tcBorders>
            <w:vAlign w:val="center"/>
          </w:tcPr>
          <w:p w14:paraId="77B66EE0" w14:textId="77777777" w:rsidR="008579A0" w:rsidRPr="00DB7069" w:rsidRDefault="008579A0">
            <w:pPr>
              <w:tabs>
                <w:tab w:val="center" w:pos="4820"/>
                <w:tab w:val="right" w:pos="9639"/>
              </w:tabs>
              <w:suppressAutoHyphens/>
              <w:spacing w:after="0"/>
              <w:ind w:right="-34" w:firstLine="0"/>
              <w:jc w:val="center"/>
              <w:rPr>
                <w:b/>
                <w:bCs/>
                <w:spacing w:val="-3"/>
                <w:sz w:val="22"/>
                <w:szCs w:val="22"/>
                <w:lang w:val="en-US"/>
              </w:rPr>
              <w:pPrChange w:id="632" w:author="Kleber Marques Lisboa" w:date="2023-10-24T09:41:00Z">
                <w:pPr>
                  <w:tabs>
                    <w:tab w:val="center" w:pos="4820"/>
                    <w:tab w:val="right" w:pos="9639"/>
                  </w:tabs>
                  <w:suppressAutoHyphens/>
                  <w:spacing w:after="0" w:line="240" w:lineRule="auto"/>
                  <w:ind w:right="-34" w:firstLine="0"/>
                  <w:jc w:val="center"/>
                </w:pPr>
              </w:pPrChange>
            </w:pPr>
            <w:r w:rsidRPr="00DB7069">
              <w:rPr>
                <w:b/>
                <w:bCs/>
                <w:spacing w:val="-3"/>
                <w:sz w:val="22"/>
                <w:szCs w:val="22"/>
                <w:lang w:val="en-US"/>
              </w:rPr>
              <w:t xml:space="preserve">Guan </w:t>
            </w:r>
            <w:r w:rsidRPr="00DB7069">
              <w:rPr>
                <w:b/>
                <w:bCs/>
                <w:i/>
                <w:iCs/>
                <w:spacing w:val="-3"/>
                <w:sz w:val="22"/>
                <w:szCs w:val="22"/>
                <w:lang w:val="en-US"/>
              </w:rPr>
              <w:t>et al</w:t>
            </w:r>
            <w:r w:rsidRPr="00DB7069">
              <w:rPr>
                <w:b/>
                <w:bCs/>
                <w:spacing w:val="-3"/>
                <w:sz w:val="22"/>
                <w:szCs w:val="22"/>
                <w:lang w:val="en-US"/>
              </w:rPr>
              <w:t>. (2014)</w:t>
            </w:r>
          </w:p>
        </w:tc>
      </w:tr>
      <w:tr w:rsidR="008579A0" w:rsidRPr="008B6A89" w14:paraId="1CBD9FAE" w14:textId="77777777" w:rsidTr="00657587">
        <w:trPr>
          <w:trHeight w:val="113"/>
          <w:jc w:val="center"/>
        </w:trPr>
        <w:tc>
          <w:tcPr>
            <w:tcW w:w="2410" w:type="dxa"/>
            <w:vMerge/>
            <w:tcBorders>
              <w:bottom w:val="single" w:sz="8" w:space="0" w:color="auto"/>
            </w:tcBorders>
            <w:vAlign w:val="center"/>
          </w:tcPr>
          <w:p w14:paraId="24C981B8" w14:textId="77777777" w:rsidR="008579A0" w:rsidRPr="00DB7069" w:rsidRDefault="008579A0">
            <w:pPr>
              <w:tabs>
                <w:tab w:val="center" w:pos="4820"/>
                <w:tab w:val="right" w:pos="9639"/>
              </w:tabs>
              <w:suppressAutoHyphens/>
              <w:spacing w:after="60"/>
              <w:ind w:right="-57" w:firstLine="0"/>
              <w:jc w:val="center"/>
              <w:rPr>
                <w:spacing w:val="-3"/>
                <w:sz w:val="22"/>
                <w:szCs w:val="22"/>
                <w:lang w:val="en-US"/>
              </w:rPr>
              <w:pPrChange w:id="633" w:author="Kleber Marques Lisboa" w:date="2023-10-24T09:41:00Z">
                <w:pPr>
                  <w:tabs>
                    <w:tab w:val="center" w:pos="4820"/>
                    <w:tab w:val="right" w:pos="9639"/>
                  </w:tabs>
                  <w:suppressAutoHyphens/>
                  <w:spacing w:after="60" w:line="240" w:lineRule="auto"/>
                  <w:ind w:right="-57" w:firstLine="0"/>
                  <w:jc w:val="center"/>
                </w:pPr>
              </w:pPrChange>
            </w:pPr>
          </w:p>
        </w:tc>
        <w:tc>
          <w:tcPr>
            <w:tcW w:w="851" w:type="dxa"/>
            <w:vMerge/>
            <w:tcBorders>
              <w:bottom w:val="single" w:sz="8" w:space="0" w:color="auto"/>
            </w:tcBorders>
            <w:vAlign w:val="center"/>
          </w:tcPr>
          <w:p w14:paraId="61824483" w14:textId="77777777" w:rsidR="008579A0" w:rsidRPr="00DB7069" w:rsidRDefault="008579A0">
            <w:pPr>
              <w:tabs>
                <w:tab w:val="center" w:pos="4820"/>
                <w:tab w:val="right" w:pos="9639"/>
              </w:tabs>
              <w:suppressAutoHyphens/>
              <w:spacing w:after="60"/>
              <w:ind w:right="-113" w:firstLine="0"/>
              <w:rPr>
                <w:spacing w:val="-3"/>
                <w:sz w:val="22"/>
                <w:szCs w:val="22"/>
                <w:lang w:val="en-US"/>
              </w:rPr>
              <w:pPrChange w:id="634" w:author="Kleber Marques Lisboa" w:date="2023-10-24T09:41:00Z">
                <w:pPr>
                  <w:tabs>
                    <w:tab w:val="center" w:pos="4820"/>
                    <w:tab w:val="right" w:pos="9639"/>
                  </w:tabs>
                  <w:suppressAutoHyphens/>
                  <w:spacing w:after="60" w:line="240" w:lineRule="auto"/>
                  <w:ind w:right="-113" w:firstLine="0"/>
                </w:pPr>
              </w:pPrChange>
            </w:pPr>
          </w:p>
        </w:tc>
        <w:tc>
          <w:tcPr>
            <w:tcW w:w="850" w:type="dxa"/>
            <w:vMerge/>
            <w:tcBorders>
              <w:bottom w:val="single" w:sz="8" w:space="0" w:color="auto"/>
            </w:tcBorders>
            <w:vAlign w:val="center"/>
          </w:tcPr>
          <w:p w14:paraId="5D8B392B" w14:textId="77777777" w:rsidR="008579A0" w:rsidRPr="00DB7069" w:rsidRDefault="008579A0">
            <w:pPr>
              <w:tabs>
                <w:tab w:val="center" w:pos="4820"/>
                <w:tab w:val="right" w:pos="9639"/>
              </w:tabs>
              <w:suppressAutoHyphens/>
              <w:spacing w:after="60"/>
              <w:ind w:right="-113" w:firstLine="0"/>
              <w:rPr>
                <w:spacing w:val="-3"/>
                <w:sz w:val="22"/>
                <w:szCs w:val="22"/>
                <w:lang w:val="en-US"/>
              </w:rPr>
              <w:pPrChange w:id="635" w:author="Kleber Marques Lisboa" w:date="2023-10-24T09:41:00Z">
                <w:pPr>
                  <w:tabs>
                    <w:tab w:val="center" w:pos="4820"/>
                    <w:tab w:val="right" w:pos="9639"/>
                  </w:tabs>
                  <w:suppressAutoHyphens/>
                  <w:spacing w:after="60" w:line="240" w:lineRule="auto"/>
                  <w:ind w:right="-113" w:firstLine="0"/>
                </w:pPr>
              </w:pPrChange>
            </w:pPr>
          </w:p>
        </w:tc>
        <w:tc>
          <w:tcPr>
            <w:tcW w:w="1345" w:type="dxa"/>
            <w:tcBorders>
              <w:top w:val="single" w:sz="4" w:space="0" w:color="auto"/>
              <w:bottom w:val="single" w:sz="8" w:space="0" w:color="auto"/>
            </w:tcBorders>
            <w:vAlign w:val="center"/>
          </w:tcPr>
          <w:p w14:paraId="411D0FD2" w14:textId="77777777" w:rsidR="008579A0" w:rsidRPr="00DB7069" w:rsidRDefault="008579A0">
            <w:pPr>
              <w:tabs>
                <w:tab w:val="center" w:pos="4820"/>
                <w:tab w:val="right" w:pos="9639"/>
              </w:tabs>
              <w:suppressAutoHyphens/>
              <w:spacing w:after="20"/>
              <w:ind w:right="-34" w:firstLine="0"/>
              <w:jc w:val="center"/>
              <w:rPr>
                <w:spacing w:val="-3"/>
                <w:sz w:val="22"/>
                <w:szCs w:val="22"/>
                <w:lang w:val="en-US"/>
              </w:rPr>
              <w:pPrChange w:id="636" w:author="Kleber Marques Lisboa" w:date="2023-10-24T09:41:00Z">
                <w:pPr>
                  <w:tabs>
                    <w:tab w:val="center" w:pos="4820"/>
                    <w:tab w:val="right" w:pos="9639"/>
                  </w:tabs>
                  <w:suppressAutoHyphens/>
                  <w:spacing w:after="20" w:line="240" w:lineRule="auto"/>
                  <w:ind w:right="-34" w:firstLine="0"/>
                  <w:jc w:val="center"/>
                </w:pPr>
              </w:pPrChange>
            </w:pPr>
            <w:r w:rsidRPr="00DB7069">
              <w:rPr>
                <w:spacing w:val="-3"/>
                <w:sz w:val="22"/>
                <w:szCs w:val="22"/>
                <w:lang w:val="en-US"/>
              </w:rPr>
              <w:t>Experimental</w:t>
            </w:r>
          </w:p>
        </w:tc>
        <w:tc>
          <w:tcPr>
            <w:tcW w:w="1346" w:type="dxa"/>
            <w:tcBorders>
              <w:top w:val="single" w:sz="4" w:space="0" w:color="auto"/>
              <w:bottom w:val="single" w:sz="8" w:space="0" w:color="auto"/>
            </w:tcBorders>
            <w:vAlign w:val="center"/>
          </w:tcPr>
          <w:p w14:paraId="12F4C608" w14:textId="77777777" w:rsidR="008579A0" w:rsidRPr="00DB7069" w:rsidRDefault="008579A0">
            <w:pPr>
              <w:tabs>
                <w:tab w:val="center" w:pos="4820"/>
                <w:tab w:val="right" w:pos="9639"/>
              </w:tabs>
              <w:suppressAutoHyphens/>
              <w:spacing w:after="20"/>
              <w:ind w:right="-34" w:firstLine="0"/>
              <w:jc w:val="center"/>
              <w:rPr>
                <w:spacing w:val="-3"/>
                <w:sz w:val="22"/>
                <w:szCs w:val="22"/>
                <w:lang w:val="en-US"/>
              </w:rPr>
              <w:pPrChange w:id="637" w:author="Kleber Marques Lisboa" w:date="2023-10-24T09:41:00Z">
                <w:pPr>
                  <w:tabs>
                    <w:tab w:val="center" w:pos="4820"/>
                    <w:tab w:val="right" w:pos="9639"/>
                  </w:tabs>
                  <w:suppressAutoHyphens/>
                  <w:spacing w:after="20" w:line="240" w:lineRule="auto"/>
                  <w:ind w:right="-34" w:firstLine="0"/>
                  <w:jc w:val="center"/>
                </w:pPr>
              </w:pPrChange>
            </w:pPr>
            <w:r w:rsidRPr="00DB7069">
              <w:rPr>
                <w:spacing w:val="-3"/>
                <w:sz w:val="22"/>
                <w:szCs w:val="22"/>
                <w:lang w:val="en-US"/>
              </w:rPr>
              <w:t>Num</w:t>
            </w:r>
            <w:r w:rsidR="0073107D" w:rsidRPr="00DB7069">
              <w:rPr>
                <w:spacing w:val="-3"/>
                <w:sz w:val="22"/>
                <w:szCs w:val="22"/>
                <w:lang w:val="en-US"/>
              </w:rPr>
              <w:t>erical</w:t>
            </w:r>
          </w:p>
        </w:tc>
        <w:tc>
          <w:tcPr>
            <w:tcW w:w="1345" w:type="dxa"/>
            <w:tcBorders>
              <w:top w:val="single" w:sz="4" w:space="0" w:color="auto"/>
              <w:bottom w:val="single" w:sz="8" w:space="0" w:color="auto"/>
            </w:tcBorders>
            <w:vAlign w:val="center"/>
          </w:tcPr>
          <w:p w14:paraId="535DD31B" w14:textId="77777777" w:rsidR="008579A0" w:rsidRPr="00210795" w:rsidRDefault="008579A0">
            <w:pPr>
              <w:tabs>
                <w:tab w:val="center" w:pos="4820"/>
                <w:tab w:val="right" w:pos="9639"/>
              </w:tabs>
              <w:suppressAutoHyphens/>
              <w:spacing w:after="20"/>
              <w:ind w:right="-34" w:firstLine="0"/>
              <w:jc w:val="center"/>
              <w:rPr>
                <w:spacing w:val="-3"/>
                <w:sz w:val="22"/>
                <w:szCs w:val="22"/>
                <w:lang w:val="en-US"/>
              </w:rPr>
              <w:pPrChange w:id="638" w:author="Kleber Marques Lisboa" w:date="2023-10-24T09:41:00Z">
                <w:pPr>
                  <w:tabs>
                    <w:tab w:val="center" w:pos="4820"/>
                    <w:tab w:val="right" w:pos="9639"/>
                  </w:tabs>
                  <w:suppressAutoHyphens/>
                  <w:spacing w:after="20" w:line="240" w:lineRule="auto"/>
                  <w:ind w:right="-34" w:firstLine="0"/>
                  <w:jc w:val="center"/>
                </w:pPr>
              </w:pPrChange>
            </w:pPr>
            <w:r w:rsidRPr="00210795">
              <w:rPr>
                <w:spacing w:val="-3"/>
                <w:sz w:val="22"/>
                <w:szCs w:val="22"/>
                <w:lang w:val="en-US"/>
              </w:rPr>
              <w:t>Experimental</w:t>
            </w:r>
          </w:p>
        </w:tc>
        <w:tc>
          <w:tcPr>
            <w:tcW w:w="1346" w:type="dxa"/>
            <w:tcBorders>
              <w:top w:val="single" w:sz="4" w:space="0" w:color="auto"/>
              <w:bottom w:val="single" w:sz="8" w:space="0" w:color="auto"/>
            </w:tcBorders>
            <w:vAlign w:val="center"/>
          </w:tcPr>
          <w:p w14:paraId="5178A779" w14:textId="77777777" w:rsidR="008579A0" w:rsidRPr="00DB7069" w:rsidRDefault="008579A0">
            <w:pPr>
              <w:tabs>
                <w:tab w:val="center" w:pos="4820"/>
                <w:tab w:val="right" w:pos="9639"/>
              </w:tabs>
              <w:suppressAutoHyphens/>
              <w:spacing w:after="20"/>
              <w:ind w:right="-34" w:firstLine="0"/>
              <w:jc w:val="center"/>
              <w:rPr>
                <w:spacing w:val="-3"/>
                <w:sz w:val="22"/>
                <w:szCs w:val="22"/>
                <w:lang w:val="en-US"/>
              </w:rPr>
              <w:pPrChange w:id="639" w:author="Kleber Marques Lisboa" w:date="2023-10-24T09:41:00Z">
                <w:pPr>
                  <w:tabs>
                    <w:tab w:val="center" w:pos="4820"/>
                    <w:tab w:val="right" w:pos="9639"/>
                  </w:tabs>
                  <w:suppressAutoHyphens/>
                  <w:spacing w:after="20" w:line="240" w:lineRule="auto"/>
                  <w:ind w:right="-34" w:firstLine="0"/>
                  <w:jc w:val="center"/>
                </w:pPr>
              </w:pPrChange>
            </w:pPr>
            <w:r w:rsidRPr="00DB7069">
              <w:rPr>
                <w:spacing w:val="-3"/>
                <w:sz w:val="22"/>
                <w:szCs w:val="22"/>
                <w:lang w:val="en-US"/>
              </w:rPr>
              <w:t>Num</w:t>
            </w:r>
            <w:r w:rsidR="0073107D" w:rsidRPr="00DB7069">
              <w:rPr>
                <w:spacing w:val="-3"/>
                <w:sz w:val="22"/>
                <w:szCs w:val="22"/>
                <w:lang w:val="en-US"/>
              </w:rPr>
              <w:t>erical</w:t>
            </w:r>
          </w:p>
        </w:tc>
      </w:tr>
      <w:tr w:rsidR="008579A0" w:rsidRPr="008B6A89" w14:paraId="33205B4C" w14:textId="77777777" w:rsidTr="00E24D25">
        <w:trPr>
          <w:trHeight w:val="227"/>
          <w:jc w:val="center"/>
        </w:trPr>
        <w:tc>
          <w:tcPr>
            <w:tcW w:w="2410" w:type="dxa"/>
            <w:tcBorders>
              <w:top w:val="single" w:sz="8" w:space="0" w:color="auto"/>
            </w:tcBorders>
            <w:vAlign w:val="center"/>
            <w:hideMark/>
          </w:tcPr>
          <w:p w14:paraId="31A39E12" w14:textId="77777777" w:rsidR="006920C2" w:rsidRPr="00DB7069" w:rsidRDefault="006920C2">
            <w:pPr>
              <w:tabs>
                <w:tab w:val="center" w:pos="4820"/>
                <w:tab w:val="right" w:pos="9639"/>
              </w:tabs>
              <w:suppressAutoHyphens/>
              <w:spacing w:before="40" w:after="40"/>
              <w:ind w:left="-57" w:right="-57" w:firstLine="0"/>
              <w:jc w:val="center"/>
              <w:rPr>
                <w:spacing w:val="-3"/>
                <w:sz w:val="21"/>
                <w:szCs w:val="21"/>
                <w:lang w:val="en-US"/>
              </w:rPr>
              <w:pPrChange w:id="640" w:author="Kleber Marques Lisboa" w:date="2023-10-24T09:41:00Z">
                <w:pPr>
                  <w:tabs>
                    <w:tab w:val="center" w:pos="4820"/>
                    <w:tab w:val="right" w:pos="9639"/>
                  </w:tabs>
                  <w:suppressAutoHyphens/>
                  <w:spacing w:before="40" w:after="40" w:line="240" w:lineRule="auto"/>
                  <w:ind w:left="-57" w:right="-57" w:firstLine="0"/>
                  <w:jc w:val="center"/>
                </w:pPr>
              </w:pPrChange>
            </w:pPr>
            <w:r w:rsidRPr="00DB7069">
              <w:rPr>
                <w:sz w:val="21"/>
                <w:szCs w:val="21"/>
              </w:rPr>
              <w:t>Membrane inner radius</w:t>
            </w:r>
          </w:p>
        </w:tc>
        <w:tc>
          <w:tcPr>
            <w:tcW w:w="851" w:type="dxa"/>
            <w:tcBorders>
              <w:top w:val="single" w:sz="8" w:space="0" w:color="auto"/>
            </w:tcBorders>
            <w:vAlign w:val="center"/>
            <w:hideMark/>
          </w:tcPr>
          <w:p w14:paraId="6CF3D36E" w14:textId="309E7F18" w:rsidR="006920C2" w:rsidRPr="00864EEE" w:rsidRDefault="00000000">
            <w:pPr>
              <w:tabs>
                <w:tab w:val="center" w:pos="4820"/>
                <w:tab w:val="right" w:pos="9639"/>
              </w:tabs>
              <w:suppressAutoHyphens/>
              <w:spacing w:before="40" w:after="40"/>
              <w:ind w:left="-111" w:right="-113" w:firstLine="0"/>
              <w:jc w:val="center"/>
              <w:rPr>
                <w:spacing w:val="-3"/>
                <w:sz w:val="21"/>
                <w:szCs w:val="21"/>
                <w:lang w:val="en-US"/>
              </w:rPr>
              <w:pPrChange w:id="641" w:author="Kleber Marques Lisboa" w:date="2023-10-24T09:41:00Z">
                <w:pPr>
                  <w:tabs>
                    <w:tab w:val="center" w:pos="4820"/>
                    <w:tab w:val="right" w:pos="9639"/>
                  </w:tabs>
                  <w:suppressAutoHyphens/>
                  <w:spacing w:before="40" w:after="40" w:line="240" w:lineRule="auto"/>
                  <w:ind w:left="-111" w:right="-113" w:firstLine="0"/>
                  <w:jc w:val="center"/>
                </w:pPr>
              </w:pPrChange>
            </w:pPr>
            <m:oMathPara>
              <m:oMath>
                <m:sSub>
                  <m:sSubPr>
                    <m:ctrlPr>
                      <w:rPr>
                        <w:rFonts w:ascii="Cambria Math" w:hAnsi="Cambria Math"/>
                        <w:i/>
                        <w:spacing w:val="-3"/>
                        <w:sz w:val="21"/>
                        <w:szCs w:val="21"/>
                        <w:lang w:val="en-US"/>
                      </w:rPr>
                    </m:ctrlPr>
                  </m:sSubPr>
                  <m:e>
                    <m:r>
                      <w:rPr>
                        <w:rFonts w:ascii="Cambria Math" w:hAnsi="Cambria Math"/>
                        <w:spacing w:val="-3"/>
                        <w:sz w:val="21"/>
                        <w:szCs w:val="21"/>
                        <w:lang w:val="en-US"/>
                      </w:rPr>
                      <m:t>r</m:t>
                    </m:r>
                  </m:e>
                  <m:sub>
                    <m:r>
                      <w:rPr>
                        <w:rFonts w:ascii="Cambria Math" w:hAnsi="Cambria Math"/>
                        <w:spacing w:val="-3"/>
                        <w:sz w:val="21"/>
                        <w:szCs w:val="21"/>
                        <w:lang w:val="en-US"/>
                      </w:rPr>
                      <m:t>l</m:t>
                    </m:r>
                  </m:sub>
                </m:sSub>
              </m:oMath>
            </m:oMathPara>
          </w:p>
        </w:tc>
        <w:tc>
          <w:tcPr>
            <w:tcW w:w="850" w:type="dxa"/>
            <w:tcBorders>
              <w:top w:val="single" w:sz="8" w:space="0" w:color="auto"/>
            </w:tcBorders>
            <w:vAlign w:val="center"/>
          </w:tcPr>
          <w:p w14:paraId="61031A52" w14:textId="77777777" w:rsidR="006920C2" w:rsidRPr="00DB7069" w:rsidRDefault="006920C2">
            <w:pPr>
              <w:tabs>
                <w:tab w:val="center" w:pos="4820"/>
                <w:tab w:val="right" w:pos="9639"/>
              </w:tabs>
              <w:suppressAutoHyphens/>
              <w:spacing w:before="40" w:after="40"/>
              <w:ind w:left="-113" w:right="-113" w:firstLine="0"/>
              <w:jc w:val="center"/>
              <w:rPr>
                <w:spacing w:val="-3"/>
                <w:sz w:val="21"/>
                <w:szCs w:val="21"/>
                <w:lang w:val="en-US"/>
              </w:rPr>
              <w:pPrChange w:id="642" w:author="Kleber Marques Lisboa" w:date="2023-10-24T09:41:00Z">
                <w:pPr>
                  <w:tabs>
                    <w:tab w:val="center" w:pos="4820"/>
                    <w:tab w:val="right" w:pos="9639"/>
                  </w:tabs>
                  <w:suppressAutoHyphens/>
                  <w:spacing w:before="40" w:after="40" w:line="240" w:lineRule="auto"/>
                  <w:ind w:left="-113" w:right="-113" w:firstLine="0"/>
                  <w:jc w:val="center"/>
                </w:pPr>
              </w:pPrChange>
            </w:pPr>
            <w:r w:rsidRPr="00DB7069">
              <w:rPr>
                <w:spacing w:val="-3"/>
                <w:sz w:val="21"/>
                <w:szCs w:val="21"/>
                <w:lang w:val="en-US"/>
              </w:rPr>
              <w:t>mm</w:t>
            </w:r>
          </w:p>
        </w:tc>
        <w:tc>
          <w:tcPr>
            <w:tcW w:w="1345" w:type="dxa"/>
            <w:tcBorders>
              <w:top w:val="single" w:sz="8" w:space="0" w:color="auto"/>
            </w:tcBorders>
            <w:vAlign w:val="center"/>
          </w:tcPr>
          <w:p w14:paraId="4F15A344"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43"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w:t>
            </w:r>
            <w:r w:rsidR="0073107D" w:rsidRPr="00DB7069">
              <w:rPr>
                <w:spacing w:val="-3"/>
                <w:sz w:val="21"/>
                <w:szCs w:val="21"/>
                <w:lang w:val="en-US"/>
              </w:rPr>
              <w:t>.</w:t>
            </w:r>
            <w:r w:rsidRPr="00DB7069">
              <w:rPr>
                <w:spacing w:val="-3"/>
                <w:sz w:val="21"/>
                <w:szCs w:val="21"/>
                <w:lang w:val="en-US"/>
              </w:rPr>
              <w:t>3</w:t>
            </w:r>
          </w:p>
        </w:tc>
        <w:tc>
          <w:tcPr>
            <w:tcW w:w="1346" w:type="dxa"/>
            <w:tcBorders>
              <w:top w:val="single" w:sz="8" w:space="0" w:color="auto"/>
            </w:tcBorders>
            <w:vAlign w:val="center"/>
          </w:tcPr>
          <w:p w14:paraId="0C253BA0"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44"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w:t>
            </w:r>
            <w:r w:rsidR="0073107D" w:rsidRPr="00DB7069">
              <w:rPr>
                <w:spacing w:val="-3"/>
                <w:sz w:val="21"/>
                <w:szCs w:val="21"/>
                <w:lang w:val="en-US"/>
              </w:rPr>
              <w:t>.</w:t>
            </w:r>
            <w:r w:rsidRPr="00DB7069">
              <w:rPr>
                <w:spacing w:val="-3"/>
                <w:sz w:val="21"/>
                <w:szCs w:val="21"/>
                <w:lang w:val="en-US"/>
              </w:rPr>
              <w:t>3</w:t>
            </w:r>
          </w:p>
        </w:tc>
        <w:tc>
          <w:tcPr>
            <w:tcW w:w="1345" w:type="dxa"/>
            <w:tcBorders>
              <w:top w:val="single" w:sz="8" w:space="0" w:color="auto"/>
            </w:tcBorders>
            <w:vAlign w:val="center"/>
          </w:tcPr>
          <w:p w14:paraId="0B6D2D63"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45"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w:t>
            </w:r>
            <w:r w:rsidR="0073107D" w:rsidRPr="00DB7069">
              <w:rPr>
                <w:spacing w:val="-3"/>
                <w:sz w:val="21"/>
                <w:szCs w:val="21"/>
                <w:lang w:val="en-US"/>
              </w:rPr>
              <w:t>.</w:t>
            </w:r>
            <w:r w:rsidRPr="00DB7069">
              <w:rPr>
                <w:spacing w:val="-3"/>
                <w:sz w:val="21"/>
                <w:szCs w:val="21"/>
                <w:lang w:val="en-US"/>
              </w:rPr>
              <w:t>46</w:t>
            </w:r>
          </w:p>
        </w:tc>
        <w:tc>
          <w:tcPr>
            <w:tcW w:w="1346" w:type="dxa"/>
            <w:tcBorders>
              <w:top w:val="single" w:sz="8" w:space="0" w:color="auto"/>
            </w:tcBorders>
            <w:vAlign w:val="center"/>
          </w:tcPr>
          <w:p w14:paraId="7672F4A5"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46"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w:t>
            </w:r>
            <w:r w:rsidR="0073107D" w:rsidRPr="00DB7069">
              <w:rPr>
                <w:spacing w:val="-3"/>
                <w:sz w:val="21"/>
                <w:szCs w:val="21"/>
                <w:lang w:val="en-US"/>
              </w:rPr>
              <w:t>.</w:t>
            </w:r>
            <w:r w:rsidRPr="00DB7069">
              <w:rPr>
                <w:spacing w:val="-3"/>
                <w:sz w:val="21"/>
                <w:szCs w:val="21"/>
                <w:lang w:val="en-US"/>
              </w:rPr>
              <w:t>49</w:t>
            </w:r>
          </w:p>
        </w:tc>
      </w:tr>
      <w:tr w:rsidR="0073107D" w:rsidRPr="008B6A89" w14:paraId="4E9899AB" w14:textId="77777777" w:rsidTr="00E24D25">
        <w:trPr>
          <w:trHeight w:val="227"/>
          <w:jc w:val="center"/>
        </w:trPr>
        <w:tc>
          <w:tcPr>
            <w:tcW w:w="2410" w:type="dxa"/>
            <w:vAlign w:val="center"/>
          </w:tcPr>
          <w:p w14:paraId="7B5B4819" w14:textId="77777777" w:rsidR="006920C2" w:rsidRPr="00DB7069" w:rsidRDefault="006920C2">
            <w:pPr>
              <w:tabs>
                <w:tab w:val="center" w:pos="4820"/>
                <w:tab w:val="right" w:pos="9639"/>
              </w:tabs>
              <w:suppressAutoHyphens/>
              <w:spacing w:before="40" w:after="40"/>
              <w:ind w:left="-57" w:right="-57" w:firstLine="0"/>
              <w:jc w:val="center"/>
              <w:rPr>
                <w:spacing w:val="-3"/>
                <w:sz w:val="21"/>
                <w:szCs w:val="21"/>
                <w:lang w:val="en-US"/>
              </w:rPr>
              <w:pPrChange w:id="647" w:author="Kleber Marques Lisboa" w:date="2023-10-24T09:41:00Z">
                <w:pPr>
                  <w:tabs>
                    <w:tab w:val="center" w:pos="4820"/>
                    <w:tab w:val="right" w:pos="9639"/>
                  </w:tabs>
                  <w:suppressAutoHyphens/>
                  <w:spacing w:before="40" w:after="40" w:line="240" w:lineRule="auto"/>
                  <w:ind w:left="-57" w:right="-57" w:firstLine="0"/>
                  <w:jc w:val="center"/>
                </w:pPr>
              </w:pPrChange>
            </w:pPr>
            <w:r w:rsidRPr="00DB7069">
              <w:rPr>
                <w:sz w:val="21"/>
                <w:szCs w:val="21"/>
              </w:rPr>
              <w:t>Membrane thickness</w:t>
            </w:r>
          </w:p>
        </w:tc>
        <w:tc>
          <w:tcPr>
            <w:tcW w:w="851" w:type="dxa"/>
            <w:vAlign w:val="center"/>
          </w:tcPr>
          <w:p w14:paraId="77E9F0F2" w14:textId="3642900F" w:rsidR="006920C2" w:rsidRPr="00864EEE" w:rsidRDefault="00864EEE">
            <w:pPr>
              <w:tabs>
                <w:tab w:val="center" w:pos="4820"/>
                <w:tab w:val="right" w:pos="9639"/>
              </w:tabs>
              <w:suppressAutoHyphens/>
              <w:spacing w:before="40" w:after="40"/>
              <w:ind w:left="-111" w:right="-113" w:firstLine="0"/>
              <w:jc w:val="center"/>
              <w:rPr>
                <w:spacing w:val="-3"/>
                <w:sz w:val="21"/>
                <w:szCs w:val="21"/>
                <w:lang w:val="en-US"/>
              </w:rPr>
              <w:pPrChange w:id="648" w:author="Kleber Marques Lisboa" w:date="2023-10-24T09:41:00Z">
                <w:pPr>
                  <w:tabs>
                    <w:tab w:val="center" w:pos="4820"/>
                    <w:tab w:val="right" w:pos="9639"/>
                  </w:tabs>
                  <w:suppressAutoHyphens/>
                  <w:spacing w:before="40" w:after="40" w:line="240" w:lineRule="auto"/>
                  <w:ind w:left="-111" w:right="-113" w:firstLine="0"/>
                  <w:jc w:val="center"/>
                </w:pPr>
              </w:pPrChange>
            </w:pPr>
            <m:oMathPara>
              <m:oMath>
                <m:r>
                  <w:rPr>
                    <w:rFonts w:ascii="Cambria Math" w:hAnsi="Cambria Math"/>
                    <w:spacing w:val="-3"/>
                    <w:sz w:val="21"/>
                    <w:szCs w:val="21"/>
                    <w:lang w:val="en-US"/>
                  </w:rPr>
                  <m:t>t</m:t>
                </m:r>
              </m:oMath>
            </m:oMathPara>
          </w:p>
        </w:tc>
        <w:tc>
          <w:tcPr>
            <w:tcW w:w="850" w:type="dxa"/>
            <w:vAlign w:val="center"/>
          </w:tcPr>
          <w:p w14:paraId="64CD7C82" w14:textId="77777777" w:rsidR="006920C2" w:rsidRPr="00DB7069" w:rsidRDefault="006920C2">
            <w:pPr>
              <w:tabs>
                <w:tab w:val="center" w:pos="4820"/>
                <w:tab w:val="right" w:pos="9639"/>
              </w:tabs>
              <w:suppressAutoHyphens/>
              <w:spacing w:before="40" w:after="40"/>
              <w:ind w:left="-113" w:right="-113" w:firstLine="0"/>
              <w:jc w:val="center"/>
              <w:rPr>
                <w:spacing w:val="-3"/>
                <w:sz w:val="21"/>
                <w:szCs w:val="21"/>
                <w:lang w:val="en-US"/>
              </w:rPr>
              <w:pPrChange w:id="649" w:author="Kleber Marques Lisboa" w:date="2023-10-24T09:41:00Z">
                <w:pPr>
                  <w:tabs>
                    <w:tab w:val="center" w:pos="4820"/>
                    <w:tab w:val="right" w:pos="9639"/>
                  </w:tabs>
                  <w:suppressAutoHyphens/>
                  <w:spacing w:before="40" w:after="40" w:line="240" w:lineRule="auto"/>
                  <w:ind w:left="-113" w:right="-113" w:firstLine="0"/>
                  <w:jc w:val="center"/>
                </w:pPr>
              </w:pPrChange>
            </w:pPr>
            <w:r w:rsidRPr="00DB7069">
              <w:rPr>
                <w:spacing w:val="-3"/>
                <w:sz w:val="21"/>
                <w:szCs w:val="21"/>
                <w:lang w:val="en-US"/>
              </w:rPr>
              <w:t>mm</w:t>
            </w:r>
          </w:p>
        </w:tc>
        <w:tc>
          <w:tcPr>
            <w:tcW w:w="1345" w:type="dxa"/>
            <w:vAlign w:val="center"/>
          </w:tcPr>
          <w:p w14:paraId="3A2E6629"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50"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w:t>
            </w:r>
            <w:r w:rsidR="0073107D" w:rsidRPr="00DB7069">
              <w:rPr>
                <w:spacing w:val="-3"/>
                <w:sz w:val="21"/>
                <w:szCs w:val="21"/>
                <w:lang w:val="en-US"/>
              </w:rPr>
              <w:t>.</w:t>
            </w:r>
            <w:r w:rsidRPr="00DB7069">
              <w:rPr>
                <w:spacing w:val="-3"/>
                <w:sz w:val="21"/>
                <w:szCs w:val="21"/>
                <w:lang w:val="en-US"/>
              </w:rPr>
              <w:t>11</w:t>
            </w:r>
          </w:p>
        </w:tc>
        <w:tc>
          <w:tcPr>
            <w:tcW w:w="1346" w:type="dxa"/>
            <w:vAlign w:val="center"/>
          </w:tcPr>
          <w:p w14:paraId="2112120E"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51"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w:t>
            </w:r>
            <w:r w:rsidR="0073107D" w:rsidRPr="00DB7069">
              <w:rPr>
                <w:spacing w:val="-3"/>
                <w:sz w:val="21"/>
                <w:szCs w:val="21"/>
                <w:lang w:val="en-US"/>
              </w:rPr>
              <w:t>.</w:t>
            </w:r>
            <w:r w:rsidRPr="00DB7069">
              <w:rPr>
                <w:spacing w:val="-3"/>
                <w:sz w:val="21"/>
                <w:szCs w:val="21"/>
                <w:lang w:val="en-US"/>
              </w:rPr>
              <w:t>11</w:t>
            </w:r>
          </w:p>
        </w:tc>
        <w:tc>
          <w:tcPr>
            <w:tcW w:w="1345" w:type="dxa"/>
            <w:vAlign w:val="center"/>
          </w:tcPr>
          <w:p w14:paraId="4D4B70C9"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52"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w:t>
            </w:r>
            <w:r w:rsidR="0073107D" w:rsidRPr="00DB7069">
              <w:rPr>
                <w:spacing w:val="-3"/>
                <w:sz w:val="21"/>
                <w:szCs w:val="21"/>
                <w:lang w:val="en-US"/>
              </w:rPr>
              <w:t>.</w:t>
            </w:r>
            <w:r w:rsidRPr="00DB7069">
              <w:rPr>
                <w:spacing w:val="-3"/>
                <w:sz w:val="21"/>
                <w:szCs w:val="21"/>
                <w:lang w:val="en-US"/>
              </w:rPr>
              <w:t>275</w:t>
            </w:r>
          </w:p>
        </w:tc>
        <w:tc>
          <w:tcPr>
            <w:tcW w:w="1346" w:type="dxa"/>
            <w:vAlign w:val="center"/>
          </w:tcPr>
          <w:p w14:paraId="6232B6B8"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53"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w:t>
            </w:r>
            <w:r w:rsidR="0073107D" w:rsidRPr="00DB7069">
              <w:rPr>
                <w:spacing w:val="-3"/>
                <w:sz w:val="21"/>
                <w:szCs w:val="21"/>
                <w:lang w:val="en-US"/>
              </w:rPr>
              <w:t>.</w:t>
            </w:r>
            <w:r w:rsidRPr="00DB7069">
              <w:rPr>
                <w:spacing w:val="-3"/>
                <w:sz w:val="21"/>
                <w:szCs w:val="21"/>
                <w:lang w:val="en-US"/>
              </w:rPr>
              <w:t>240</w:t>
            </w:r>
          </w:p>
        </w:tc>
      </w:tr>
      <w:tr w:rsidR="0073107D" w:rsidRPr="008B6A89" w14:paraId="5DF4FFFA" w14:textId="77777777" w:rsidTr="00E24D25">
        <w:trPr>
          <w:trHeight w:val="227"/>
          <w:jc w:val="center"/>
        </w:trPr>
        <w:tc>
          <w:tcPr>
            <w:tcW w:w="2410" w:type="dxa"/>
            <w:vAlign w:val="center"/>
          </w:tcPr>
          <w:p w14:paraId="4F4C1361" w14:textId="77777777" w:rsidR="006920C2" w:rsidRPr="00DB7069" w:rsidRDefault="006920C2">
            <w:pPr>
              <w:tabs>
                <w:tab w:val="center" w:pos="4820"/>
                <w:tab w:val="right" w:pos="9639"/>
              </w:tabs>
              <w:suppressAutoHyphens/>
              <w:spacing w:before="40" w:after="40"/>
              <w:ind w:left="-57" w:right="-57" w:firstLine="0"/>
              <w:jc w:val="center"/>
              <w:rPr>
                <w:spacing w:val="-3"/>
                <w:sz w:val="21"/>
                <w:szCs w:val="21"/>
                <w:lang w:val="en-US"/>
              </w:rPr>
              <w:pPrChange w:id="654" w:author="Kleber Marques Lisboa" w:date="2023-10-24T09:41:00Z">
                <w:pPr>
                  <w:tabs>
                    <w:tab w:val="center" w:pos="4820"/>
                    <w:tab w:val="right" w:pos="9639"/>
                  </w:tabs>
                  <w:suppressAutoHyphens/>
                  <w:spacing w:before="40" w:after="40" w:line="240" w:lineRule="auto"/>
                  <w:ind w:left="-57" w:right="-57" w:firstLine="0"/>
                  <w:jc w:val="center"/>
                </w:pPr>
              </w:pPrChange>
            </w:pPr>
            <w:r w:rsidRPr="00DB7069">
              <w:rPr>
                <w:sz w:val="21"/>
                <w:szCs w:val="21"/>
              </w:rPr>
              <w:t>Polymer thermal conductivity</w:t>
            </w:r>
          </w:p>
        </w:tc>
        <w:tc>
          <w:tcPr>
            <w:tcW w:w="851" w:type="dxa"/>
            <w:vAlign w:val="center"/>
          </w:tcPr>
          <w:p w14:paraId="34905D69" w14:textId="4EECDD0A" w:rsidR="006920C2" w:rsidRPr="00864EEE" w:rsidRDefault="00000000">
            <w:pPr>
              <w:tabs>
                <w:tab w:val="center" w:pos="4820"/>
                <w:tab w:val="right" w:pos="9639"/>
              </w:tabs>
              <w:suppressAutoHyphens/>
              <w:spacing w:before="40" w:after="40"/>
              <w:ind w:left="-111" w:right="-113" w:firstLine="0"/>
              <w:jc w:val="center"/>
              <w:rPr>
                <w:spacing w:val="-3"/>
                <w:sz w:val="21"/>
                <w:szCs w:val="21"/>
                <w:lang w:val="en-US"/>
              </w:rPr>
              <w:pPrChange w:id="655" w:author="Kleber Marques Lisboa" w:date="2023-10-24T09:41:00Z">
                <w:pPr>
                  <w:tabs>
                    <w:tab w:val="center" w:pos="4820"/>
                    <w:tab w:val="right" w:pos="9639"/>
                  </w:tabs>
                  <w:suppressAutoHyphens/>
                  <w:spacing w:before="40" w:after="40" w:line="240" w:lineRule="auto"/>
                  <w:ind w:left="-111" w:right="-113" w:firstLine="0"/>
                  <w:jc w:val="center"/>
                </w:pPr>
              </w:pPrChange>
            </w:pPr>
            <m:oMathPara>
              <m:oMath>
                <m:sSub>
                  <m:sSubPr>
                    <m:ctrlPr>
                      <w:rPr>
                        <w:rFonts w:ascii="Cambria Math" w:hAnsi="Cambria Math"/>
                        <w:i/>
                        <w:spacing w:val="-3"/>
                        <w:sz w:val="21"/>
                        <w:szCs w:val="21"/>
                        <w:lang w:val="en-US"/>
                      </w:rPr>
                    </m:ctrlPr>
                  </m:sSubPr>
                  <m:e>
                    <m:r>
                      <w:rPr>
                        <w:rFonts w:ascii="Cambria Math" w:hAnsi="Cambria Math"/>
                        <w:spacing w:val="-3"/>
                        <w:sz w:val="21"/>
                        <w:szCs w:val="21"/>
                        <w:lang w:val="en-US"/>
                      </w:rPr>
                      <m:t>k</m:t>
                    </m:r>
                  </m:e>
                  <m:sub>
                    <m:r>
                      <w:rPr>
                        <w:rFonts w:ascii="Cambria Math" w:hAnsi="Cambria Math"/>
                        <w:spacing w:val="-3"/>
                        <w:sz w:val="21"/>
                        <w:szCs w:val="21"/>
                        <w:lang w:val="en-US"/>
                      </w:rPr>
                      <m:t>p</m:t>
                    </m:r>
                  </m:sub>
                </m:sSub>
              </m:oMath>
            </m:oMathPara>
          </w:p>
        </w:tc>
        <w:tc>
          <w:tcPr>
            <w:tcW w:w="850" w:type="dxa"/>
            <w:vAlign w:val="center"/>
          </w:tcPr>
          <w:p w14:paraId="215C5193" w14:textId="77777777" w:rsidR="006920C2" w:rsidRPr="00DB7069" w:rsidRDefault="006920C2">
            <w:pPr>
              <w:tabs>
                <w:tab w:val="center" w:pos="4820"/>
                <w:tab w:val="right" w:pos="9639"/>
              </w:tabs>
              <w:suppressAutoHyphens/>
              <w:spacing w:before="40" w:after="40"/>
              <w:ind w:left="-113" w:right="-113" w:firstLine="0"/>
              <w:jc w:val="center"/>
              <w:rPr>
                <w:spacing w:val="-3"/>
                <w:sz w:val="21"/>
                <w:szCs w:val="21"/>
                <w:lang w:val="en-US"/>
              </w:rPr>
              <w:pPrChange w:id="656" w:author="Kleber Marques Lisboa" w:date="2023-10-24T09:41:00Z">
                <w:pPr>
                  <w:tabs>
                    <w:tab w:val="center" w:pos="4820"/>
                    <w:tab w:val="right" w:pos="9639"/>
                  </w:tabs>
                  <w:suppressAutoHyphens/>
                  <w:spacing w:before="40" w:after="40" w:line="240" w:lineRule="auto"/>
                  <w:ind w:left="-113" w:right="-113" w:firstLine="0"/>
                  <w:jc w:val="center"/>
                </w:pPr>
              </w:pPrChange>
            </w:pPr>
            <w:r w:rsidRPr="00DB7069">
              <w:rPr>
                <w:spacing w:val="-3"/>
                <w:sz w:val="21"/>
                <w:szCs w:val="21"/>
                <w:lang w:val="en-US"/>
              </w:rPr>
              <w:t>W/(m.K)</w:t>
            </w:r>
          </w:p>
        </w:tc>
        <w:tc>
          <w:tcPr>
            <w:tcW w:w="1345" w:type="dxa"/>
            <w:vAlign w:val="center"/>
          </w:tcPr>
          <w:p w14:paraId="6DB2325E"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57"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w:t>
            </w:r>
            <w:r w:rsidR="0073107D" w:rsidRPr="00DB7069">
              <w:rPr>
                <w:spacing w:val="-3"/>
                <w:sz w:val="21"/>
                <w:szCs w:val="21"/>
                <w:lang w:val="en-US"/>
              </w:rPr>
              <w:t>.</w:t>
            </w:r>
            <w:r w:rsidRPr="00DB7069">
              <w:rPr>
                <w:spacing w:val="-3"/>
                <w:sz w:val="21"/>
                <w:szCs w:val="21"/>
                <w:lang w:val="en-US"/>
              </w:rPr>
              <w:t xml:space="preserve">18 </w:t>
            </w:r>
            <w:r w:rsidRPr="00DB7069">
              <w:rPr>
                <w:spacing w:val="-3"/>
                <w:sz w:val="21"/>
                <w:szCs w:val="21"/>
                <w:vertAlign w:val="superscript"/>
                <w:lang w:val="en-US"/>
              </w:rPr>
              <w:t>a</w:t>
            </w:r>
          </w:p>
        </w:tc>
        <w:tc>
          <w:tcPr>
            <w:tcW w:w="1346" w:type="dxa"/>
            <w:vAlign w:val="center"/>
          </w:tcPr>
          <w:p w14:paraId="6843224D"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58"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w:t>
            </w:r>
            <w:r w:rsidR="0073107D" w:rsidRPr="00DB7069">
              <w:rPr>
                <w:spacing w:val="-3"/>
                <w:sz w:val="21"/>
                <w:szCs w:val="21"/>
                <w:lang w:val="en-US"/>
              </w:rPr>
              <w:t>.</w:t>
            </w:r>
            <w:r w:rsidRPr="00DB7069">
              <w:rPr>
                <w:spacing w:val="-3"/>
                <w:sz w:val="21"/>
                <w:szCs w:val="21"/>
                <w:lang w:val="en-US"/>
              </w:rPr>
              <w:t>18</w:t>
            </w:r>
          </w:p>
        </w:tc>
        <w:tc>
          <w:tcPr>
            <w:tcW w:w="1345" w:type="dxa"/>
            <w:vAlign w:val="center"/>
          </w:tcPr>
          <w:p w14:paraId="7287E260"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59"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w:t>
            </w:r>
            <w:r w:rsidR="0073107D" w:rsidRPr="00DB7069">
              <w:rPr>
                <w:spacing w:val="-3"/>
                <w:sz w:val="21"/>
                <w:szCs w:val="21"/>
                <w:lang w:val="en-US"/>
              </w:rPr>
              <w:t>.</w:t>
            </w:r>
            <w:r w:rsidRPr="00DB7069">
              <w:rPr>
                <w:spacing w:val="-3"/>
                <w:sz w:val="21"/>
                <w:szCs w:val="21"/>
                <w:lang w:val="en-US"/>
              </w:rPr>
              <w:t xml:space="preserve">18 </w:t>
            </w:r>
            <w:r w:rsidRPr="00DB7069">
              <w:rPr>
                <w:spacing w:val="-3"/>
                <w:sz w:val="21"/>
                <w:szCs w:val="21"/>
                <w:vertAlign w:val="superscript"/>
                <w:lang w:val="en-US"/>
              </w:rPr>
              <w:t>a</w:t>
            </w:r>
          </w:p>
        </w:tc>
        <w:tc>
          <w:tcPr>
            <w:tcW w:w="1346" w:type="dxa"/>
            <w:vAlign w:val="center"/>
          </w:tcPr>
          <w:p w14:paraId="6204671F"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60"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w:t>
            </w:r>
            <w:r w:rsidR="0073107D" w:rsidRPr="00DB7069">
              <w:rPr>
                <w:spacing w:val="-3"/>
                <w:sz w:val="21"/>
                <w:szCs w:val="21"/>
                <w:lang w:val="en-US"/>
              </w:rPr>
              <w:t>.</w:t>
            </w:r>
            <w:r w:rsidRPr="00DB7069">
              <w:rPr>
                <w:spacing w:val="-3"/>
                <w:sz w:val="21"/>
                <w:szCs w:val="21"/>
                <w:lang w:val="en-US"/>
              </w:rPr>
              <w:t xml:space="preserve">18 </w:t>
            </w:r>
            <w:r w:rsidRPr="00DB7069">
              <w:rPr>
                <w:spacing w:val="-3"/>
                <w:sz w:val="21"/>
                <w:szCs w:val="21"/>
                <w:vertAlign w:val="superscript"/>
                <w:lang w:val="en-US"/>
              </w:rPr>
              <w:t>a</w:t>
            </w:r>
          </w:p>
        </w:tc>
      </w:tr>
      <w:tr w:rsidR="0073107D" w:rsidRPr="008B6A89" w14:paraId="00E46773" w14:textId="77777777" w:rsidTr="00E24D25">
        <w:trPr>
          <w:trHeight w:val="227"/>
          <w:jc w:val="center"/>
        </w:trPr>
        <w:tc>
          <w:tcPr>
            <w:tcW w:w="2410" w:type="dxa"/>
            <w:vAlign w:val="center"/>
          </w:tcPr>
          <w:p w14:paraId="1B0D135B" w14:textId="77777777" w:rsidR="006920C2" w:rsidRPr="00DB7069" w:rsidRDefault="006920C2">
            <w:pPr>
              <w:tabs>
                <w:tab w:val="center" w:pos="4820"/>
                <w:tab w:val="right" w:pos="9639"/>
              </w:tabs>
              <w:suppressAutoHyphens/>
              <w:spacing w:before="40" w:after="40"/>
              <w:ind w:left="-57" w:right="-57" w:firstLine="0"/>
              <w:jc w:val="center"/>
              <w:rPr>
                <w:spacing w:val="-3"/>
                <w:sz w:val="21"/>
                <w:szCs w:val="21"/>
                <w:lang w:val="en-US"/>
              </w:rPr>
              <w:pPrChange w:id="661" w:author="Kleber Marques Lisboa" w:date="2023-10-24T09:41:00Z">
                <w:pPr>
                  <w:tabs>
                    <w:tab w:val="center" w:pos="4820"/>
                    <w:tab w:val="right" w:pos="9639"/>
                  </w:tabs>
                  <w:suppressAutoHyphens/>
                  <w:spacing w:before="40" w:after="40" w:line="240" w:lineRule="auto"/>
                  <w:ind w:left="-57" w:right="-57" w:firstLine="0"/>
                  <w:jc w:val="center"/>
                </w:pPr>
              </w:pPrChange>
            </w:pPr>
            <w:r w:rsidRPr="00DB7069">
              <w:rPr>
                <w:sz w:val="21"/>
                <w:szCs w:val="21"/>
              </w:rPr>
              <w:t xml:space="preserve">Average </w:t>
            </w:r>
            <w:r w:rsidR="0073107D" w:rsidRPr="00DB7069">
              <w:rPr>
                <w:sz w:val="21"/>
                <w:szCs w:val="21"/>
              </w:rPr>
              <w:t>p</w:t>
            </w:r>
            <w:r w:rsidRPr="00DB7069">
              <w:rPr>
                <w:sz w:val="21"/>
                <w:szCs w:val="21"/>
              </w:rPr>
              <w:t xml:space="preserve">ore </w:t>
            </w:r>
            <w:r w:rsidR="0073107D" w:rsidRPr="00DB7069">
              <w:rPr>
                <w:sz w:val="21"/>
                <w:szCs w:val="21"/>
              </w:rPr>
              <w:t>d</w:t>
            </w:r>
            <w:r w:rsidRPr="00DB7069">
              <w:rPr>
                <w:sz w:val="21"/>
                <w:szCs w:val="21"/>
              </w:rPr>
              <w:t>iameter</w:t>
            </w:r>
          </w:p>
        </w:tc>
        <w:tc>
          <w:tcPr>
            <w:tcW w:w="851" w:type="dxa"/>
            <w:vAlign w:val="center"/>
          </w:tcPr>
          <w:p w14:paraId="5FAC555C" w14:textId="5A43971A" w:rsidR="006920C2" w:rsidRPr="00864EEE" w:rsidRDefault="00000000">
            <w:pPr>
              <w:tabs>
                <w:tab w:val="center" w:pos="4820"/>
                <w:tab w:val="right" w:pos="9639"/>
              </w:tabs>
              <w:suppressAutoHyphens/>
              <w:spacing w:before="40" w:after="40"/>
              <w:ind w:left="-111" w:right="-113" w:firstLine="0"/>
              <w:jc w:val="center"/>
              <w:rPr>
                <w:spacing w:val="-3"/>
                <w:sz w:val="21"/>
                <w:szCs w:val="21"/>
                <w:lang w:val="en-US"/>
              </w:rPr>
              <w:pPrChange w:id="662" w:author="Kleber Marques Lisboa" w:date="2023-10-24T09:41:00Z">
                <w:pPr>
                  <w:tabs>
                    <w:tab w:val="center" w:pos="4820"/>
                    <w:tab w:val="right" w:pos="9639"/>
                  </w:tabs>
                  <w:suppressAutoHyphens/>
                  <w:spacing w:before="40" w:after="40" w:line="240" w:lineRule="auto"/>
                  <w:ind w:left="-111" w:right="-113" w:firstLine="0"/>
                  <w:jc w:val="center"/>
                </w:pPr>
              </w:pPrChange>
            </w:pPr>
            <m:oMathPara>
              <m:oMath>
                <m:sSub>
                  <m:sSubPr>
                    <m:ctrlPr>
                      <w:rPr>
                        <w:rFonts w:ascii="Cambria Math" w:hAnsi="Cambria Math"/>
                        <w:i/>
                        <w:spacing w:val="-3"/>
                        <w:sz w:val="21"/>
                        <w:szCs w:val="21"/>
                        <w:lang w:val="en-US"/>
                      </w:rPr>
                    </m:ctrlPr>
                  </m:sSubPr>
                  <m:e>
                    <m:r>
                      <w:rPr>
                        <w:rFonts w:ascii="Cambria Math" w:hAnsi="Cambria Math"/>
                        <w:spacing w:val="-3"/>
                        <w:sz w:val="21"/>
                        <w:szCs w:val="21"/>
                        <w:lang w:val="en-US"/>
                      </w:rPr>
                      <m:t>d</m:t>
                    </m:r>
                  </m:e>
                  <m:sub>
                    <m:r>
                      <w:rPr>
                        <w:rFonts w:ascii="Cambria Math" w:hAnsi="Cambria Math"/>
                        <w:spacing w:val="-3"/>
                        <w:sz w:val="21"/>
                        <w:szCs w:val="21"/>
                        <w:lang w:val="en-US"/>
                      </w:rPr>
                      <m:t>p</m:t>
                    </m:r>
                  </m:sub>
                </m:sSub>
              </m:oMath>
            </m:oMathPara>
          </w:p>
        </w:tc>
        <w:tc>
          <w:tcPr>
            <w:tcW w:w="850" w:type="dxa"/>
            <w:vAlign w:val="center"/>
          </w:tcPr>
          <w:p w14:paraId="71539950" w14:textId="77777777" w:rsidR="006920C2" w:rsidRPr="00DB7069" w:rsidRDefault="006920C2">
            <w:pPr>
              <w:tabs>
                <w:tab w:val="center" w:pos="4820"/>
                <w:tab w:val="right" w:pos="9639"/>
              </w:tabs>
              <w:suppressAutoHyphens/>
              <w:spacing w:before="40" w:after="40"/>
              <w:ind w:right="-113" w:firstLine="0"/>
              <w:jc w:val="center"/>
              <w:rPr>
                <w:spacing w:val="-3"/>
                <w:sz w:val="21"/>
                <w:szCs w:val="21"/>
                <w:lang w:val="en-US"/>
              </w:rPr>
              <w:pPrChange w:id="663" w:author="Kleber Marques Lisboa" w:date="2023-10-24T09:41:00Z">
                <w:pPr>
                  <w:tabs>
                    <w:tab w:val="center" w:pos="4820"/>
                    <w:tab w:val="right" w:pos="9639"/>
                  </w:tabs>
                  <w:suppressAutoHyphens/>
                  <w:spacing w:before="40" w:after="40" w:line="240" w:lineRule="auto"/>
                  <w:ind w:right="-113" w:firstLine="0"/>
                  <w:jc w:val="center"/>
                </w:pPr>
              </w:pPrChange>
            </w:pPr>
            <w:r w:rsidRPr="00DB7069">
              <w:rPr>
                <w:rFonts w:ascii="Symbol" w:hAnsi="Symbol"/>
                <w:spacing w:val="-3"/>
                <w:sz w:val="21"/>
                <w:szCs w:val="21"/>
                <w:lang w:val="en-US"/>
              </w:rPr>
              <w:t>m</w:t>
            </w:r>
            <w:r w:rsidRPr="00DB7069">
              <w:rPr>
                <w:spacing w:val="-3"/>
                <w:sz w:val="21"/>
                <w:szCs w:val="21"/>
                <w:lang w:val="en-US"/>
              </w:rPr>
              <w:t>m</w:t>
            </w:r>
          </w:p>
        </w:tc>
        <w:tc>
          <w:tcPr>
            <w:tcW w:w="1345" w:type="dxa"/>
            <w:vAlign w:val="center"/>
          </w:tcPr>
          <w:p w14:paraId="2F2D8BAC"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64"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w:t>
            </w:r>
            <w:r w:rsidR="0073107D" w:rsidRPr="00DB7069">
              <w:rPr>
                <w:spacing w:val="-3"/>
                <w:sz w:val="21"/>
                <w:szCs w:val="21"/>
                <w:lang w:val="en-US"/>
              </w:rPr>
              <w:t>.</w:t>
            </w:r>
            <w:r w:rsidRPr="00DB7069">
              <w:rPr>
                <w:spacing w:val="-3"/>
                <w:sz w:val="21"/>
                <w:szCs w:val="21"/>
                <w:lang w:val="en-US"/>
              </w:rPr>
              <w:t xml:space="preserve">17 </w:t>
            </w:r>
            <w:r w:rsidRPr="00DB7069">
              <w:rPr>
                <w:spacing w:val="-3"/>
                <w:sz w:val="21"/>
                <w:szCs w:val="21"/>
                <w:vertAlign w:val="superscript"/>
                <w:lang w:val="en-US"/>
              </w:rPr>
              <w:t>b</w:t>
            </w:r>
          </w:p>
        </w:tc>
        <w:tc>
          <w:tcPr>
            <w:tcW w:w="1346" w:type="dxa"/>
            <w:vAlign w:val="center"/>
          </w:tcPr>
          <w:p w14:paraId="015417D6"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65"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w:t>
            </w:r>
            <w:r w:rsidR="0073107D" w:rsidRPr="00DB7069">
              <w:rPr>
                <w:spacing w:val="-3"/>
                <w:sz w:val="21"/>
                <w:szCs w:val="21"/>
                <w:lang w:val="en-US"/>
              </w:rPr>
              <w:t>.</w:t>
            </w:r>
            <w:r w:rsidRPr="00DB7069">
              <w:rPr>
                <w:spacing w:val="-3"/>
                <w:sz w:val="21"/>
                <w:szCs w:val="21"/>
                <w:lang w:val="en-US"/>
              </w:rPr>
              <w:t>17</w:t>
            </w:r>
          </w:p>
        </w:tc>
        <w:tc>
          <w:tcPr>
            <w:tcW w:w="1345" w:type="dxa"/>
            <w:vAlign w:val="center"/>
          </w:tcPr>
          <w:p w14:paraId="122311C3"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66"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w:t>
            </w:r>
            <w:r w:rsidR="0073107D" w:rsidRPr="00DB7069">
              <w:rPr>
                <w:spacing w:val="-3"/>
                <w:sz w:val="21"/>
                <w:szCs w:val="21"/>
                <w:lang w:val="en-US"/>
              </w:rPr>
              <w:t>.</w:t>
            </w:r>
            <w:r w:rsidRPr="00DB7069">
              <w:rPr>
                <w:spacing w:val="-3"/>
                <w:sz w:val="21"/>
                <w:szCs w:val="21"/>
                <w:lang w:val="en-US"/>
              </w:rPr>
              <w:t>145/0</w:t>
            </w:r>
            <w:r w:rsidR="0073107D" w:rsidRPr="00DB7069">
              <w:rPr>
                <w:spacing w:val="-3"/>
                <w:sz w:val="21"/>
                <w:szCs w:val="21"/>
                <w:lang w:val="en-US"/>
              </w:rPr>
              <w:t>.</w:t>
            </w:r>
            <w:r w:rsidRPr="00DB7069">
              <w:rPr>
                <w:spacing w:val="-3"/>
                <w:sz w:val="21"/>
                <w:szCs w:val="21"/>
                <w:lang w:val="en-US"/>
              </w:rPr>
              <w:t>191</w:t>
            </w:r>
          </w:p>
        </w:tc>
        <w:tc>
          <w:tcPr>
            <w:tcW w:w="1346" w:type="dxa"/>
            <w:vAlign w:val="center"/>
          </w:tcPr>
          <w:p w14:paraId="666D0EFA"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67"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w:t>
            </w:r>
            <w:r w:rsidR="0073107D" w:rsidRPr="00DB7069">
              <w:rPr>
                <w:spacing w:val="-3"/>
                <w:sz w:val="21"/>
                <w:szCs w:val="21"/>
                <w:lang w:val="en-US"/>
              </w:rPr>
              <w:t>.</w:t>
            </w:r>
            <w:r w:rsidRPr="00DB7069">
              <w:rPr>
                <w:spacing w:val="-3"/>
                <w:sz w:val="21"/>
                <w:szCs w:val="21"/>
                <w:lang w:val="en-US"/>
              </w:rPr>
              <w:t xml:space="preserve">2 </w:t>
            </w:r>
            <w:r w:rsidRPr="00DB7069">
              <w:rPr>
                <w:spacing w:val="-3"/>
                <w:sz w:val="21"/>
                <w:szCs w:val="21"/>
                <w:vertAlign w:val="superscript"/>
                <w:lang w:val="en-US"/>
              </w:rPr>
              <w:t>b</w:t>
            </w:r>
          </w:p>
        </w:tc>
      </w:tr>
      <w:tr w:rsidR="0073107D" w:rsidRPr="008B6A89" w14:paraId="3B7A3F8D" w14:textId="77777777" w:rsidTr="00E24D25">
        <w:trPr>
          <w:trHeight w:val="227"/>
          <w:jc w:val="center"/>
        </w:trPr>
        <w:tc>
          <w:tcPr>
            <w:tcW w:w="2410" w:type="dxa"/>
            <w:vAlign w:val="center"/>
          </w:tcPr>
          <w:p w14:paraId="556161AC" w14:textId="77777777" w:rsidR="006920C2" w:rsidRPr="00DB7069" w:rsidRDefault="006920C2">
            <w:pPr>
              <w:tabs>
                <w:tab w:val="center" w:pos="4820"/>
                <w:tab w:val="right" w:pos="9639"/>
              </w:tabs>
              <w:suppressAutoHyphens/>
              <w:spacing w:before="40" w:after="40"/>
              <w:ind w:right="-57" w:firstLine="0"/>
              <w:jc w:val="center"/>
              <w:rPr>
                <w:spacing w:val="-3"/>
                <w:sz w:val="21"/>
                <w:szCs w:val="21"/>
                <w:lang w:val="en-US"/>
              </w:rPr>
              <w:pPrChange w:id="668" w:author="Kleber Marques Lisboa" w:date="2023-10-24T09:41:00Z">
                <w:pPr>
                  <w:tabs>
                    <w:tab w:val="center" w:pos="4820"/>
                    <w:tab w:val="right" w:pos="9639"/>
                  </w:tabs>
                  <w:suppressAutoHyphens/>
                  <w:spacing w:before="40" w:after="40" w:line="240" w:lineRule="auto"/>
                  <w:ind w:right="-57" w:firstLine="0"/>
                  <w:jc w:val="center"/>
                </w:pPr>
              </w:pPrChange>
            </w:pPr>
            <w:r w:rsidRPr="00DB7069">
              <w:rPr>
                <w:sz w:val="21"/>
                <w:szCs w:val="21"/>
              </w:rPr>
              <w:t>Porosity</w:t>
            </w:r>
          </w:p>
        </w:tc>
        <w:tc>
          <w:tcPr>
            <w:tcW w:w="851" w:type="dxa"/>
            <w:vAlign w:val="center"/>
          </w:tcPr>
          <w:p w14:paraId="13ECD47C" w14:textId="634FE5C7" w:rsidR="006920C2" w:rsidRPr="00864EEE" w:rsidRDefault="00000000">
            <w:pPr>
              <w:tabs>
                <w:tab w:val="center" w:pos="4820"/>
                <w:tab w:val="right" w:pos="9639"/>
              </w:tabs>
              <w:suppressAutoHyphens/>
              <w:spacing w:before="40" w:after="40"/>
              <w:ind w:left="-111" w:right="-113" w:firstLine="0"/>
              <w:jc w:val="center"/>
              <w:rPr>
                <w:rFonts w:ascii="Symbol" w:hAnsi="Symbol"/>
                <w:spacing w:val="-3"/>
                <w:sz w:val="21"/>
                <w:szCs w:val="21"/>
                <w:lang w:val="en-US"/>
              </w:rPr>
              <w:pPrChange w:id="669" w:author="Kleber Marques Lisboa" w:date="2023-10-24T09:41:00Z">
                <w:pPr>
                  <w:tabs>
                    <w:tab w:val="center" w:pos="4820"/>
                    <w:tab w:val="right" w:pos="9639"/>
                  </w:tabs>
                  <w:suppressAutoHyphens/>
                  <w:spacing w:before="40" w:after="40" w:line="240" w:lineRule="auto"/>
                  <w:ind w:left="-111" w:right="-113" w:firstLine="0"/>
                  <w:jc w:val="center"/>
                </w:pPr>
              </w:pPrChange>
            </w:pPr>
            <m:oMathPara>
              <m:oMath>
                <m:sSub>
                  <m:sSubPr>
                    <m:ctrlPr>
                      <w:rPr>
                        <w:rFonts w:ascii="Cambria Math" w:hAnsi="Cambria Math"/>
                        <w:spacing w:val="-3"/>
                        <w:sz w:val="21"/>
                        <w:szCs w:val="21"/>
                        <w:lang w:val="en-US"/>
                      </w:rPr>
                    </m:ctrlPr>
                  </m:sSubPr>
                  <m:e>
                    <m:r>
                      <w:rPr>
                        <w:rFonts w:ascii="Cambria Math" w:hAnsi="Cambria Math"/>
                        <w:i/>
                        <w:spacing w:val="-3"/>
                        <w:sz w:val="21"/>
                        <w:szCs w:val="21"/>
                        <w:lang w:val="en-US"/>
                      </w:rPr>
                      <w:sym w:font="Symbol" w:char="F065"/>
                    </m:r>
                  </m:e>
                  <m:sub>
                    <m:r>
                      <w:rPr>
                        <w:rFonts w:ascii="Cambria Math" w:hAnsi="Cambria Math"/>
                        <w:spacing w:val="-3"/>
                        <w:sz w:val="21"/>
                        <w:szCs w:val="21"/>
                        <w:lang w:val="en-US"/>
                      </w:rPr>
                      <m:t>m</m:t>
                    </m:r>
                  </m:sub>
                </m:sSub>
              </m:oMath>
            </m:oMathPara>
          </w:p>
        </w:tc>
        <w:tc>
          <w:tcPr>
            <w:tcW w:w="850" w:type="dxa"/>
            <w:vAlign w:val="center"/>
          </w:tcPr>
          <w:p w14:paraId="7FA0658C" w14:textId="77777777" w:rsidR="006920C2" w:rsidRPr="00DB7069" w:rsidRDefault="006920C2">
            <w:pPr>
              <w:tabs>
                <w:tab w:val="center" w:pos="4820"/>
                <w:tab w:val="right" w:pos="9639"/>
              </w:tabs>
              <w:suppressAutoHyphens/>
              <w:spacing w:before="40" w:after="40"/>
              <w:ind w:right="-113" w:firstLine="0"/>
              <w:jc w:val="center"/>
              <w:rPr>
                <w:spacing w:val="-3"/>
                <w:sz w:val="21"/>
                <w:szCs w:val="21"/>
                <w:lang w:val="en-US"/>
              </w:rPr>
              <w:pPrChange w:id="670" w:author="Kleber Marques Lisboa" w:date="2023-10-24T09:41:00Z">
                <w:pPr>
                  <w:tabs>
                    <w:tab w:val="center" w:pos="4820"/>
                    <w:tab w:val="right" w:pos="9639"/>
                  </w:tabs>
                  <w:suppressAutoHyphens/>
                  <w:spacing w:before="40" w:after="40" w:line="240" w:lineRule="auto"/>
                  <w:ind w:right="-113" w:firstLine="0"/>
                  <w:jc w:val="center"/>
                </w:pPr>
              </w:pPrChange>
            </w:pPr>
            <w:r w:rsidRPr="00DB7069">
              <w:rPr>
                <w:spacing w:val="-3"/>
                <w:sz w:val="21"/>
                <w:szCs w:val="21"/>
                <w:lang w:val="en-US"/>
              </w:rPr>
              <w:t>---</w:t>
            </w:r>
          </w:p>
        </w:tc>
        <w:tc>
          <w:tcPr>
            <w:tcW w:w="1345" w:type="dxa"/>
            <w:vAlign w:val="center"/>
          </w:tcPr>
          <w:p w14:paraId="47649728"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71"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w:t>
            </w:r>
            <w:r w:rsidR="0073107D" w:rsidRPr="00DB7069">
              <w:rPr>
                <w:spacing w:val="-3"/>
                <w:sz w:val="21"/>
                <w:szCs w:val="21"/>
                <w:lang w:val="en-US"/>
              </w:rPr>
              <w:t>.</w:t>
            </w:r>
            <w:r w:rsidRPr="00DB7069">
              <w:rPr>
                <w:spacing w:val="-3"/>
                <w:sz w:val="21"/>
                <w:szCs w:val="21"/>
                <w:lang w:val="en-US"/>
              </w:rPr>
              <w:t>738</w:t>
            </w:r>
          </w:p>
        </w:tc>
        <w:tc>
          <w:tcPr>
            <w:tcW w:w="1346" w:type="dxa"/>
            <w:vAlign w:val="center"/>
          </w:tcPr>
          <w:p w14:paraId="7907B790"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72"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w:t>
            </w:r>
            <w:r w:rsidR="0073107D" w:rsidRPr="00DB7069">
              <w:rPr>
                <w:spacing w:val="-3"/>
                <w:sz w:val="21"/>
                <w:szCs w:val="21"/>
                <w:lang w:val="en-US"/>
              </w:rPr>
              <w:t>.</w:t>
            </w:r>
            <w:r w:rsidRPr="00DB7069">
              <w:rPr>
                <w:spacing w:val="-3"/>
                <w:sz w:val="21"/>
                <w:szCs w:val="21"/>
                <w:lang w:val="en-US"/>
              </w:rPr>
              <w:t>738</w:t>
            </w:r>
          </w:p>
        </w:tc>
        <w:tc>
          <w:tcPr>
            <w:tcW w:w="1345" w:type="dxa"/>
            <w:vAlign w:val="center"/>
          </w:tcPr>
          <w:p w14:paraId="381A0DF1"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73"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w:t>
            </w:r>
            <w:r w:rsidR="0073107D" w:rsidRPr="00DB7069">
              <w:rPr>
                <w:spacing w:val="-3"/>
                <w:sz w:val="21"/>
                <w:szCs w:val="21"/>
                <w:lang w:val="en-US"/>
              </w:rPr>
              <w:t>.</w:t>
            </w:r>
            <w:r w:rsidRPr="00DB7069">
              <w:rPr>
                <w:spacing w:val="-3"/>
                <w:sz w:val="21"/>
                <w:szCs w:val="21"/>
                <w:lang w:val="en-US"/>
              </w:rPr>
              <w:t>83</w:t>
            </w:r>
          </w:p>
        </w:tc>
        <w:tc>
          <w:tcPr>
            <w:tcW w:w="1346" w:type="dxa"/>
            <w:vAlign w:val="center"/>
          </w:tcPr>
          <w:p w14:paraId="5A95AF7D"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74"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w:t>
            </w:r>
            <w:r w:rsidR="0073107D" w:rsidRPr="00DB7069">
              <w:rPr>
                <w:spacing w:val="-3"/>
                <w:sz w:val="21"/>
                <w:szCs w:val="21"/>
                <w:lang w:val="en-US"/>
              </w:rPr>
              <w:t>.</w:t>
            </w:r>
            <w:r w:rsidRPr="00DB7069">
              <w:rPr>
                <w:spacing w:val="-3"/>
                <w:sz w:val="21"/>
                <w:szCs w:val="21"/>
                <w:lang w:val="en-US"/>
              </w:rPr>
              <w:t xml:space="preserve">85 </w:t>
            </w:r>
            <w:r w:rsidRPr="00DB7069">
              <w:rPr>
                <w:spacing w:val="-3"/>
                <w:sz w:val="21"/>
                <w:szCs w:val="21"/>
                <w:vertAlign w:val="superscript"/>
                <w:lang w:val="en-US"/>
              </w:rPr>
              <w:t>b</w:t>
            </w:r>
          </w:p>
        </w:tc>
      </w:tr>
      <w:tr w:rsidR="0073107D" w:rsidRPr="008B6A89" w14:paraId="4590172B" w14:textId="77777777" w:rsidTr="00E24D25">
        <w:trPr>
          <w:trHeight w:val="227"/>
          <w:jc w:val="center"/>
        </w:trPr>
        <w:tc>
          <w:tcPr>
            <w:tcW w:w="2410" w:type="dxa"/>
            <w:vAlign w:val="center"/>
          </w:tcPr>
          <w:p w14:paraId="5BE4E8B3" w14:textId="77777777" w:rsidR="006920C2" w:rsidRPr="00DB7069" w:rsidRDefault="006920C2">
            <w:pPr>
              <w:tabs>
                <w:tab w:val="center" w:pos="4820"/>
                <w:tab w:val="right" w:pos="9639"/>
              </w:tabs>
              <w:suppressAutoHyphens/>
              <w:spacing w:before="40" w:after="40"/>
              <w:ind w:left="-57" w:right="-57" w:firstLine="0"/>
              <w:jc w:val="center"/>
              <w:rPr>
                <w:spacing w:val="-3"/>
                <w:sz w:val="21"/>
                <w:szCs w:val="21"/>
                <w:lang w:val="en-US"/>
              </w:rPr>
              <w:pPrChange w:id="675" w:author="Kleber Marques Lisboa" w:date="2023-10-24T09:41:00Z">
                <w:pPr>
                  <w:tabs>
                    <w:tab w:val="center" w:pos="4820"/>
                    <w:tab w:val="right" w:pos="9639"/>
                  </w:tabs>
                  <w:suppressAutoHyphens/>
                  <w:spacing w:before="40" w:after="40" w:line="240" w:lineRule="auto"/>
                  <w:ind w:left="-57" w:right="-57" w:firstLine="0"/>
                  <w:jc w:val="center"/>
                </w:pPr>
              </w:pPrChange>
            </w:pPr>
            <w:r w:rsidRPr="00DB7069">
              <w:rPr>
                <w:sz w:val="21"/>
                <w:szCs w:val="21"/>
              </w:rPr>
              <w:t>Shell inlet temperature</w:t>
            </w:r>
          </w:p>
        </w:tc>
        <w:tc>
          <w:tcPr>
            <w:tcW w:w="851" w:type="dxa"/>
            <w:vAlign w:val="center"/>
          </w:tcPr>
          <w:p w14:paraId="77C00B1E" w14:textId="6944101E" w:rsidR="006920C2" w:rsidRPr="00864EEE" w:rsidRDefault="00000000">
            <w:pPr>
              <w:tabs>
                <w:tab w:val="center" w:pos="4820"/>
                <w:tab w:val="right" w:pos="9639"/>
              </w:tabs>
              <w:suppressAutoHyphens/>
              <w:spacing w:before="40" w:after="40"/>
              <w:ind w:left="-111" w:right="-113"/>
              <w:jc w:val="center"/>
              <w:rPr>
                <w:spacing w:val="-3"/>
                <w:sz w:val="21"/>
                <w:szCs w:val="21"/>
                <w:lang w:val="en-US"/>
              </w:rPr>
              <w:pPrChange w:id="676" w:author="Kleber Marques Lisboa" w:date="2023-10-24T09:41:00Z">
                <w:pPr>
                  <w:tabs>
                    <w:tab w:val="center" w:pos="4820"/>
                    <w:tab w:val="right" w:pos="9639"/>
                  </w:tabs>
                  <w:suppressAutoHyphens/>
                  <w:spacing w:before="40" w:after="40" w:line="240" w:lineRule="auto"/>
                  <w:ind w:left="-111" w:right="-113"/>
                  <w:jc w:val="center"/>
                </w:pPr>
              </w:pPrChange>
            </w:pPr>
            <m:oMathPara>
              <m:oMath>
                <m:sSub>
                  <m:sSubPr>
                    <m:ctrlPr>
                      <w:rPr>
                        <w:rFonts w:ascii="Cambria Math" w:hAnsi="Cambria Math"/>
                        <w:i/>
                        <w:spacing w:val="-3"/>
                        <w:sz w:val="21"/>
                        <w:szCs w:val="21"/>
                        <w:lang w:val="en-US"/>
                      </w:rPr>
                    </m:ctrlPr>
                  </m:sSubPr>
                  <m:e>
                    <m:r>
                      <w:rPr>
                        <w:rFonts w:ascii="Cambria Math" w:hAnsi="Cambria Math"/>
                        <w:spacing w:val="-3"/>
                        <w:sz w:val="21"/>
                        <w:szCs w:val="21"/>
                        <w:lang w:val="en-US"/>
                      </w:rPr>
                      <m:t>T</m:t>
                    </m:r>
                  </m:e>
                  <m:sub>
                    <m:r>
                      <w:rPr>
                        <w:rFonts w:ascii="Cambria Math" w:hAnsi="Cambria Math"/>
                        <w:spacing w:val="-3"/>
                        <w:sz w:val="21"/>
                        <w:szCs w:val="21"/>
                        <w:lang w:val="en-US"/>
                      </w:rPr>
                      <m:t>e_s</m:t>
                    </m:r>
                  </m:sub>
                </m:sSub>
              </m:oMath>
            </m:oMathPara>
          </w:p>
        </w:tc>
        <w:tc>
          <w:tcPr>
            <w:tcW w:w="850" w:type="dxa"/>
            <w:vAlign w:val="center"/>
          </w:tcPr>
          <w:p w14:paraId="1D7773EA" w14:textId="77777777" w:rsidR="006920C2" w:rsidRPr="00DB7069" w:rsidRDefault="006920C2">
            <w:pPr>
              <w:tabs>
                <w:tab w:val="center" w:pos="4820"/>
                <w:tab w:val="right" w:pos="9639"/>
              </w:tabs>
              <w:suppressAutoHyphens/>
              <w:spacing w:before="40" w:after="40"/>
              <w:ind w:right="-113" w:firstLine="0"/>
              <w:jc w:val="center"/>
              <w:rPr>
                <w:spacing w:val="-3"/>
                <w:sz w:val="21"/>
                <w:szCs w:val="21"/>
                <w:lang w:val="en-US"/>
              </w:rPr>
              <w:pPrChange w:id="677" w:author="Kleber Marques Lisboa" w:date="2023-10-24T09:41:00Z">
                <w:pPr>
                  <w:tabs>
                    <w:tab w:val="center" w:pos="4820"/>
                    <w:tab w:val="right" w:pos="9639"/>
                  </w:tabs>
                  <w:suppressAutoHyphens/>
                  <w:spacing w:before="40" w:after="40" w:line="240" w:lineRule="auto"/>
                  <w:ind w:right="-113" w:firstLine="0"/>
                  <w:jc w:val="center"/>
                </w:pPr>
              </w:pPrChange>
            </w:pPr>
            <w:r w:rsidRPr="00DB7069">
              <w:rPr>
                <w:spacing w:val="-3"/>
                <w:sz w:val="21"/>
                <w:szCs w:val="21"/>
                <w:vertAlign w:val="superscript"/>
                <w:lang w:val="en-US"/>
              </w:rPr>
              <w:t>o</w:t>
            </w:r>
            <w:r w:rsidRPr="00DB7069">
              <w:rPr>
                <w:spacing w:val="-3"/>
                <w:sz w:val="21"/>
                <w:szCs w:val="21"/>
                <w:lang w:val="en-US"/>
              </w:rPr>
              <w:t>C</w:t>
            </w:r>
          </w:p>
        </w:tc>
        <w:tc>
          <w:tcPr>
            <w:tcW w:w="1345" w:type="dxa"/>
            <w:vAlign w:val="center"/>
          </w:tcPr>
          <w:p w14:paraId="0AA68EC9"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78"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30</w:t>
            </w:r>
            <w:r w:rsidR="0073107D" w:rsidRPr="00DB7069">
              <w:rPr>
                <w:spacing w:val="-3"/>
                <w:sz w:val="21"/>
                <w:szCs w:val="21"/>
                <w:lang w:val="en-US"/>
              </w:rPr>
              <w:t>.</w:t>
            </w:r>
            <w:r w:rsidRPr="00DB7069">
              <w:rPr>
                <w:spacing w:val="-3"/>
                <w:sz w:val="21"/>
                <w:szCs w:val="21"/>
                <w:lang w:val="en-US"/>
              </w:rPr>
              <w:t>0-79</w:t>
            </w:r>
            <w:r w:rsidR="0073107D" w:rsidRPr="00DB7069">
              <w:rPr>
                <w:spacing w:val="-3"/>
                <w:sz w:val="21"/>
                <w:szCs w:val="21"/>
                <w:lang w:val="en-US"/>
              </w:rPr>
              <w:t>.</w:t>
            </w:r>
            <w:r w:rsidRPr="00DB7069">
              <w:rPr>
                <w:spacing w:val="-3"/>
                <w:sz w:val="21"/>
                <w:szCs w:val="21"/>
                <w:lang w:val="en-US"/>
              </w:rPr>
              <w:t>3</w:t>
            </w:r>
          </w:p>
        </w:tc>
        <w:tc>
          <w:tcPr>
            <w:tcW w:w="1346" w:type="dxa"/>
            <w:vAlign w:val="center"/>
          </w:tcPr>
          <w:p w14:paraId="32C06008"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79"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30-79</w:t>
            </w:r>
            <w:r w:rsidR="0073107D" w:rsidRPr="00DB7069">
              <w:rPr>
                <w:spacing w:val="-3"/>
                <w:sz w:val="21"/>
                <w:szCs w:val="21"/>
                <w:lang w:val="en-US"/>
              </w:rPr>
              <w:t>.</w:t>
            </w:r>
            <w:r w:rsidRPr="00DB7069">
              <w:rPr>
                <w:spacing w:val="-3"/>
                <w:sz w:val="21"/>
                <w:szCs w:val="21"/>
                <w:lang w:val="en-US"/>
              </w:rPr>
              <w:t>3</w:t>
            </w:r>
          </w:p>
        </w:tc>
        <w:tc>
          <w:tcPr>
            <w:tcW w:w="1345" w:type="dxa"/>
            <w:vAlign w:val="center"/>
          </w:tcPr>
          <w:p w14:paraId="1930D06D"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80"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35-70</w:t>
            </w:r>
          </w:p>
        </w:tc>
        <w:tc>
          <w:tcPr>
            <w:tcW w:w="1346" w:type="dxa"/>
            <w:vAlign w:val="center"/>
          </w:tcPr>
          <w:p w14:paraId="00B89DF3"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81"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30-80</w:t>
            </w:r>
          </w:p>
        </w:tc>
      </w:tr>
      <w:tr w:rsidR="0073107D" w:rsidRPr="008B6A89" w14:paraId="710BF4DA" w14:textId="77777777" w:rsidTr="00E24D25">
        <w:trPr>
          <w:trHeight w:val="227"/>
          <w:jc w:val="center"/>
        </w:trPr>
        <w:tc>
          <w:tcPr>
            <w:tcW w:w="2410" w:type="dxa"/>
            <w:vAlign w:val="center"/>
          </w:tcPr>
          <w:p w14:paraId="43D5A6B0" w14:textId="77777777" w:rsidR="006920C2" w:rsidRPr="00DB7069" w:rsidRDefault="0073107D">
            <w:pPr>
              <w:tabs>
                <w:tab w:val="center" w:pos="4820"/>
                <w:tab w:val="right" w:pos="9639"/>
              </w:tabs>
              <w:suppressAutoHyphens/>
              <w:spacing w:before="40" w:after="40"/>
              <w:ind w:left="-57" w:right="-57" w:firstLine="0"/>
              <w:jc w:val="center"/>
              <w:rPr>
                <w:spacing w:val="-3"/>
                <w:sz w:val="21"/>
                <w:szCs w:val="21"/>
                <w:lang w:val="en-US"/>
              </w:rPr>
              <w:pPrChange w:id="682" w:author="Kleber Marques Lisboa" w:date="2023-10-24T09:41:00Z">
                <w:pPr>
                  <w:tabs>
                    <w:tab w:val="center" w:pos="4820"/>
                    <w:tab w:val="right" w:pos="9639"/>
                  </w:tabs>
                  <w:suppressAutoHyphens/>
                  <w:spacing w:before="40" w:after="40" w:line="240" w:lineRule="auto"/>
                  <w:ind w:left="-57" w:right="-57" w:firstLine="0"/>
                  <w:jc w:val="center"/>
                </w:pPr>
              </w:pPrChange>
            </w:pPr>
            <w:r w:rsidRPr="00DB7069">
              <w:rPr>
                <w:sz w:val="21"/>
                <w:szCs w:val="21"/>
              </w:rPr>
              <w:t>Lumen i</w:t>
            </w:r>
            <w:r w:rsidR="006920C2" w:rsidRPr="00DB7069">
              <w:rPr>
                <w:sz w:val="21"/>
                <w:szCs w:val="21"/>
              </w:rPr>
              <w:t>nlet temperature</w:t>
            </w:r>
          </w:p>
        </w:tc>
        <w:tc>
          <w:tcPr>
            <w:tcW w:w="851" w:type="dxa"/>
            <w:vAlign w:val="center"/>
          </w:tcPr>
          <w:p w14:paraId="7668799D" w14:textId="614F2B58" w:rsidR="006920C2" w:rsidRPr="00864EEE" w:rsidRDefault="00000000">
            <w:pPr>
              <w:tabs>
                <w:tab w:val="center" w:pos="4820"/>
                <w:tab w:val="right" w:pos="9639"/>
              </w:tabs>
              <w:suppressAutoHyphens/>
              <w:spacing w:before="40" w:after="40"/>
              <w:ind w:left="-111" w:right="-113"/>
              <w:jc w:val="center"/>
              <w:rPr>
                <w:spacing w:val="-3"/>
                <w:sz w:val="21"/>
                <w:szCs w:val="21"/>
                <w:lang w:val="en-US"/>
              </w:rPr>
              <w:pPrChange w:id="683" w:author="Kleber Marques Lisboa" w:date="2023-10-24T09:41:00Z">
                <w:pPr>
                  <w:tabs>
                    <w:tab w:val="center" w:pos="4820"/>
                    <w:tab w:val="right" w:pos="9639"/>
                  </w:tabs>
                  <w:suppressAutoHyphens/>
                  <w:spacing w:before="40" w:after="40" w:line="240" w:lineRule="auto"/>
                  <w:ind w:left="-111" w:right="-113"/>
                  <w:jc w:val="center"/>
                </w:pPr>
              </w:pPrChange>
            </w:pPr>
            <m:oMathPara>
              <m:oMath>
                <m:sSub>
                  <m:sSubPr>
                    <m:ctrlPr>
                      <w:rPr>
                        <w:rFonts w:ascii="Cambria Math" w:hAnsi="Cambria Math"/>
                        <w:i/>
                        <w:spacing w:val="-3"/>
                        <w:sz w:val="21"/>
                        <w:szCs w:val="21"/>
                        <w:lang w:val="en-US"/>
                      </w:rPr>
                    </m:ctrlPr>
                  </m:sSubPr>
                  <m:e>
                    <m:r>
                      <w:rPr>
                        <w:rFonts w:ascii="Cambria Math" w:hAnsi="Cambria Math"/>
                        <w:spacing w:val="-3"/>
                        <w:sz w:val="21"/>
                        <w:szCs w:val="21"/>
                        <w:lang w:val="en-US"/>
                      </w:rPr>
                      <m:t>T</m:t>
                    </m:r>
                  </m:e>
                  <m:sub>
                    <m:r>
                      <w:rPr>
                        <w:rFonts w:ascii="Cambria Math" w:hAnsi="Cambria Math"/>
                        <w:spacing w:val="-3"/>
                        <w:sz w:val="21"/>
                        <w:szCs w:val="21"/>
                        <w:lang w:val="en-US"/>
                      </w:rPr>
                      <m:t>e_l</m:t>
                    </m:r>
                  </m:sub>
                </m:sSub>
              </m:oMath>
            </m:oMathPara>
          </w:p>
        </w:tc>
        <w:tc>
          <w:tcPr>
            <w:tcW w:w="850" w:type="dxa"/>
            <w:vAlign w:val="center"/>
          </w:tcPr>
          <w:p w14:paraId="210E6769" w14:textId="77777777" w:rsidR="006920C2" w:rsidRPr="00DB7069" w:rsidRDefault="006920C2">
            <w:pPr>
              <w:tabs>
                <w:tab w:val="center" w:pos="4820"/>
                <w:tab w:val="right" w:pos="9639"/>
              </w:tabs>
              <w:suppressAutoHyphens/>
              <w:spacing w:before="40" w:after="40"/>
              <w:ind w:right="-113" w:firstLine="0"/>
              <w:jc w:val="center"/>
              <w:rPr>
                <w:spacing w:val="-3"/>
                <w:sz w:val="21"/>
                <w:szCs w:val="21"/>
                <w:lang w:val="en-US"/>
              </w:rPr>
              <w:pPrChange w:id="684" w:author="Kleber Marques Lisboa" w:date="2023-10-24T09:41:00Z">
                <w:pPr>
                  <w:tabs>
                    <w:tab w:val="center" w:pos="4820"/>
                    <w:tab w:val="right" w:pos="9639"/>
                  </w:tabs>
                  <w:suppressAutoHyphens/>
                  <w:spacing w:before="40" w:after="40" w:line="240" w:lineRule="auto"/>
                  <w:ind w:right="-113" w:firstLine="0"/>
                  <w:jc w:val="center"/>
                </w:pPr>
              </w:pPrChange>
            </w:pPr>
            <w:r w:rsidRPr="00DB7069">
              <w:rPr>
                <w:spacing w:val="-3"/>
                <w:sz w:val="21"/>
                <w:szCs w:val="21"/>
                <w:vertAlign w:val="superscript"/>
                <w:lang w:val="en-US"/>
              </w:rPr>
              <w:t>o</w:t>
            </w:r>
            <w:r w:rsidRPr="00DB7069">
              <w:rPr>
                <w:spacing w:val="-3"/>
                <w:sz w:val="21"/>
                <w:szCs w:val="21"/>
                <w:lang w:val="en-US"/>
              </w:rPr>
              <w:t>C</w:t>
            </w:r>
          </w:p>
        </w:tc>
        <w:tc>
          <w:tcPr>
            <w:tcW w:w="1345" w:type="dxa"/>
            <w:vAlign w:val="center"/>
          </w:tcPr>
          <w:p w14:paraId="40A1E5DC"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85"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17</w:t>
            </w:r>
            <w:r w:rsidR="0073107D" w:rsidRPr="00DB7069">
              <w:rPr>
                <w:spacing w:val="-3"/>
                <w:sz w:val="21"/>
                <w:szCs w:val="21"/>
                <w:lang w:val="en-US"/>
              </w:rPr>
              <w:t>.</w:t>
            </w:r>
            <w:r w:rsidRPr="00DB7069">
              <w:rPr>
                <w:spacing w:val="-3"/>
                <w:sz w:val="21"/>
                <w:szCs w:val="21"/>
                <w:lang w:val="en-US"/>
              </w:rPr>
              <w:t>5</w:t>
            </w:r>
          </w:p>
        </w:tc>
        <w:tc>
          <w:tcPr>
            <w:tcW w:w="1346" w:type="dxa"/>
            <w:vAlign w:val="center"/>
          </w:tcPr>
          <w:p w14:paraId="1DFC0409"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86"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17</w:t>
            </w:r>
            <w:r w:rsidR="0073107D" w:rsidRPr="00DB7069">
              <w:rPr>
                <w:spacing w:val="-3"/>
                <w:sz w:val="21"/>
                <w:szCs w:val="21"/>
                <w:lang w:val="en-US"/>
              </w:rPr>
              <w:t>.</w:t>
            </w:r>
            <w:r w:rsidRPr="00DB7069">
              <w:rPr>
                <w:spacing w:val="-3"/>
                <w:sz w:val="21"/>
                <w:szCs w:val="21"/>
                <w:lang w:val="en-US"/>
              </w:rPr>
              <w:t>5</w:t>
            </w:r>
          </w:p>
        </w:tc>
        <w:tc>
          <w:tcPr>
            <w:tcW w:w="1345" w:type="dxa"/>
            <w:vAlign w:val="center"/>
          </w:tcPr>
          <w:p w14:paraId="6833A250"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87"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25</w:t>
            </w:r>
          </w:p>
        </w:tc>
        <w:tc>
          <w:tcPr>
            <w:tcW w:w="1346" w:type="dxa"/>
            <w:vAlign w:val="center"/>
          </w:tcPr>
          <w:p w14:paraId="1FE6B71F"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88"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23</w:t>
            </w:r>
            <w:r w:rsidR="0073107D" w:rsidRPr="00DB7069">
              <w:rPr>
                <w:spacing w:val="-3"/>
                <w:sz w:val="21"/>
                <w:szCs w:val="21"/>
                <w:lang w:val="en-US"/>
              </w:rPr>
              <w:t>.</w:t>
            </w:r>
            <w:r w:rsidRPr="00DB7069">
              <w:rPr>
                <w:spacing w:val="-3"/>
                <w:sz w:val="21"/>
                <w:szCs w:val="21"/>
                <w:lang w:val="en-US"/>
              </w:rPr>
              <w:t>5-30</w:t>
            </w:r>
          </w:p>
        </w:tc>
      </w:tr>
      <w:tr w:rsidR="0073107D" w:rsidRPr="008B6A89" w14:paraId="59A26BE8" w14:textId="77777777" w:rsidTr="00E24D25">
        <w:trPr>
          <w:trHeight w:val="227"/>
          <w:jc w:val="center"/>
        </w:trPr>
        <w:tc>
          <w:tcPr>
            <w:tcW w:w="2410" w:type="dxa"/>
            <w:vAlign w:val="center"/>
          </w:tcPr>
          <w:p w14:paraId="72BD522B" w14:textId="77777777" w:rsidR="006920C2" w:rsidRPr="00DB7069" w:rsidRDefault="006920C2">
            <w:pPr>
              <w:tabs>
                <w:tab w:val="center" w:pos="4820"/>
                <w:tab w:val="right" w:pos="9639"/>
              </w:tabs>
              <w:suppressAutoHyphens/>
              <w:spacing w:before="40" w:after="40"/>
              <w:ind w:left="-57" w:right="-57" w:firstLine="0"/>
              <w:jc w:val="center"/>
              <w:rPr>
                <w:spacing w:val="-3"/>
                <w:sz w:val="21"/>
                <w:szCs w:val="21"/>
                <w:lang w:val="en-US"/>
              </w:rPr>
              <w:pPrChange w:id="689" w:author="Kleber Marques Lisboa" w:date="2023-10-24T09:41:00Z">
                <w:pPr>
                  <w:tabs>
                    <w:tab w:val="center" w:pos="4820"/>
                    <w:tab w:val="right" w:pos="9639"/>
                  </w:tabs>
                  <w:suppressAutoHyphens/>
                  <w:spacing w:before="40" w:after="40" w:line="240" w:lineRule="auto"/>
                  <w:ind w:left="-57" w:right="-57" w:firstLine="0"/>
                  <w:jc w:val="center"/>
                </w:pPr>
              </w:pPrChange>
            </w:pPr>
            <w:r w:rsidRPr="00DB7069">
              <w:rPr>
                <w:sz w:val="21"/>
                <w:szCs w:val="21"/>
              </w:rPr>
              <w:t>Total pore pressure</w:t>
            </w:r>
          </w:p>
        </w:tc>
        <w:tc>
          <w:tcPr>
            <w:tcW w:w="851" w:type="dxa"/>
            <w:vAlign w:val="center"/>
          </w:tcPr>
          <w:p w14:paraId="640628F1" w14:textId="07F0963F" w:rsidR="006920C2" w:rsidRPr="00864EEE" w:rsidRDefault="00864EEE">
            <w:pPr>
              <w:tabs>
                <w:tab w:val="center" w:pos="4820"/>
                <w:tab w:val="right" w:pos="9639"/>
              </w:tabs>
              <w:suppressAutoHyphens/>
              <w:spacing w:before="40" w:after="40"/>
              <w:ind w:left="-111" w:right="-113"/>
              <w:jc w:val="center"/>
              <w:rPr>
                <w:spacing w:val="-3"/>
                <w:sz w:val="21"/>
                <w:szCs w:val="21"/>
                <w:lang w:val="en-US"/>
              </w:rPr>
              <w:pPrChange w:id="690" w:author="Kleber Marques Lisboa" w:date="2023-10-24T09:41:00Z">
                <w:pPr>
                  <w:tabs>
                    <w:tab w:val="center" w:pos="4820"/>
                    <w:tab w:val="right" w:pos="9639"/>
                  </w:tabs>
                  <w:suppressAutoHyphens/>
                  <w:spacing w:before="40" w:after="40" w:line="240" w:lineRule="auto"/>
                  <w:ind w:left="-111" w:right="-113"/>
                  <w:jc w:val="center"/>
                </w:pPr>
              </w:pPrChange>
            </w:pPr>
            <m:oMathPara>
              <m:oMath>
                <m:r>
                  <w:rPr>
                    <w:rFonts w:ascii="Cambria Math" w:hAnsi="Cambria Math"/>
                    <w:spacing w:val="-3"/>
                    <w:sz w:val="21"/>
                    <w:szCs w:val="21"/>
                    <w:lang w:val="en-US"/>
                  </w:rPr>
                  <m:t>P</m:t>
                </m:r>
              </m:oMath>
            </m:oMathPara>
          </w:p>
        </w:tc>
        <w:tc>
          <w:tcPr>
            <w:tcW w:w="850" w:type="dxa"/>
            <w:vAlign w:val="center"/>
          </w:tcPr>
          <w:p w14:paraId="5B5D7FFD" w14:textId="77777777" w:rsidR="006920C2" w:rsidRPr="00DB7069" w:rsidRDefault="006920C2">
            <w:pPr>
              <w:tabs>
                <w:tab w:val="center" w:pos="4820"/>
                <w:tab w:val="right" w:pos="9639"/>
              </w:tabs>
              <w:suppressAutoHyphens/>
              <w:spacing w:before="40" w:after="40"/>
              <w:ind w:left="-113" w:right="-113" w:firstLine="0"/>
              <w:jc w:val="center"/>
              <w:rPr>
                <w:spacing w:val="-3"/>
                <w:sz w:val="21"/>
                <w:szCs w:val="21"/>
                <w:lang w:val="en-US"/>
              </w:rPr>
              <w:pPrChange w:id="691" w:author="Kleber Marques Lisboa" w:date="2023-10-24T09:41:00Z">
                <w:pPr>
                  <w:tabs>
                    <w:tab w:val="center" w:pos="4820"/>
                    <w:tab w:val="right" w:pos="9639"/>
                  </w:tabs>
                  <w:suppressAutoHyphens/>
                  <w:spacing w:before="40" w:after="40" w:line="240" w:lineRule="auto"/>
                  <w:ind w:left="-113" w:right="-113" w:firstLine="0"/>
                  <w:jc w:val="center"/>
                </w:pPr>
              </w:pPrChange>
            </w:pPr>
            <w:r w:rsidRPr="00DB7069">
              <w:rPr>
                <w:spacing w:val="-3"/>
                <w:sz w:val="21"/>
                <w:szCs w:val="21"/>
                <w:lang w:val="en-US"/>
              </w:rPr>
              <w:t>kPa</w:t>
            </w:r>
          </w:p>
        </w:tc>
        <w:tc>
          <w:tcPr>
            <w:tcW w:w="1345" w:type="dxa"/>
            <w:vAlign w:val="center"/>
          </w:tcPr>
          <w:p w14:paraId="2D03EFF8"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92"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101</w:t>
            </w:r>
            <w:r w:rsidR="0073107D" w:rsidRPr="00DB7069">
              <w:rPr>
                <w:spacing w:val="-3"/>
                <w:sz w:val="21"/>
                <w:szCs w:val="21"/>
                <w:lang w:val="en-US"/>
              </w:rPr>
              <w:t>.</w:t>
            </w:r>
            <w:r w:rsidRPr="00DB7069">
              <w:rPr>
                <w:spacing w:val="-3"/>
                <w:sz w:val="21"/>
                <w:szCs w:val="21"/>
                <w:lang w:val="en-US"/>
              </w:rPr>
              <w:t xml:space="preserve">325 </w:t>
            </w:r>
            <w:r w:rsidRPr="00DB7069">
              <w:rPr>
                <w:spacing w:val="-3"/>
                <w:sz w:val="21"/>
                <w:szCs w:val="21"/>
                <w:vertAlign w:val="superscript"/>
                <w:lang w:val="en-US"/>
              </w:rPr>
              <w:t>a</w:t>
            </w:r>
          </w:p>
        </w:tc>
        <w:tc>
          <w:tcPr>
            <w:tcW w:w="1346" w:type="dxa"/>
            <w:vAlign w:val="center"/>
          </w:tcPr>
          <w:p w14:paraId="0B19B585"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93"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101</w:t>
            </w:r>
            <w:r w:rsidR="0073107D" w:rsidRPr="00DB7069">
              <w:rPr>
                <w:spacing w:val="-3"/>
                <w:sz w:val="21"/>
                <w:szCs w:val="21"/>
                <w:lang w:val="en-US"/>
              </w:rPr>
              <w:t>.</w:t>
            </w:r>
            <w:r w:rsidRPr="00DB7069">
              <w:rPr>
                <w:spacing w:val="-3"/>
                <w:sz w:val="21"/>
                <w:szCs w:val="21"/>
                <w:lang w:val="en-US"/>
              </w:rPr>
              <w:t xml:space="preserve">325 </w:t>
            </w:r>
            <w:r w:rsidRPr="00DB7069">
              <w:rPr>
                <w:spacing w:val="-3"/>
                <w:sz w:val="21"/>
                <w:szCs w:val="21"/>
                <w:vertAlign w:val="superscript"/>
                <w:lang w:val="en-US"/>
              </w:rPr>
              <w:t>a</w:t>
            </w:r>
          </w:p>
        </w:tc>
        <w:tc>
          <w:tcPr>
            <w:tcW w:w="1345" w:type="dxa"/>
            <w:vAlign w:val="center"/>
          </w:tcPr>
          <w:p w14:paraId="74555A2C"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94"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101</w:t>
            </w:r>
            <w:r w:rsidR="0073107D" w:rsidRPr="00DB7069">
              <w:rPr>
                <w:spacing w:val="-3"/>
                <w:sz w:val="21"/>
                <w:szCs w:val="21"/>
                <w:lang w:val="en-US"/>
              </w:rPr>
              <w:t>.</w:t>
            </w:r>
            <w:r w:rsidRPr="00DB7069">
              <w:rPr>
                <w:spacing w:val="-3"/>
                <w:sz w:val="21"/>
                <w:szCs w:val="21"/>
                <w:lang w:val="en-US"/>
              </w:rPr>
              <w:t xml:space="preserve">325 </w:t>
            </w:r>
            <w:r w:rsidRPr="00DB7069">
              <w:rPr>
                <w:spacing w:val="-3"/>
                <w:sz w:val="21"/>
                <w:szCs w:val="21"/>
                <w:vertAlign w:val="superscript"/>
                <w:lang w:val="en-US"/>
              </w:rPr>
              <w:t>a</w:t>
            </w:r>
          </w:p>
        </w:tc>
        <w:tc>
          <w:tcPr>
            <w:tcW w:w="1346" w:type="dxa"/>
            <w:vAlign w:val="center"/>
          </w:tcPr>
          <w:p w14:paraId="0971464B"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95"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101</w:t>
            </w:r>
            <w:r w:rsidR="0073107D" w:rsidRPr="00DB7069">
              <w:rPr>
                <w:spacing w:val="-3"/>
                <w:sz w:val="21"/>
                <w:szCs w:val="21"/>
                <w:lang w:val="en-US"/>
              </w:rPr>
              <w:t>.</w:t>
            </w:r>
            <w:r w:rsidRPr="00DB7069">
              <w:rPr>
                <w:spacing w:val="-3"/>
                <w:sz w:val="21"/>
                <w:szCs w:val="21"/>
                <w:lang w:val="en-US"/>
              </w:rPr>
              <w:t xml:space="preserve">325 </w:t>
            </w:r>
            <w:r w:rsidRPr="00DB7069">
              <w:rPr>
                <w:spacing w:val="-3"/>
                <w:sz w:val="21"/>
                <w:szCs w:val="21"/>
                <w:vertAlign w:val="superscript"/>
                <w:lang w:val="en-US"/>
              </w:rPr>
              <w:t>a</w:t>
            </w:r>
          </w:p>
        </w:tc>
      </w:tr>
      <w:tr w:rsidR="0073107D" w:rsidRPr="008B6A89" w14:paraId="658FBB64" w14:textId="77777777" w:rsidTr="00E24D25">
        <w:trPr>
          <w:trHeight w:val="227"/>
          <w:jc w:val="center"/>
        </w:trPr>
        <w:tc>
          <w:tcPr>
            <w:tcW w:w="2410" w:type="dxa"/>
            <w:vAlign w:val="center"/>
          </w:tcPr>
          <w:p w14:paraId="47129A1E" w14:textId="77777777" w:rsidR="006920C2" w:rsidRPr="00DB7069" w:rsidRDefault="006920C2">
            <w:pPr>
              <w:tabs>
                <w:tab w:val="center" w:pos="4820"/>
                <w:tab w:val="right" w:pos="9639"/>
              </w:tabs>
              <w:suppressAutoHyphens/>
              <w:spacing w:before="40" w:after="40"/>
              <w:ind w:right="-57" w:firstLine="0"/>
              <w:jc w:val="center"/>
              <w:rPr>
                <w:spacing w:val="-3"/>
                <w:sz w:val="21"/>
                <w:szCs w:val="21"/>
                <w:lang w:val="en-US"/>
              </w:rPr>
              <w:pPrChange w:id="696" w:author="Kleber Marques Lisboa" w:date="2023-10-24T09:41:00Z">
                <w:pPr>
                  <w:tabs>
                    <w:tab w:val="center" w:pos="4820"/>
                    <w:tab w:val="right" w:pos="9639"/>
                  </w:tabs>
                  <w:suppressAutoHyphens/>
                  <w:spacing w:before="40" w:after="40" w:line="240" w:lineRule="auto"/>
                  <w:ind w:right="-57" w:firstLine="0"/>
                  <w:jc w:val="center"/>
                </w:pPr>
              </w:pPrChange>
            </w:pPr>
            <w:r w:rsidRPr="00DB7069">
              <w:rPr>
                <w:sz w:val="21"/>
                <w:szCs w:val="21"/>
              </w:rPr>
              <w:t>Shell side flow rate</w:t>
            </w:r>
          </w:p>
        </w:tc>
        <w:tc>
          <w:tcPr>
            <w:tcW w:w="851" w:type="dxa"/>
            <w:vAlign w:val="center"/>
          </w:tcPr>
          <w:p w14:paraId="2FAF4DE3" w14:textId="6215BB38" w:rsidR="006920C2" w:rsidRPr="00864EEE" w:rsidRDefault="00000000">
            <w:pPr>
              <w:tabs>
                <w:tab w:val="center" w:pos="4820"/>
                <w:tab w:val="right" w:pos="9639"/>
              </w:tabs>
              <w:suppressAutoHyphens/>
              <w:spacing w:before="40" w:after="40"/>
              <w:ind w:left="-111" w:right="-113" w:firstLine="0"/>
              <w:jc w:val="center"/>
              <w:rPr>
                <w:spacing w:val="-3"/>
                <w:sz w:val="21"/>
                <w:szCs w:val="21"/>
                <w:lang w:val="en-US"/>
              </w:rPr>
              <w:pPrChange w:id="697" w:author="Kleber Marques Lisboa" w:date="2023-10-24T09:41:00Z">
                <w:pPr>
                  <w:tabs>
                    <w:tab w:val="center" w:pos="4820"/>
                    <w:tab w:val="right" w:pos="9639"/>
                  </w:tabs>
                  <w:suppressAutoHyphens/>
                  <w:spacing w:before="40" w:after="40" w:line="240" w:lineRule="auto"/>
                  <w:ind w:left="-111" w:right="-113" w:firstLine="0"/>
                  <w:jc w:val="center"/>
                </w:pPr>
              </w:pPrChange>
            </w:pPr>
            <m:oMathPara>
              <m:oMath>
                <m:sSub>
                  <m:sSubPr>
                    <m:ctrlPr>
                      <w:rPr>
                        <w:rFonts w:ascii="Cambria Math" w:hAnsi="Cambria Math"/>
                        <w:i/>
                        <w:spacing w:val="-3"/>
                        <w:sz w:val="21"/>
                        <w:szCs w:val="21"/>
                        <w:lang w:val="en-US"/>
                      </w:rPr>
                    </m:ctrlPr>
                  </m:sSubPr>
                  <m:e>
                    <m:acc>
                      <m:accPr>
                        <m:chr m:val="̇"/>
                        <m:ctrlPr>
                          <w:rPr>
                            <w:rFonts w:ascii="Cambria Math" w:hAnsi="Cambria Math"/>
                            <w:i/>
                            <w:spacing w:val="-3"/>
                            <w:sz w:val="21"/>
                            <w:szCs w:val="21"/>
                            <w:lang w:val="en-US"/>
                          </w:rPr>
                        </m:ctrlPr>
                      </m:accPr>
                      <m:e>
                        <m:r>
                          <w:rPr>
                            <w:rFonts w:ascii="Cambria Math" w:hAnsi="Cambria Math"/>
                            <w:spacing w:val="-3"/>
                            <w:sz w:val="21"/>
                            <w:szCs w:val="21"/>
                            <w:lang w:val="en-US"/>
                          </w:rPr>
                          <m:t>V</m:t>
                        </m:r>
                      </m:e>
                    </m:acc>
                  </m:e>
                  <m:sub>
                    <m:r>
                      <w:rPr>
                        <w:rFonts w:ascii="Cambria Math" w:hAnsi="Cambria Math"/>
                        <w:spacing w:val="-3"/>
                        <w:sz w:val="21"/>
                        <w:szCs w:val="21"/>
                        <w:lang w:val="en-US"/>
                      </w:rPr>
                      <m:t>s</m:t>
                    </m:r>
                  </m:sub>
                </m:sSub>
              </m:oMath>
            </m:oMathPara>
          </w:p>
        </w:tc>
        <w:tc>
          <w:tcPr>
            <w:tcW w:w="850" w:type="dxa"/>
            <w:vAlign w:val="center"/>
          </w:tcPr>
          <w:p w14:paraId="734BC0E6" w14:textId="77777777" w:rsidR="006920C2" w:rsidRPr="00DB7069" w:rsidRDefault="006920C2">
            <w:pPr>
              <w:tabs>
                <w:tab w:val="center" w:pos="4820"/>
                <w:tab w:val="right" w:pos="9639"/>
              </w:tabs>
              <w:suppressAutoHyphens/>
              <w:spacing w:before="40" w:after="40"/>
              <w:ind w:left="-113" w:right="-113" w:firstLine="0"/>
              <w:jc w:val="center"/>
              <w:rPr>
                <w:spacing w:val="-3"/>
                <w:sz w:val="21"/>
                <w:szCs w:val="21"/>
                <w:lang w:val="en-US"/>
              </w:rPr>
              <w:pPrChange w:id="698" w:author="Kleber Marques Lisboa" w:date="2023-10-24T09:41:00Z">
                <w:pPr>
                  <w:tabs>
                    <w:tab w:val="center" w:pos="4820"/>
                    <w:tab w:val="right" w:pos="9639"/>
                  </w:tabs>
                  <w:suppressAutoHyphens/>
                  <w:spacing w:before="40" w:after="40" w:line="240" w:lineRule="auto"/>
                  <w:ind w:left="-113" w:right="-113" w:firstLine="0"/>
                  <w:jc w:val="center"/>
                </w:pPr>
              </w:pPrChange>
            </w:pPr>
            <w:r w:rsidRPr="00DB7069">
              <w:rPr>
                <w:spacing w:val="-3"/>
                <w:sz w:val="21"/>
                <w:szCs w:val="21"/>
                <w:lang w:val="en-US"/>
              </w:rPr>
              <w:t>L/min</w:t>
            </w:r>
          </w:p>
        </w:tc>
        <w:tc>
          <w:tcPr>
            <w:tcW w:w="1345" w:type="dxa"/>
            <w:vAlign w:val="center"/>
          </w:tcPr>
          <w:p w14:paraId="3C3423AD"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699"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1</w:t>
            </w:r>
            <w:r w:rsidR="0073107D" w:rsidRPr="00DB7069">
              <w:rPr>
                <w:spacing w:val="-3"/>
                <w:sz w:val="21"/>
                <w:szCs w:val="21"/>
                <w:lang w:val="en-US"/>
              </w:rPr>
              <w:t>.</w:t>
            </w:r>
            <w:r w:rsidRPr="00DB7069">
              <w:rPr>
                <w:spacing w:val="-3"/>
                <w:sz w:val="21"/>
                <w:szCs w:val="21"/>
                <w:lang w:val="en-US"/>
              </w:rPr>
              <w:t xml:space="preserve">64768 </w:t>
            </w:r>
            <w:r w:rsidRPr="00DB7069">
              <w:rPr>
                <w:spacing w:val="-3"/>
                <w:sz w:val="21"/>
                <w:szCs w:val="21"/>
                <w:vertAlign w:val="superscript"/>
                <w:lang w:val="en-US"/>
              </w:rPr>
              <w:t>c</w:t>
            </w:r>
          </w:p>
        </w:tc>
        <w:tc>
          <w:tcPr>
            <w:tcW w:w="1346" w:type="dxa"/>
            <w:vAlign w:val="center"/>
          </w:tcPr>
          <w:p w14:paraId="374981E2"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00"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1</w:t>
            </w:r>
            <w:r w:rsidR="0073107D" w:rsidRPr="00DB7069">
              <w:rPr>
                <w:spacing w:val="-3"/>
                <w:sz w:val="21"/>
                <w:szCs w:val="21"/>
                <w:lang w:val="en-US"/>
              </w:rPr>
              <w:t>.</w:t>
            </w:r>
            <w:r w:rsidRPr="00DB7069">
              <w:rPr>
                <w:spacing w:val="-3"/>
                <w:sz w:val="21"/>
                <w:szCs w:val="21"/>
                <w:lang w:val="en-US"/>
              </w:rPr>
              <w:t>5209</w:t>
            </w:r>
          </w:p>
        </w:tc>
        <w:tc>
          <w:tcPr>
            <w:tcW w:w="1345" w:type="dxa"/>
            <w:vAlign w:val="center"/>
          </w:tcPr>
          <w:p w14:paraId="1A08935F"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01"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2</w:t>
            </w:r>
            <w:r w:rsidR="0073107D" w:rsidRPr="00DB7069">
              <w:rPr>
                <w:spacing w:val="-3"/>
                <w:sz w:val="21"/>
                <w:szCs w:val="21"/>
                <w:lang w:val="en-US"/>
              </w:rPr>
              <w:t>.</w:t>
            </w:r>
            <w:r w:rsidRPr="00DB7069">
              <w:rPr>
                <w:spacing w:val="-3"/>
                <w:sz w:val="21"/>
                <w:szCs w:val="21"/>
                <w:lang w:val="en-US"/>
              </w:rPr>
              <w:t>5-3</w:t>
            </w:r>
            <w:r w:rsidR="0073107D" w:rsidRPr="00DB7069">
              <w:rPr>
                <w:spacing w:val="-3"/>
                <w:sz w:val="21"/>
                <w:szCs w:val="21"/>
                <w:lang w:val="en-US"/>
              </w:rPr>
              <w:t>.</w:t>
            </w:r>
            <w:r w:rsidRPr="00DB7069">
              <w:rPr>
                <w:spacing w:val="-3"/>
                <w:sz w:val="21"/>
                <w:szCs w:val="21"/>
                <w:lang w:val="en-US"/>
              </w:rPr>
              <w:t>0</w:t>
            </w:r>
          </w:p>
        </w:tc>
        <w:tc>
          <w:tcPr>
            <w:tcW w:w="1346" w:type="dxa"/>
            <w:vAlign w:val="center"/>
          </w:tcPr>
          <w:p w14:paraId="560A55F0"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02"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1</w:t>
            </w:r>
            <w:r w:rsidR="0073107D" w:rsidRPr="00DB7069">
              <w:rPr>
                <w:spacing w:val="-3"/>
                <w:sz w:val="21"/>
                <w:szCs w:val="21"/>
                <w:lang w:val="en-US"/>
              </w:rPr>
              <w:t>.</w:t>
            </w:r>
            <w:r w:rsidRPr="00DB7069">
              <w:rPr>
                <w:spacing w:val="-3"/>
                <w:sz w:val="21"/>
                <w:szCs w:val="21"/>
                <w:lang w:val="en-US"/>
              </w:rPr>
              <w:t>1425-3</w:t>
            </w:r>
            <w:r w:rsidR="0073107D" w:rsidRPr="00DB7069">
              <w:rPr>
                <w:spacing w:val="-3"/>
                <w:sz w:val="21"/>
                <w:szCs w:val="21"/>
                <w:lang w:val="en-US"/>
              </w:rPr>
              <w:t>.</w:t>
            </w:r>
            <w:r w:rsidRPr="00DB7069">
              <w:rPr>
                <w:spacing w:val="-3"/>
                <w:sz w:val="21"/>
                <w:szCs w:val="21"/>
                <w:lang w:val="en-US"/>
              </w:rPr>
              <w:t>0</w:t>
            </w:r>
          </w:p>
        </w:tc>
      </w:tr>
      <w:tr w:rsidR="0073107D" w:rsidRPr="008B6A89" w14:paraId="350BAF13" w14:textId="77777777" w:rsidTr="00E24D25">
        <w:trPr>
          <w:trHeight w:val="227"/>
          <w:jc w:val="center"/>
        </w:trPr>
        <w:tc>
          <w:tcPr>
            <w:tcW w:w="2410" w:type="dxa"/>
            <w:vAlign w:val="center"/>
          </w:tcPr>
          <w:p w14:paraId="5614D80C" w14:textId="77777777" w:rsidR="006920C2" w:rsidRPr="00DB7069" w:rsidRDefault="006920C2">
            <w:pPr>
              <w:tabs>
                <w:tab w:val="center" w:pos="4820"/>
                <w:tab w:val="right" w:pos="9639"/>
              </w:tabs>
              <w:suppressAutoHyphens/>
              <w:spacing w:before="40" w:after="40"/>
              <w:ind w:right="-106" w:firstLine="0"/>
              <w:jc w:val="center"/>
              <w:rPr>
                <w:spacing w:val="-3"/>
                <w:sz w:val="21"/>
                <w:szCs w:val="21"/>
                <w:lang w:val="en-US"/>
              </w:rPr>
              <w:pPrChange w:id="703" w:author="Kleber Marques Lisboa" w:date="2023-10-24T09:41:00Z">
                <w:pPr>
                  <w:tabs>
                    <w:tab w:val="center" w:pos="4820"/>
                    <w:tab w:val="right" w:pos="9639"/>
                  </w:tabs>
                  <w:suppressAutoHyphens/>
                  <w:spacing w:before="40" w:after="40" w:line="240" w:lineRule="auto"/>
                  <w:ind w:right="-106" w:firstLine="0"/>
                  <w:jc w:val="center"/>
                </w:pPr>
              </w:pPrChange>
            </w:pPr>
            <w:r w:rsidRPr="00DB7069">
              <w:rPr>
                <w:sz w:val="21"/>
                <w:szCs w:val="21"/>
              </w:rPr>
              <w:t>Lumen side flow rate</w:t>
            </w:r>
          </w:p>
        </w:tc>
        <w:tc>
          <w:tcPr>
            <w:tcW w:w="851" w:type="dxa"/>
            <w:vAlign w:val="center"/>
          </w:tcPr>
          <w:p w14:paraId="78B133B3" w14:textId="2BF34E80" w:rsidR="006920C2" w:rsidRPr="00864EEE" w:rsidRDefault="00000000">
            <w:pPr>
              <w:tabs>
                <w:tab w:val="center" w:pos="4820"/>
                <w:tab w:val="right" w:pos="9639"/>
              </w:tabs>
              <w:suppressAutoHyphens/>
              <w:spacing w:before="40" w:after="40"/>
              <w:ind w:left="-111" w:right="-113" w:firstLine="0"/>
              <w:jc w:val="center"/>
              <w:rPr>
                <w:spacing w:val="-3"/>
                <w:sz w:val="21"/>
                <w:szCs w:val="21"/>
                <w:lang w:val="en-US"/>
              </w:rPr>
              <w:pPrChange w:id="704" w:author="Kleber Marques Lisboa" w:date="2023-10-24T09:41:00Z">
                <w:pPr>
                  <w:tabs>
                    <w:tab w:val="center" w:pos="4820"/>
                    <w:tab w:val="right" w:pos="9639"/>
                  </w:tabs>
                  <w:suppressAutoHyphens/>
                  <w:spacing w:before="40" w:after="40" w:line="240" w:lineRule="auto"/>
                  <w:ind w:left="-111" w:right="-113" w:firstLine="0"/>
                  <w:jc w:val="center"/>
                </w:pPr>
              </w:pPrChange>
            </w:pPr>
            <m:oMathPara>
              <m:oMath>
                <m:sSub>
                  <m:sSubPr>
                    <m:ctrlPr>
                      <w:rPr>
                        <w:rFonts w:ascii="Cambria Math" w:hAnsi="Cambria Math"/>
                        <w:i/>
                        <w:spacing w:val="-3"/>
                        <w:sz w:val="21"/>
                        <w:szCs w:val="21"/>
                        <w:lang w:val="en-US"/>
                      </w:rPr>
                    </m:ctrlPr>
                  </m:sSubPr>
                  <m:e>
                    <m:acc>
                      <m:accPr>
                        <m:chr m:val="̇"/>
                        <m:ctrlPr>
                          <w:rPr>
                            <w:rFonts w:ascii="Cambria Math" w:hAnsi="Cambria Math"/>
                            <w:i/>
                            <w:spacing w:val="-3"/>
                            <w:sz w:val="21"/>
                            <w:szCs w:val="21"/>
                            <w:lang w:val="en-US"/>
                          </w:rPr>
                        </m:ctrlPr>
                      </m:accPr>
                      <m:e>
                        <m:r>
                          <w:rPr>
                            <w:rFonts w:ascii="Cambria Math" w:hAnsi="Cambria Math"/>
                            <w:spacing w:val="-3"/>
                            <w:sz w:val="21"/>
                            <w:szCs w:val="21"/>
                            <w:lang w:val="en-US"/>
                          </w:rPr>
                          <m:t>V</m:t>
                        </m:r>
                      </m:e>
                    </m:acc>
                  </m:e>
                  <m:sub>
                    <m:r>
                      <w:rPr>
                        <w:rFonts w:ascii="Cambria Math" w:hAnsi="Cambria Math"/>
                        <w:spacing w:val="-3"/>
                        <w:sz w:val="21"/>
                        <w:szCs w:val="21"/>
                        <w:lang w:val="en-US"/>
                      </w:rPr>
                      <m:t>l</m:t>
                    </m:r>
                  </m:sub>
                </m:sSub>
              </m:oMath>
            </m:oMathPara>
          </w:p>
        </w:tc>
        <w:tc>
          <w:tcPr>
            <w:tcW w:w="850" w:type="dxa"/>
            <w:vAlign w:val="center"/>
          </w:tcPr>
          <w:p w14:paraId="41195715" w14:textId="77777777" w:rsidR="006920C2" w:rsidRPr="00DB7069" w:rsidRDefault="006920C2">
            <w:pPr>
              <w:tabs>
                <w:tab w:val="center" w:pos="4820"/>
                <w:tab w:val="right" w:pos="9639"/>
              </w:tabs>
              <w:suppressAutoHyphens/>
              <w:spacing w:before="40" w:after="40"/>
              <w:ind w:left="-113" w:right="-113" w:firstLine="0"/>
              <w:jc w:val="center"/>
              <w:rPr>
                <w:spacing w:val="-3"/>
                <w:sz w:val="21"/>
                <w:szCs w:val="21"/>
                <w:lang w:val="en-US"/>
              </w:rPr>
              <w:pPrChange w:id="705" w:author="Kleber Marques Lisboa" w:date="2023-10-24T09:41:00Z">
                <w:pPr>
                  <w:tabs>
                    <w:tab w:val="center" w:pos="4820"/>
                    <w:tab w:val="right" w:pos="9639"/>
                  </w:tabs>
                  <w:suppressAutoHyphens/>
                  <w:spacing w:before="40" w:after="40" w:line="240" w:lineRule="auto"/>
                  <w:ind w:left="-113" w:right="-113" w:firstLine="0"/>
                  <w:jc w:val="center"/>
                </w:pPr>
              </w:pPrChange>
            </w:pPr>
            <w:r w:rsidRPr="00DB7069">
              <w:rPr>
                <w:spacing w:val="-3"/>
                <w:sz w:val="21"/>
                <w:szCs w:val="21"/>
                <w:lang w:val="en-US"/>
              </w:rPr>
              <w:t>L/min</w:t>
            </w:r>
          </w:p>
        </w:tc>
        <w:tc>
          <w:tcPr>
            <w:tcW w:w="1345" w:type="dxa"/>
            <w:vAlign w:val="center"/>
          </w:tcPr>
          <w:p w14:paraId="042EA09E"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06"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w:t>
            </w:r>
            <w:r w:rsidR="0073107D" w:rsidRPr="00DB7069">
              <w:rPr>
                <w:spacing w:val="-3"/>
                <w:sz w:val="21"/>
                <w:szCs w:val="21"/>
                <w:lang w:val="en-US"/>
              </w:rPr>
              <w:t>.</w:t>
            </w:r>
            <w:r w:rsidRPr="00DB7069">
              <w:rPr>
                <w:spacing w:val="-3"/>
                <w:sz w:val="21"/>
                <w:szCs w:val="21"/>
                <w:lang w:val="en-US"/>
              </w:rPr>
              <w:t xml:space="preserve">40715 </w:t>
            </w:r>
            <w:r w:rsidRPr="00DB7069">
              <w:rPr>
                <w:spacing w:val="-3"/>
                <w:sz w:val="21"/>
                <w:szCs w:val="21"/>
                <w:vertAlign w:val="superscript"/>
                <w:lang w:val="en-US"/>
              </w:rPr>
              <w:t>c</w:t>
            </w:r>
          </w:p>
        </w:tc>
        <w:tc>
          <w:tcPr>
            <w:tcW w:w="1346" w:type="dxa"/>
            <w:vAlign w:val="center"/>
          </w:tcPr>
          <w:p w14:paraId="0BD474AA"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07"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w:t>
            </w:r>
            <w:r w:rsidR="0073107D" w:rsidRPr="00DB7069">
              <w:rPr>
                <w:spacing w:val="-3"/>
                <w:sz w:val="21"/>
                <w:szCs w:val="21"/>
                <w:lang w:val="en-US"/>
              </w:rPr>
              <w:t>.</w:t>
            </w:r>
            <w:r w:rsidRPr="00DB7069">
              <w:rPr>
                <w:spacing w:val="-3"/>
                <w:sz w:val="21"/>
                <w:szCs w:val="21"/>
                <w:lang w:val="en-US"/>
              </w:rPr>
              <w:t>4072</w:t>
            </w:r>
          </w:p>
        </w:tc>
        <w:tc>
          <w:tcPr>
            <w:tcW w:w="1345" w:type="dxa"/>
            <w:vAlign w:val="center"/>
          </w:tcPr>
          <w:p w14:paraId="708C5820"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08"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w:t>
            </w:r>
            <w:r w:rsidR="0073107D" w:rsidRPr="00DB7069">
              <w:rPr>
                <w:spacing w:val="-3"/>
                <w:sz w:val="21"/>
                <w:szCs w:val="21"/>
                <w:lang w:val="en-US"/>
              </w:rPr>
              <w:t>.</w:t>
            </w:r>
            <w:r w:rsidRPr="00DB7069">
              <w:rPr>
                <w:spacing w:val="-3"/>
                <w:sz w:val="21"/>
                <w:szCs w:val="21"/>
                <w:lang w:val="en-US"/>
              </w:rPr>
              <w:t>4</w:t>
            </w:r>
          </w:p>
        </w:tc>
        <w:tc>
          <w:tcPr>
            <w:tcW w:w="1346" w:type="dxa"/>
            <w:vAlign w:val="center"/>
          </w:tcPr>
          <w:p w14:paraId="531DB092"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09"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w:t>
            </w:r>
            <w:r w:rsidR="0073107D" w:rsidRPr="00DB7069">
              <w:rPr>
                <w:spacing w:val="-3"/>
                <w:sz w:val="21"/>
                <w:szCs w:val="21"/>
                <w:lang w:val="en-US"/>
              </w:rPr>
              <w:t>.</w:t>
            </w:r>
            <w:r w:rsidRPr="00DB7069">
              <w:rPr>
                <w:spacing w:val="-3"/>
                <w:sz w:val="21"/>
                <w:szCs w:val="21"/>
                <w:lang w:val="en-US"/>
              </w:rPr>
              <w:t>04635-0</w:t>
            </w:r>
            <w:r w:rsidR="0073107D" w:rsidRPr="00DB7069">
              <w:rPr>
                <w:spacing w:val="-3"/>
                <w:sz w:val="21"/>
                <w:szCs w:val="21"/>
                <w:lang w:val="en-US"/>
              </w:rPr>
              <w:t>.</w:t>
            </w:r>
            <w:r w:rsidRPr="00DB7069">
              <w:rPr>
                <w:spacing w:val="-3"/>
                <w:sz w:val="21"/>
                <w:szCs w:val="21"/>
                <w:lang w:val="en-US"/>
              </w:rPr>
              <w:t>4</w:t>
            </w:r>
          </w:p>
        </w:tc>
      </w:tr>
      <w:tr w:rsidR="0073107D" w:rsidRPr="008B6A89" w14:paraId="7AA72C62" w14:textId="77777777" w:rsidTr="00E24D25">
        <w:trPr>
          <w:trHeight w:val="227"/>
          <w:jc w:val="center"/>
        </w:trPr>
        <w:tc>
          <w:tcPr>
            <w:tcW w:w="2410" w:type="dxa"/>
            <w:vAlign w:val="center"/>
          </w:tcPr>
          <w:p w14:paraId="1C48442C" w14:textId="77777777" w:rsidR="006920C2" w:rsidRPr="00DB7069" w:rsidRDefault="006920C2">
            <w:pPr>
              <w:tabs>
                <w:tab w:val="center" w:pos="4820"/>
                <w:tab w:val="right" w:pos="9639"/>
              </w:tabs>
              <w:suppressAutoHyphens/>
              <w:spacing w:before="40" w:after="40"/>
              <w:ind w:right="-57" w:firstLine="0"/>
              <w:jc w:val="center"/>
              <w:rPr>
                <w:spacing w:val="-3"/>
                <w:sz w:val="21"/>
                <w:szCs w:val="21"/>
                <w:lang w:val="en-US"/>
              </w:rPr>
              <w:pPrChange w:id="710" w:author="Kleber Marques Lisboa" w:date="2023-10-24T09:41:00Z">
                <w:pPr>
                  <w:tabs>
                    <w:tab w:val="center" w:pos="4820"/>
                    <w:tab w:val="right" w:pos="9639"/>
                  </w:tabs>
                  <w:suppressAutoHyphens/>
                  <w:spacing w:before="40" w:after="40" w:line="240" w:lineRule="auto"/>
                  <w:ind w:right="-57" w:firstLine="0"/>
                  <w:jc w:val="center"/>
                </w:pPr>
              </w:pPrChange>
            </w:pPr>
            <w:r w:rsidRPr="00DB7069">
              <w:rPr>
                <w:sz w:val="21"/>
                <w:szCs w:val="21"/>
              </w:rPr>
              <w:t>Number of fibers</w:t>
            </w:r>
          </w:p>
        </w:tc>
        <w:tc>
          <w:tcPr>
            <w:tcW w:w="851" w:type="dxa"/>
            <w:vAlign w:val="center"/>
          </w:tcPr>
          <w:p w14:paraId="1B6BFE6A" w14:textId="0A3CFE99" w:rsidR="006920C2" w:rsidRPr="00864EEE" w:rsidRDefault="00000000">
            <w:pPr>
              <w:tabs>
                <w:tab w:val="center" w:pos="4820"/>
                <w:tab w:val="right" w:pos="9639"/>
              </w:tabs>
              <w:suppressAutoHyphens/>
              <w:spacing w:before="40" w:after="40"/>
              <w:ind w:left="-111" w:right="-113"/>
              <w:jc w:val="center"/>
              <w:rPr>
                <w:spacing w:val="-3"/>
                <w:sz w:val="21"/>
                <w:szCs w:val="21"/>
                <w:lang w:val="en-US"/>
              </w:rPr>
              <w:pPrChange w:id="711" w:author="Kleber Marques Lisboa" w:date="2023-10-24T09:41:00Z">
                <w:pPr>
                  <w:tabs>
                    <w:tab w:val="center" w:pos="4820"/>
                    <w:tab w:val="right" w:pos="9639"/>
                  </w:tabs>
                  <w:suppressAutoHyphens/>
                  <w:spacing w:before="40" w:after="40" w:line="240" w:lineRule="auto"/>
                  <w:ind w:left="-111" w:right="-113"/>
                  <w:jc w:val="center"/>
                </w:pPr>
              </w:pPrChange>
            </w:pPr>
            <m:oMathPara>
              <m:oMath>
                <m:sSub>
                  <m:sSubPr>
                    <m:ctrlPr>
                      <w:rPr>
                        <w:rFonts w:ascii="Cambria Math" w:hAnsi="Cambria Math"/>
                        <w:i/>
                        <w:spacing w:val="-3"/>
                        <w:sz w:val="21"/>
                        <w:szCs w:val="21"/>
                        <w:lang w:val="en-US"/>
                      </w:rPr>
                    </m:ctrlPr>
                  </m:sSubPr>
                  <m:e>
                    <m:r>
                      <w:rPr>
                        <w:rFonts w:ascii="Cambria Math" w:hAnsi="Cambria Math"/>
                        <w:spacing w:val="-3"/>
                        <w:sz w:val="21"/>
                        <w:szCs w:val="21"/>
                        <w:lang w:val="en-US"/>
                      </w:rPr>
                      <m:t>N</m:t>
                    </m:r>
                  </m:e>
                  <m:sub>
                    <m:r>
                      <w:rPr>
                        <w:rFonts w:ascii="Cambria Math" w:hAnsi="Cambria Math"/>
                        <w:spacing w:val="-3"/>
                        <w:sz w:val="21"/>
                        <w:szCs w:val="21"/>
                        <w:lang w:val="en-US"/>
                      </w:rPr>
                      <m:t>fbr</m:t>
                    </m:r>
                  </m:sub>
                </m:sSub>
              </m:oMath>
            </m:oMathPara>
          </w:p>
        </w:tc>
        <w:tc>
          <w:tcPr>
            <w:tcW w:w="850" w:type="dxa"/>
            <w:vAlign w:val="center"/>
          </w:tcPr>
          <w:p w14:paraId="190BE55A" w14:textId="77777777" w:rsidR="006920C2" w:rsidRPr="00DB7069" w:rsidRDefault="006920C2">
            <w:pPr>
              <w:tabs>
                <w:tab w:val="center" w:pos="4820"/>
                <w:tab w:val="right" w:pos="9639"/>
              </w:tabs>
              <w:suppressAutoHyphens/>
              <w:spacing w:before="40" w:after="40"/>
              <w:ind w:left="-105" w:right="-113" w:firstLine="0"/>
              <w:jc w:val="center"/>
              <w:rPr>
                <w:spacing w:val="-3"/>
                <w:sz w:val="21"/>
                <w:szCs w:val="21"/>
                <w:lang w:val="en-US"/>
              </w:rPr>
              <w:pPrChange w:id="712" w:author="Kleber Marques Lisboa" w:date="2023-10-24T09:41:00Z">
                <w:pPr>
                  <w:tabs>
                    <w:tab w:val="center" w:pos="4820"/>
                    <w:tab w:val="right" w:pos="9639"/>
                  </w:tabs>
                  <w:suppressAutoHyphens/>
                  <w:spacing w:before="40" w:after="40" w:line="240" w:lineRule="auto"/>
                  <w:ind w:left="-105" w:right="-113" w:firstLine="0"/>
                  <w:jc w:val="center"/>
                </w:pPr>
              </w:pPrChange>
            </w:pPr>
            <w:r w:rsidRPr="00DB7069">
              <w:rPr>
                <w:spacing w:val="-3"/>
                <w:sz w:val="21"/>
                <w:szCs w:val="21"/>
                <w:lang w:val="en-US"/>
              </w:rPr>
              <w:t>---</w:t>
            </w:r>
          </w:p>
        </w:tc>
        <w:tc>
          <w:tcPr>
            <w:tcW w:w="1345" w:type="dxa"/>
            <w:vAlign w:val="center"/>
          </w:tcPr>
          <w:p w14:paraId="786A740D"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13"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 xml:space="preserve">30 </w:t>
            </w:r>
            <w:r w:rsidRPr="00DB7069">
              <w:rPr>
                <w:spacing w:val="-3"/>
                <w:sz w:val="21"/>
                <w:szCs w:val="21"/>
                <w:vertAlign w:val="superscript"/>
                <w:lang w:val="en-US"/>
              </w:rPr>
              <w:t>a</w:t>
            </w:r>
          </w:p>
        </w:tc>
        <w:tc>
          <w:tcPr>
            <w:tcW w:w="1346" w:type="dxa"/>
            <w:vAlign w:val="center"/>
          </w:tcPr>
          <w:p w14:paraId="26F30611"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14"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30</w:t>
            </w:r>
          </w:p>
        </w:tc>
        <w:tc>
          <w:tcPr>
            <w:tcW w:w="1345" w:type="dxa"/>
            <w:vAlign w:val="center"/>
          </w:tcPr>
          <w:p w14:paraId="543C9104"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15"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20</w:t>
            </w:r>
          </w:p>
        </w:tc>
        <w:tc>
          <w:tcPr>
            <w:tcW w:w="1346" w:type="dxa"/>
            <w:vAlign w:val="center"/>
          </w:tcPr>
          <w:p w14:paraId="3294344D"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16"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22</w:t>
            </w:r>
          </w:p>
        </w:tc>
      </w:tr>
      <w:tr w:rsidR="0073107D" w:rsidRPr="008B6A89" w14:paraId="3F029107" w14:textId="77777777" w:rsidTr="00E24D25">
        <w:trPr>
          <w:trHeight w:val="227"/>
          <w:jc w:val="center"/>
        </w:trPr>
        <w:tc>
          <w:tcPr>
            <w:tcW w:w="2410" w:type="dxa"/>
            <w:vAlign w:val="center"/>
          </w:tcPr>
          <w:p w14:paraId="7A5EB790" w14:textId="77777777" w:rsidR="006920C2" w:rsidRPr="00DB7069" w:rsidRDefault="006920C2">
            <w:pPr>
              <w:tabs>
                <w:tab w:val="center" w:pos="4820"/>
                <w:tab w:val="right" w:pos="9639"/>
              </w:tabs>
              <w:suppressAutoHyphens/>
              <w:spacing w:before="40" w:after="40"/>
              <w:ind w:right="-57" w:firstLine="0"/>
              <w:jc w:val="center"/>
              <w:rPr>
                <w:spacing w:val="-3"/>
                <w:sz w:val="21"/>
                <w:szCs w:val="21"/>
                <w:lang w:val="en-US"/>
              </w:rPr>
              <w:pPrChange w:id="717" w:author="Kleber Marques Lisboa" w:date="2023-10-24T09:41:00Z">
                <w:pPr>
                  <w:tabs>
                    <w:tab w:val="center" w:pos="4820"/>
                    <w:tab w:val="right" w:pos="9639"/>
                  </w:tabs>
                  <w:suppressAutoHyphens/>
                  <w:spacing w:before="40" w:after="40" w:line="240" w:lineRule="auto"/>
                  <w:ind w:right="-57" w:firstLine="0"/>
                  <w:jc w:val="center"/>
                </w:pPr>
              </w:pPrChange>
            </w:pPr>
            <w:r w:rsidRPr="00DB7069">
              <w:rPr>
                <w:sz w:val="21"/>
                <w:szCs w:val="21"/>
              </w:rPr>
              <w:t>Vessel radius</w:t>
            </w:r>
          </w:p>
        </w:tc>
        <w:tc>
          <w:tcPr>
            <w:tcW w:w="851" w:type="dxa"/>
            <w:vAlign w:val="center"/>
          </w:tcPr>
          <w:p w14:paraId="1EB51B35" w14:textId="248D1D95" w:rsidR="006920C2" w:rsidRPr="00864EEE" w:rsidRDefault="00000000">
            <w:pPr>
              <w:tabs>
                <w:tab w:val="center" w:pos="4820"/>
                <w:tab w:val="right" w:pos="9639"/>
              </w:tabs>
              <w:suppressAutoHyphens/>
              <w:spacing w:before="40" w:after="40"/>
              <w:ind w:left="-111" w:right="-113"/>
              <w:jc w:val="center"/>
              <w:rPr>
                <w:spacing w:val="-3"/>
                <w:sz w:val="21"/>
                <w:szCs w:val="21"/>
                <w:lang w:val="en-US"/>
              </w:rPr>
              <w:pPrChange w:id="718" w:author="Kleber Marques Lisboa" w:date="2023-10-24T09:41:00Z">
                <w:pPr>
                  <w:tabs>
                    <w:tab w:val="center" w:pos="4820"/>
                    <w:tab w:val="right" w:pos="9639"/>
                  </w:tabs>
                  <w:suppressAutoHyphens/>
                  <w:spacing w:before="40" w:after="40" w:line="240" w:lineRule="auto"/>
                  <w:ind w:left="-111" w:right="-113"/>
                  <w:jc w:val="center"/>
                </w:pPr>
              </w:pPrChange>
            </w:pPr>
            <m:oMathPara>
              <m:oMath>
                <m:sSub>
                  <m:sSubPr>
                    <m:ctrlPr>
                      <w:rPr>
                        <w:rFonts w:ascii="Cambria Math" w:hAnsi="Cambria Math"/>
                        <w:i/>
                        <w:spacing w:val="-3"/>
                        <w:sz w:val="21"/>
                        <w:szCs w:val="21"/>
                        <w:lang w:val="en-US"/>
                      </w:rPr>
                    </m:ctrlPr>
                  </m:sSubPr>
                  <m:e>
                    <m:r>
                      <w:rPr>
                        <w:rFonts w:ascii="Cambria Math" w:hAnsi="Cambria Math"/>
                        <w:spacing w:val="-3"/>
                        <w:sz w:val="21"/>
                        <w:szCs w:val="21"/>
                        <w:lang w:val="en-US"/>
                      </w:rPr>
                      <m:t>r</m:t>
                    </m:r>
                  </m:e>
                  <m:sub>
                    <m:r>
                      <w:rPr>
                        <w:rFonts w:ascii="Cambria Math" w:hAnsi="Cambria Math"/>
                        <w:spacing w:val="-3"/>
                        <w:sz w:val="21"/>
                        <w:szCs w:val="21"/>
                        <w:lang w:val="en-US"/>
                      </w:rPr>
                      <m:t>v</m:t>
                    </m:r>
                  </m:sub>
                </m:sSub>
              </m:oMath>
            </m:oMathPara>
          </w:p>
        </w:tc>
        <w:tc>
          <w:tcPr>
            <w:tcW w:w="850" w:type="dxa"/>
            <w:vAlign w:val="center"/>
          </w:tcPr>
          <w:p w14:paraId="24E17887" w14:textId="77777777" w:rsidR="006920C2" w:rsidRPr="00DB7069" w:rsidRDefault="006920C2">
            <w:pPr>
              <w:tabs>
                <w:tab w:val="center" w:pos="4820"/>
                <w:tab w:val="right" w:pos="9639"/>
              </w:tabs>
              <w:suppressAutoHyphens/>
              <w:spacing w:before="40" w:after="40"/>
              <w:ind w:left="-113" w:right="-113" w:firstLine="0"/>
              <w:jc w:val="center"/>
              <w:rPr>
                <w:spacing w:val="-3"/>
                <w:sz w:val="21"/>
                <w:szCs w:val="21"/>
                <w:lang w:val="en-US"/>
              </w:rPr>
              <w:pPrChange w:id="719" w:author="Kleber Marques Lisboa" w:date="2023-10-24T09:41:00Z">
                <w:pPr>
                  <w:tabs>
                    <w:tab w:val="center" w:pos="4820"/>
                    <w:tab w:val="right" w:pos="9639"/>
                  </w:tabs>
                  <w:suppressAutoHyphens/>
                  <w:spacing w:before="40" w:after="40" w:line="240" w:lineRule="auto"/>
                  <w:ind w:left="-113" w:right="-113" w:firstLine="0"/>
                  <w:jc w:val="center"/>
                </w:pPr>
              </w:pPrChange>
            </w:pPr>
            <w:r w:rsidRPr="00DB7069">
              <w:rPr>
                <w:spacing w:val="-3"/>
                <w:sz w:val="21"/>
                <w:szCs w:val="21"/>
                <w:lang w:val="en-US"/>
              </w:rPr>
              <w:t>mm</w:t>
            </w:r>
          </w:p>
        </w:tc>
        <w:tc>
          <w:tcPr>
            <w:tcW w:w="1345" w:type="dxa"/>
            <w:vAlign w:val="center"/>
          </w:tcPr>
          <w:p w14:paraId="78D99653"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20"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3</w:t>
            </w:r>
            <w:r w:rsidR="0073107D" w:rsidRPr="00DB7069">
              <w:rPr>
                <w:spacing w:val="-3"/>
                <w:sz w:val="21"/>
                <w:szCs w:val="21"/>
                <w:lang w:val="en-US"/>
              </w:rPr>
              <w:t>.</w:t>
            </w:r>
            <w:r w:rsidRPr="00DB7069">
              <w:rPr>
                <w:spacing w:val="-3"/>
                <w:sz w:val="21"/>
                <w:szCs w:val="21"/>
                <w:lang w:val="en-US"/>
              </w:rPr>
              <w:t xml:space="preserve">2413346 </w:t>
            </w:r>
            <w:r w:rsidRPr="00DB7069">
              <w:rPr>
                <w:spacing w:val="-3"/>
                <w:sz w:val="21"/>
                <w:szCs w:val="21"/>
                <w:vertAlign w:val="superscript"/>
                <w:lang w:val="en-US"/>
              </w:rPr>
              <w:t>a</w:t>
            </w:r>
          </w:p>
        </w:tc>
        <w:tc>
          <w:tcPr>
            <w:tcW w:w="1346" w:type="dxa"/>
            <w:vAlign w:val="center"/>
          </w:tcPr>
          <w:p w14:paraId="4E68F2B3"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21"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3</w:t>
            </w:r>
            <w:r w:rsidR="0073107D" w:rsidRPr="00DB7069">
              <w:rPr>
                <w:spacing w:val="-3"/>
                <w:sz w:val="21"/>
                <w:szCs w:val="21"/>
                <w:lang w:val="en-US"/>
              </w:rPr>
              <w:t>.</w:t>
            </w:r>
            <w:r w:rsidRPr="00DB7069">
              <w:rPr>
                <w:spacing w:val="-3"/>
                <w:sz w:val="21"/>
                <w:szCs w:val="21"/>
                <w:lang w:val="en-US"/>
              </w:rPr>
              <w:t>2316</w:t>
            </w:r>
          </w:p>
        </w:tc>
        <w:tc>
          <w:tcPr>
            <w:tcW w:w="1345" w:type="dxa"/>
            <w:vAlign w:val="center"/>
          </w:tcPr>
          <w:p w14:paraId="2B33A34E"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22"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4</w:t>
            </w:r>
            <w:r w:rsidR="0073107D" w:rsidRPr="00DB7069">
              <w:rPr>
                <w:spacing w:val="-3"/>
                <w:sz w:val="21"/>
                <w:szCs w:val="21"/>
                <w:lang w:val="en-US"/>
              </w:rPr>
              <w:t>.</w:t>
            </w:r>
            <w:r w:rsidRPr="00DB7069">
              <w:rPr>
                <w:spacing w:val="-3"/>
                <w:sz w:val="21"/>
                <w:szCs w:val="21"/>
                <w:lang w:val="en-US"/>
              </w:rPr>
              <w:t>75</w:t>
            </w:r>
          </w:p>
        </w:tc>
        <w:tc>
          <w:tcPr>
            <w:tcW w:w="1346" w:type="dxa"/>
            <w:vAlign w:val="center"/>
          </w:tcPr>
          <w:p w14:paraId="770CBED9"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23"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7</w:t>
            </w:r>
            <w:r w:rsidR="0073107D" w:rsidRPr="00DB7069">
              <w:rPr>
                <w:spacing w:val="-3"/>
                <w:sz w:val="21"/>
                <w:szCs w:val="21"/>
                <w:lang w:val="en-US"/>
              </w:rPr>
              <w:t>.</w:t>
            </w:r>
            <w:r w:rsidRPr="00DB7069">
              <w:rPr>
                <w:spacing w:val="-3"/>
                <w:sz w:val="21"/>
                <w:szCs w:val="21"/>
                <w:lang w:val="en-US"/>
              </w:rPr>
              <w:t>5</w:t>
            </w:r>
          </w:p>
        </w:tc>
      </w:tr>
      <w:tr w:rsidR="0073107D" w:rsidRPr="008B6A89" w14:paraId="092C5557" w14:textId="77777777" w:rsidTr="00E24D25">
        <w:trPr>
          <w:trHeight w:val="227"/>
          <w:jc w:val="center"/>
        </w:trPr>
        <w:tc>
          <w:tcPr>
            <w:tcW w:w="2410" w:type="dxa"/>
            <w:vAlign w:val="center"/>
          </w:tcPr>
          <w:p w14:paraId="60829FAB" w14:textId="77777777" w:rsidR="006920C2" w:rsidRPr="00DB7069" w:rsidRDefault="006920C2">
            <w:pPr>
              <w:tabs>
                <w:tab w:val="center" w:pos="4820"/>
                <w:tab w:val="right" w:pos="9639"/>
              </w:tabs>
              <w:suppressAutoHyphens/>
              <w:spacing w:before="40" w:after="40"/>
              <w:ind w:right="-57" w:firstLine="0"/>
              <w:jc w:val="center"/>
              <w:rPr>
                <w:spacing w:val="-3"/>
                <w:sz w:val="21"/>
                <w:szCs w:val="21"/>
                <w:lang w:val="en-US"/>
              </w:rPr>
              <w:pPrChange w:id="724" w:author="Kleber Marques Lisboa" w:date="2023-10-24T09:41:00Z">
                <w:pPr>
                  <w:tabs>
                    <w:tab w:val="center" w:pos="4820"/>
                    <w:tab w:val="right" w:pos="9639"/>
                  </w:tabs>
                  <w:suppressAutoHyphens/>
                  <w:spacing w:before="40" w:after="40" w:line="240" w:lineRule="auto"/>
                  <w:ind w:right="-57" w:firstLine="0"/>
                  <w:jc w:val="center"/>
                </w:pPr>
              </w:pPrChange>
            </w:pPr>
            <w:r w:rsidRPr="00DB7069">
              <w:rPr>
                <w:sz w:val="21"/>
                <w:szCs w:val="21"/>
              </w:rPr>
              <w:t>Vessel length</w:t>
            </w:r>
          </w:p>
        </w:tc>
        <w:tc>
          <w:tcPr>
            <w:tcW w:w="851" w:type="dxa"/>
            <w:vAlign w:val="center"/>
          </w:tcPr>
          <w:p w14:paraId="0E345311" w14:textId="4891CA33" w:rsidR="006920C2" w:rsidRPr="00864EEE" w:rsidRDefault="00864EEE">
            <w:pPr>
              <w:tabs>
                <w:tab w:val="center" w:pos="4820"/>
                <w:tab w:val="right" w:pos="9639"/>
              </w:tabs>
              <w:suppressAutoHyphens/>
              <w:spacing w:before="40" w:after="40"/>
              <w:ind w:left="-111" w:right="-113"/>
              <w:jc w:val="center"/>
              <w:rPr>
                <w:spacing w:val="-3"/>
                <w:sz w:val="21"/>
                <w:szCs w:val="21"/>
                <w:lang w:val="en-US"/>
              </w:rPr>
              <w:pPrChange w:id="725" w:author="Kleber Marques Lisboa" w:date="2023-10-24T09:41:00Z">
                <w:pPr>
                  <w:tabs>
                    <w:tab w:val="center" w:pos="4820"/>
                    <w:tab w:val="right" w:pos="9639"/>
                  </w:tabs>
                  <w:suppressAutoHyphens/>
                  <w:spacing w:before="40" w:after="40" w:line="240" w:lineRule="auto"/>
                  <w:ind w:left="-111" w:right="-113"/>
                  <w:jc w:val="center"/>
                </w:pPr>
              </w:pPrChange>
            </w:pPr>
            <m:oMathPara>
              <m:oMath>
                <m:r>
                  <w:rPr>
                    <w:rFonts w:ascii="Cambria Math" w:hAnsi="Cambria Math"/>
                    <w:spacing w:val="-3"/>
                    <w:sz w:val="21"/>
                    <w:szCs w:val="21"/>
                    <w:lang w:val="en-US"/>
                  </w:rPr>
                  <m:t>L</m:t>
                </m:r>
              </m:oMath>
            </m:oMathPara>
          </w:p>
        </w:tc>
        <w:tc>
          <w:tcPr>
            <w:tcW w:w="850" w:type="dxa"/>
            <w:vAlign w:val="center"/>
          </w:tcPr>
          <w:p w14:paraId="086374E4" w14:textId="77777777" w:rsidR="006920C2" w:rsidRPr="00DB7069" w:rsidRDefault="006920C2">
            <w:pPr>
              <w:tabs>
                <w:tab w:val="center" w:pos="4820"/>
                <w:tab w:val="right" w:pos="9639"/>
              </w:tabs>
              <w:suppressAutoHyphens/>
              <w:spacing w:before="40" w:after="40"/>
              <w:ind w:right="-113" w:firstLine="0"/>
              <w:jc w:val="center"/>
              <w:rPr>
                <w:spacing w:val="-3"/>
                <w:sz w:val="21"/>
                <w:szCs w:val="21"/>
                <w:lang w:val="en-US"/>
              </w:rPr>
              <w:pPrChange w:id="726" w:author="Kleber Marques Lisboa" w:date="2023-10-24T09:41:00Z">
                <w:pPr>
                  <w:tabs>
                    <w:tab w:val="center" w:pos="4820"/>
                    <w:tab w:val="right" w:pos="9639"/>
                  </w:tabs>
                  <w:suppressAutoHyphens/>
                  <w:spacing w:before="40" w:after="40" w:line="240" w:lineRule="auto"/>
                  <w:ind w:right="-113" w:firstLine="0"/>
                  <w:jc w:val="center"/>
                </w:pPr>
              </w:pPrChange>
            </w:pPr>
            <w:r w:rsidRPr="00DB7069">
              <w:rPr>
                <w:spacing w:val="-3"/>
                <w:sz w:val="21"/>
                <w:szCs w:val="21"/>
                <w:lang w:val="en-US"/>
              </w:rPr>
              <w:t>m</w:t>
            </w:r>
          </w:p>
        </w:tc>
        <w:tc>
          <w:tcPr>
            <w:tcW w:w="1345" w:type="dxa"/>
            <w:vAlign w:val="center"/>
          </w:tcPr>
          <w:p w14:paraId="6A880DC4"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27"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w:t>
            </w:r>
            <w:r w:rsidR="0073107D" w:rsidRPr="00DB7069">
              <w:rPr>
                <w:spacing w:val="-3"/>
                <w:sz w:val="21"/>
                <w:szCs w:val="21"/>
                <w:lang w:val="en-US"/>
              </w:rPr>
              <w:t>.</w:t>
            </w:r>
            <w:r w:rsidRPr="00DB7069">
              <w:rPr>
                <w:spacing w:val="-3"/>
                <w:sz w:val="21"/>
                <w:szCs w:val="21"/>
                <w:lang w:val="en-US"/>
              </w:rPr>
              <w:t>200</w:t>
            </w:r>
          </w:p>
        </w:tc>
        <w:tc>
          <w:tcPr>
            <w:tcW w:w="1346" w:type="dxa"/>
            <w:vAlign w:val="center"/>
          </w:tcPr>
          <w:p w14:paraId="0085083A"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28"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w:t>
            </w:r>
            <w:r w:rsidR="0073107D" w:rsidRPr="00DB7069">
              <w:rPr>
                <w:spacing w:val="-3"/>
                <w:sz w:val="21"/>
                <w:szCs w:val="21"/>
                <w:lang w:val="en-US"/>
              </w:rPr>
              <w:t>.</w:t>
            </w:r>
            <w:r w:rsidRPr="00DB7069">
              <w:rPr>
                <w:spacing w:val="-3"/>
                <w:sz w:val="21"/>
                <w:szCs w:val="21"/>
                <w:lang w:val="en-US"/>
              </w:rPr>
              <w:t>200</w:t>
            </w:r>
          </w:p>
        </w:tc>
        <w:tc>
          <w:tcPr>
            <w:tcW w:w="1345" w:type="dxa"/>
            <w:vAlign w:val="center"/>
          </w:tcPr>
          <w:p w14:paraId="0A993B64"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29"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w:t>
            </w:r>
            <w:r w:rsidR="0073107D" w:rsidRPr="00DB7069">
              <w:rPr>
                <w:spacing w:val="-3"/>
                <w:sz w:val="21"/>
                <w:szCs w:val="21"/>
                <w:lang w:val="en-US"/>
              </w:rPr>
              <w:t>.</w:t>
            </w:r>
            <w:r w:rsidRPr="00DB7069">
              <w:rPr>
                <w:spacing w:val="-3"/>
                <w:sz w:val="21"/>
                <w:szCs w:val="21"/>
                <w:lang w:val="en-US"/>
              </w:rPr>
              <w:t>225</w:t>
            </w:r>
          </w:p>
        </w:tc>
        <w:tc>
          <w:tcPr>
            <w:tcW w:w="1346" w:type="dxa"/>
            <w:vAlign w:val="center"/>
          </w:tcPr>
          <w:p w14:paraId="33882626"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30"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w:t>
            </w:r>
            <w:r w:rsidR="0073107D" w:rsidRPr="00DB7069">
              <w:rPr>
                <w:spacing w:val="-3"/>
                <w:sz w:val="21"/>
                <w:szCs w:val="21"/>
                <w:lang w:val="en-US"/>
              </w:rPr>
              <w:t>.</w:t>
            </w:r>
            <w:r w:rsidRPr="00DB7069">
              <w:rPr>
                <w:spacing w:val="-3"/>
                <w:sz w:val="21"/>
                <w:szCs w:val="21"/>
                <w:lang w:val="en-US"/>
              </w:rPr>
              <w:t>200</w:t>
            </w:r>
          </w:p>
        </w:tc>
      </w:tr>
      <w:tr w:rsidR="0073107D" w:rsidRPr="008B6A89" w14:paraId="65FB4B5E" w14:textId="77777777" w:rsidTr="00E24D25">
        <w:trPr>
          <w:trHeight w:val="227"/>
          <w:jc w:val="center"/>
        </w:trPr>
        <w:tc>
          <w:tcPr>
            <w:tcW w:w="2410" w:type="dxa"/>
            <w:vAlign w:val="center"/>
          </w:tcPr>
          <w:p w14:paraId="04D2980E" w14:textId="77777777" w:rsidR="006920C2" w:rsidRPr="00DB7069" w:rsidRDefault="006920C2">
            <w:pPr>
              <w:tabs>
                <w:tab w:val="center" w:pos="4820"/>
                <w:tab w:val="right" w:pos="9639"/>
              </w:tabs>
              <w:suppressAutoHyphens/>
              <w:spacing w:before="40" w:after="40"/>
              <w:ind w:left="-57" w:right="-57" w:firstLine="0"/>
              <w:jc w:val="center"/>
              <w:rPr>
                <w:spacing w:val="-3"/>
                <w:sz w:val="21"/>
                <w:szCs w:val="21"/>
                <w:lang w:val="en-US"/>
              </w:rPr>
              <w:pPrChange w:id="731" w:author="Kleber Marques Lisboa" w:date="2023-10-24T09:41:00Z">
                <w:pPr>
                  <w:tabs>
                    <w:tab w:val="center" w:pos="4820"/>
                    <w:tab w:val="right" w:pos="9639"/>
                  </w:tabs>
                  <w:suppressAutoHyphens/>
                  <w:spacing w:before="40" w:after="40" w:line="240" w:lineRule="auto"/>
                  <w:ind w:left="-57" w:right="-57" w:firstLine="0"/>
                  <w:jc w:val="center"/>
                </w:pPr>
              </w:pPrChange>
            </w:pPr>
            <w:r w:rsidRPr="00DB7069">
              <w:rPr>
                <w:sz w:val="21"/>
                <w:szCs w:val="21"/>
              </w:rPr>
              <w:t>Salt mass fraction shell</w:t>
            </w:r>
          </w:p>
        </w:tc>
        <w:tc>
          <w:tcPr>
            <w:tcW w:w="851" w:type="dxa"/>
            <w:vAlign w:val="center"/>
          </w:tcPr>
          <w:p w14:paraId="1E1FF7B7" w14:textId="1FA9A406" w:rsidR="006920C2" w:rsidRPr="00864EEE" w:rsidRDefault="00000000">
            <w:pPr>
              <w:tabs>
                <w:tab w:val="center" w:pos="4820"/>
                <w:tab w:val="right" w:pos="9639"/>
              </w:tabs>
              <w:suppressAutoHyphens/>
              <w:spacing w:before="40" w:after="40"/>
              <w:ind w:left="-111" w:right="-113"/>
              <w:jc w:val="center"/>
              <w:rPr>
                <w:spacing w:val="-3"/>
                <w:sz w:val="21"/>
                <w:szCs w:val="21"/>
                <w:lang w:val="en-US"/>
              </w:rPr>
              <w:pPrChange w:id="732" w:author="Kleber Marques Lisboa" w:date="2023-10-24T09:41:00Z">
                <w:pPr>
                  <w:tabs>
                    <w:tab w:val="center" w:pos="4820"/>
                    <w:tab w:val="right" w:pos="9639"/>
                  </w:tabs>
                  <w:suppressAutoHyphens/>
                  <w:spacing w:before="40" w:after="40" w:line="240" w:lineRule="auto"/>
                  <w:ind w:left="-111" w:right="-113"/>
                  <w:jc w:val="center"/>
                </w:pPr>
              </w:pPrChange>
            </w:pPr>
            <m:oMathPara>
              <m:oMath>
                <m:sSub>
                  <m:sSubPr>
                    <m:ctrlPr>
                      <w:rPr>
                        <w:rFonts w:ascii="Cambria Math" w:hAnsi="Cambria Math"/>
                        <w:i/>
                        <w:spacing w:val="-3"/>
                        <w:sz w:val="21"/>
                        <w:szCs w:val="21"/>
                        <w:lang w:val="en-US"/>
                      </w:rPr>
                    </m:ctrlPr>
                  </m:sSubPr>
                  <m:e>
                    <m:r>
                      <w:rPr>
                        <w:rFonts w:ascii="Cambria Math" w:hAnsi="Cambria Math"/>
                        <w:spacing w:val="-3"/>
                        <w:sz w:val="21"/>
                        <w:szCs w:val="21"/>
                        <w:lang w:val="en-US"/>
                      </w:rPr>
                      <m:t>wNaCl</m:t>
                    </m:r>
                  </m:e>
                  <m:sub>
                    <m:r>
                      <w:rPr>
                        <w:rFonts w:ascii="Cambria Math" w:hAnsi="Cambria Math"/>
                        <w:spacing w:val="-3"/>
                        <w:sz w:val="21"/>
                        <w:szCs w:val="21"/>
                        <w:lang w:val="en-US"/>
                      </w:rPr>
                      <m:t>s</m:t>
                    </m:r>
                  </m:sub>
                </m:sSub>
              </m:oMath>
            </m:oMathPara>
          </w:p>
        </w:tc>
        <w:tc>
          <w:tcPr>
            <w:tcW w:w="850" w:type="dxa"/>
            <w:vAlign w:val="center"/>
          </w:tcPr>
          <w:p w14:paraId="4B6EE02A" w14:textId="77777777" w:rsidR="006920C2" w:rsidRPr="00DB7069" w:rsidRDefault="006920C2">
            <w:pPr>
              <w:tabs>
                <w:tab w:val="center" w:pos="4820"/>
                <w:tab w:val="right" w:pos="9639"/>
              </w:tabs>
              <w:suppressAutoHyphens/>
              <w:spacing w:before="40" w:after="40"/>
              <w:ind w:left="-113" w:right="-113" w:firstLine="0"/>
              <w:jc w:val="center"/>
              <w:rPr>
                <w:spacing w:val="-3"/>
                <w:sz w:val="21"/>
                <w:szCs w:val="21"/>
                <w:lang w:val="en-US"/>
              </w:rPr>
              <w:pPrChange w:id="733" w:author="Kleber Marques Lisboa" w:date="2023-10-24T09:41:00Z">
                <w:pPr>
                  <w:tabs>
                    <w:tab w:val="center" w:pos="4820"/>
                    <w:tab w:val="right" w:pos="9639"/>
                  </w:tabs>
                  <w:suppressAutoHyphens/>
                  <w:spacing w:before="40" w:after="40" w:line="240" w:lineRule="auto"/>
                  <w:ind w:left="-113" w:right="-113" w:firstLine="0"/>
                  <w:jc w:val="center"/>
                </w:pPr>
              </w:pPrChange>
            </w:pPr>
            <w:r w:rsidRPr="00DB7069">
              <w:rPr>
                <w:spacing w:val="-3"/>
                <w:sz w:val="21"/>
                <w:szCs w:val="21"/>
                <w:lang w:val="en-US"/>
              </w:rPr>
              <w:t>[%]</w:t>
            </w:r>
          </w:p>
        </w:tc>
        <w:tc>
          <w:tcPr>
            <w:tcW w:w="1345" w:type="dxa"/>
            <w:vAlign w:val="center"/>
          </w:tcPr>
          <w:p w14:paraId="779A81AF"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34"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3</w:t>
            </w:r>
            <w:r w:rsidR="0073107D" w:rsidRPr="00DB7069">
              <w:rPr>
                <w:spacing w:val="-3"/>
                <w:sz w:val="21"/>
                <w:szCs w:val="21"/>
                <w:lang w:val="en-US"/>
              </w:rPr>
              <w:t>.</w:t>
            </w:r>
            <w:r w:rsidRPr="00DB7069">
              <w:rPr>
                <w:spacing w:val="-3"/>
                <w:sz w:val="21"/>
                <w:szCs w:val="21"/>
                <w:lang w:val="en-US"/>
              </w:rPr>
              <w:t xml:space="preserve">5 </w:t>
            </w:r>
            <w:r w:rsidRPr="00DB7069">
              <w:rPr>
                <w:spacing w:val="-3"/>
                <w:sz w:val="21"/>
                <w:szCs w:val="21"/>
                <w:vertAlign w:val="superscript"/>
                <w:lang w:val="en-US"/>
              </w:rPr>
              <w:t>d</w:t>
            </w:r>
          </w:p>
        </w:tc>
        <w:tc>
          <w:tcPr>
            <w:tcW w:w="1346" w:type="dxa"/>
            <w:vAlign w:val="center"/>
          </w:tcPr>
          <w:p w14:paraId="7D6E1799"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35"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3</w:t>
            </w:r>
            <w:r w:rsidR="0073107D" w:rsidRPr="00DB7069">
              <w:rPr>
                <w:spacing w:val="-3"/>
                <w:sz w:val="21"/>
                <w:szCs w:val="21"/>
                <w:lang w:val="en-US"/>
              </w:rPr>
              <w:t>.</w:t>
            </w:r>
            <w:r w:rsidRPr="00DB7069">
              <w:rPr>
                <w:spacing w:val="-3"/>
                <w:sz w:val="21"/>
                <w:szCs w:val="21"/>
                <w:lang w:val="en-US"/>
              </w:rPr>
              <w:t>5</w:t>
            </w:r>
          </w:p>
        </w:tc>
        <w:tc>
          <w:tcPr>
            <w:tcW w:w="1345" w:type="dxa"/>
            <w:vAlign w:val="center"/>
          </w:tcPr>
          <w:p w14:paraId="038C40B2"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36"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3</w:t>
            </w:r>
            <w:r w:rsidR="0073107D" w:rsidRPr="00DB7069">
              <w:rPr>
                <w:spacing w:val="-3"/>
                <w:sz w:val="21"/>
                <w:szCs w:val="21"/>
                <w:lang w:val="en-US"/>
              </w:rPr>
              <w:t>.</w:t>
            </w:r>
            <w:r w:rsidRPr="00DB7069">
              <w:rPr>
                <w:spacing w:val="-3"/>
                <w:sz w:val="21"/>
                <w:szCs w:val="21"/>
                <w:lang w:val="en-US"/>
              </w:rPr>
              <w:t>5</w:t>
            </w:r>
          </w:p>
        </w:tc>
        <w:tc>
          <w:tcPr>
            <w:tcW w:w="1346" w:type="dxa"/>
            <w:vAlign w:val="center"/>
          </w:tcPr>
          <w:p w14:paraId="369AA6BC"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37"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7</w:t>
            </w:r>
            <w:r w:rsidR="0073107D" w:rsidRPr="00DB7069">
              <w:rPr>
                <w:spacing w:val="-3"/>
                <w:sz w:val="21"/>
                <w:szCs w:val="21"/>
                <w:lang w:val="en-US"/>
              </w:rPr>
              <w:t>.</w:t>
            </w:r>
            <w:r w:rsidRPr="00DB7069">
              <w:rPr>
                <w:spacing w:val="-3"/>
                <w:sz w:val="21"/>
                <w:szCs w:val="21"/>
                <w:lang w:val="en-US"/>
              </w:rPr>
              <w:t>0</w:t>
            </w:r>
          </w:p>
        </w:tc>
      </w:tr>
      <w:tr w:rsidR="0073107D" w:rsidRPr="008B6A89" w14:paraId="7ACE3016" w14:textId="77777777" w:rsidTr="00E24D25">
        <w:trPr>
          <w:trHeight w:val="227"/>
          <w:jc w:val="center"/>
        </w:trPr>
        <w:tc>
          <w:tcPr>
            <w:tcW w:w="2410" w:type="dxa"/>
            <w:tcBorders>
              <w:bottom w:val="single" w:sz="4" w:space="0" w:color="auto"/>
            </w:tcBorders>
            <w:vAlign w:val="center"/>
          </w:tcPr>
          <w:p w14:paraId="74874384" w14:textId="77777777" w:rsidR="006920C2" w:rsidRPr="00DB7069" w:rsidRDefault="006920C2">
            <w:pPr>
              <w:tabs>
                <w:tab w:val="center" w:pos="4820"/>
                <w:tab w:val="right" w:pos="9639"/>
              </w:tabs>
              <w:suppressAutoHyphens/>
              <w:spacing w:before="40" w:after="40"/>
              <w:ind w:left="-57" w:right="-57" w:firstLine="0"/>
              <w:jc w:val="center"/>
              <w:rPr>
                <w:spacing w:val="-3"/>
                <w:sz w:val="21"/>
                <w:szCs w:val="21"/>
                <w:lang w:val="en-US"/>
              </w:rPr>
              <w:pPrChange w:id="738" w:author="Kleber Marques Lisboa" w:date="2023-10-24T09:41:00Z">
                <w:pPr>
                  <w:tabs>
                    <w:tab w:val="center" w:pos="4820"/>
                    <w:tab w:val="right" w:pos="9639"/>
                  </w:tabs>
                  <w:suppressAutoHyphens/>
                  <w:spacing w:before="40" w:after="40" w:line="240" w:lineRule="auto"/>
                  <w:ind w:left="-57" w:right="-57" w:firstLine="0"/>
                  <w:jc w:val="center"/>
                </w:pPr>
              </w:pPrChange>
            </w:pPr>
            <w:r w:rsidRPr="00DB7069">
              <w:rPr>
                <w:sz w:val="21"/>
                <w:szCs w:val="21"/>
              </w:rPr>
              <w:t>Lumen salt mass fraction</w:t>
            </w:r>
          </w:p>
        </w:tc>
        <w:tc>
          <w:tcPr>
            <w:tcW w:w="851" w:type="dxa"/>
            <w:tcBorders>
              <w:bottom w:val="single" w:sz="4" w:space="0" w:color="auto"/>
            </w:tcBorders>
            <w:vAlign w:val="center"/>
          </w:tcPr>
          <w:p w14:paraId="04360E27" w14:textId="6F66A6D7" w:rsidR="006920C2" w:rsidRPr="00864EEE" w:rsidRDefault="00000000">
            <w:pPr>
              <w:tabs>
                <w:tab w:val="center" w:pos="4820"/>
                <w:tab w:val="right" w:pos="9639"/>
              </w:tabs>
              <w:suppressAutoHyphens/>
              <w:spacing w:before="40" w:after="40"/>
              <w:ind w:left="-111" w:right="-113"/>
              <w:jc w:val="center"/>
              <w:rPr>
                <w:spacing w:val="-3"/>
                <w:sz w:val="21"/>
                <w:szCs w:val="21"/>
                <w:lang w:val="en-US"/>
              </w:rPr>
              <w:pPrChange w:id="739" w:author="Kleber Marques Lisboa" w:date="2023-10-24T09:41:00Z">
                <w:pPr>
                  <w:tabs>
                    <w:tab w:val="center" w:pos="4820"/>
                    <w:tab w:val="right" w:pos="9639"/>
                  </w:tabs>
                  <w:suppressAutoHyphens/>
                  <w:spacing w:before="40" w:after="40" w:line="240" w:lineRule="auto"/>
                  <w:ind w:left="-111" w:right="-113"/>
                  <w:jc w:val="center"/>
                </w:pPr>
              </w:pPrChange>
            </w:pPr>
            <m:oMathPara>
              <m:oMath>
                <m:sSub>
                  <m:sSubPr>
                    <m:ctrlPr>
                      <w:rPr>
                        <w:rFonts w:ascii="Cambria Math" w:hAnsi="Cambria Math"/>
                        <w:i/>
                        <w:spacing w:val="-3"/>
                        <w:sz w:val="21"/>
                        <w:szCs w:val="21"/>
                        <w:lang w:val="en-US"/>
                      </w:rPr>
                    </m:ctrlPr>
                  </m:sSubPr>
                  <m:e>
                    <m:r>
                      <w:rPr>
                        <w:rFonts w:ascii="Cambria Math" w:hAnsi="Cambria Math"/>
                        <w:spacing w:val="-3"/>
                        <w:sz w:val="21"/>
                        <w:szCs w:val="21"/>
                        <w:lang w:val="en-US"/>
                      </w:rPr>
                      <m:t>wNaCl</m:t>
                    </m:r>
                  </m:e>
                  <m:sub>
                    <m:r>
                      <w:rPr>
                        <w:rFonts w:ascii="Cambria Math" w:hAnsi="Cambria Math"/>
                        <w:spacing w:val="-3"/>
                        <w:sz w:val="21"/>
                        <w:szCs w:val="21"/>
                        <w:lang w:val="en-US"/>
                      </w:rPr>
                      <m:t>l</m:t>
                    </m:r>
                  </m:sub>
                </m:sSub>
              </m:oMath>
            </m:oMathPara>
          </w:p>
        </w:tc>
        <w:tc>
          <w:tcPr>
            <w:tcW w:w="850" w:type="dxa"/>
            <w:tcBorders>
              <w:bottom w:val="single" w:sz="4" w:space="0" w:color="auto"/>
            </w:tcBorders>
            <w:vAlign w:val="center"/>
          </w:tcPr>
          <w:p w14:paraId="28C99090" w14:textId="77777777" w:rsidR="006920C2" w:rsidRPr="00DB7069" w:rsidRDefault="006920C2">
            <w:pPr>
              <w:tabs>
                <w:tab w:val="center" w:pos="4820"/>
                <w:tab w:val="right" w:pos="9639"/>
              </w:tabs>
              <w:suppressAutoHyphens/>
              <w:spacing w:before="40" w:after="40"/>
              <w:ind w:left="-113" w:right="-113" w:firstLine="0"/>
              <w:jc w:val="center"/>
              <w:rPr>
                <w:spacing w:val="-3"/>
                <w:sz w:val="21"/>
                <w:szCs w:val="21"/>
                <w:lang w:val="en-US"/>
              </w:rPr>
              <w:pPrChange w:id="740" w:author="Kleber Marques Lisboa" w:date="2023-10-24T09:41:00Z">
                <w:pPr>
                  <w:tabs>
                    <w:tab w:val="center" w:pos="4820"/>
                    <w:tab w:val="right" w:pos="9639"/>
                  </w:tabs>
                  <w:suppressAutoHyphens/>
                  <w:spacing w:before="40" w:after="40" w:line="240" w:lineRule="auto"/>
                  <w:ind w:left="-113" w:right="-113" w:firstLine="0"/>
                  <w:jc w:val="center"/>
                </w:pPr>
              </w:pPrChange>
            </w:pPr>
            <w:r w:rsidRPr="00DB7069">
              <w:rPr>
                <w:spacing w:val="-3"/>
                <w:sz w:val="21"/>
                <w:szCs w:val="21"/>
                <w:lang w:val="en-US"/>
              </w:rPr>
              <w:t>[%]</w:t>
            </w:r>
          </w:p>
        </w:tc>
        <w:tc>
          <w:tcPr>
            <w:tcW w:w="1345" w:type="dxa"/>
            <w:tcBorders>
              <w:bottom w:val="single" w:sz="4" w:space="0" w:color="auto"/>
            </w:tcBorders>
            <w:vAlign w:val="center"/>
          </w:tcPr>
          <w:p w14:paraId="57BBA619"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41"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w:t>
            </w:r>
            <w:r w:rsidR="0073107D" w:rsidRPr="00DB7069">
              <w:rPr>
                <w:spacing w:val="-3"/>
                <w:sz w:val="21"/>
                <w:szCs w:val="21"/>
                <w:lang w:val="en-US"/>
              </w:rPr>
              <w:t>.</w:t>
            </w:r>
            <w:r w:rsidRPr="00DB7069">
              <w:rPr>
                <w:spacing w:val="-3"/>
                <w:sz w:val="21"/>
                <w:szCs w:val="21"/>
                <w:lang w:val="en-US"/>
              </w:rPr>
              <w:t>0</w:t>
            </w:r>
          </w:p>
        </w:tc>
        <w:tc>
          <w:tcPr>
            <w:tcW w:w="1346" w:type="dxa"/>
            <w:tcBorders>
              <w:bottom w:val="single" w:sz="4" w:space="0" w:color="auto"/>
            </w:tcBorders>
            <w:vAlign w:val="center"/>
          </w:tcPr>
          <w:p w14:paraId="54DFF95A"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42"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w:t>
            </w:r>
            <w:r w:rsidR="0073107D" w:rsidRPr="00DB7069">
              <w:rPr>
                <w:spacing w:val="-3"/>
                <w:sz w:val="21"/>
                <w:szCs w:val="21"/>
                <w:lang w:val="en-US"/>
              </w:rPr>
              <w:t>.</w:t>
            </w:r>
            <w:r w:rsidRPr="00DB7069">
              <w:rPr>
                <w:spacing w:val="-3"/>
                <w:sz w:val="21"/>
                <w:szCs w:val="21"/>
                <w:lang w:val="en-US"/>
              </w:rPr>
              <w:t>0</w:t>
            </w:r>
          </w:p>
        </w:tc>
        <w:tc>
          <w:tcPr>
            <w:tcW w:w="1345" w:type="dxa"/>
            <w:tcBorders>
              <w:bottom w:val="single" w:sz="4" w:space="0" w:color="auto"/>
            </w:tcBorders>
            <w:vAlign w:val="center"/>
          </w:tcPr>
          <w:p w14:paraId="2F6DDD98"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43"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0.0</w:t>
            </w:r>
          </w:p>
        </w:tc>
        <w:tc>
          <w:tcPr>
            <w:tcW w:w="1346" w:type="dxa"/>
            <w:tcBorders>
              <w:bottom w:val="single" w:sz="4" w:space="0" w:color="auto"/>
            </w:tcBorders>
            <w:vAlign w:val="center"/>
          </w:tcPr>
          <w:p w14:paraId="24DAD947"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44"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0</w:t>
            </w:r>
            <w:r w:rsidR="0073107D" w:rsidRPr="00DB7069">
              <w:rPr>
                <w:spacing w:val="-3"/>
                <w:sz w:val="21"/>
                <w:szCs w:val="21"/>
                <w:lang w:val="en-US"/>
              </w:rPr>
              <w:t>.</w:t>
            </w:r>
            <w:r w:rsidRPr="00DB7069">
              <w:rPr>
                <w:spacing w:val="-3"/>
                <w:sz w:val="21"/>
                <w:szCs w:val="21"/>
                <w:lang w:val="en-US"/>
              </w:rPr>
              <w:t>0</w:t>
            </w:r>
          </w:p>
        </w:tc>
      </w:tr>
      <w:tr w:rsidR="0073107D" w:rsidRPr="008B6A89" w14:paraId="33A272AB" w14:textId="77777777" w:rsidTr="00E24D25">
        <w:trPr>
          <w:trHeight w:val="227"/>
          <w:jc w:val="center"/>
        </w:trPr>
        <w:tc>
          <w:tcPr>
            <w:tcW w:w="2410" w:type="dxa"/>
            <w:tcBorders>
              <w:top w:val="single" w:sz="4" w:space="0" w:color="auto"/>
            </w:tcBorders>
            <w:vAlign w:val="center"/>
          </w:tcPr>
          <w:p w14:paraId="5317BE24" w14:textId="77777777" w:rsidR="006920C2" w:rsidRPr="00DB7069" w:rsidRDefault="006920C2">
            <w:pPr>
              <w:tabs>
                <w:tab w:val="center" w:pos="4820"/>
                <w:tab w:val="right" w:pos="9639"/>
              </w:tabs>
              <w:suppressAutoHyphens/>
              <w:spacing w:before="40" w:after="40"/>
              <w:ind w:left="-57" w:right="-57" w:firstLine="0"/>
              <w:jc w:val="center"/>
              <w:rPr>
                <w:spacing w:val="-3"/>
                <w:sz w:val="21"/>
                <w:szCs w:val="21"/>
                <w:lang w:val="en-US"/>
              </w:rPr>
              <w:pPrChange w:id="745" w:author="Kleber Marques Lisboa" w:date="2023-10-24T09:41:00Z">
                <w:pPr>
                  <w:tabs>
                    <w:tab w:val="center" w:pos="4820"/>
                    <w:tab w:val="right" w:pos="9639"/>
                  </w:tabs>
                  <w:suppressAutoHyphens/>
                  <w:spacing w:before="40" w:after="40" w:line="240" w:lineRule="auto"/>
                  <w:ind w:left="-57" w:right="-57" w:firstLine="0"/>
                  <w:jc w:val="center"/>
                </w:pPr>
              </w:pPrChange>
            </w:pPr>
            <w:r w:rsidRPr="00DB7069">
              <w:rPr>
                <w:sz w:val="21"/>
                <w:szCs w:val="21"/>
              </w:rPr>
              <w:t>Cold/hot fluid arrangement</w:t>
            </w:r>
          </w:p>
        </w:tc>
        <w:tc>
          <w:tcPr>
            <w:tcW w:w="851" w:type="dxa"/>
            <w:tcBorders>
              <w:top w:val="single" w:sz="4" w:space="0" w:color="auto"/>
            </w:tcBorders>
            <w:vAlign w:val="center"/>
          </w:tcPr>
          <w:p w14:paraId="50E6588C" w14:textId="77777777" w:rsidR="006920C2" w:rsidRPr="00DB7069" w:rsidRDefault="006920C2">
            <w:pPr>
              <w:tabs>
                <w:tab w:val="center" w:pos="4820"/>
                <w:tab w:val="right" w:pos="9639"/>
              </w:tabs>
              <w:suppressAutoHyphens/>
              <w:spacing w:before="40" w:after="40"/>
              <w:ind w:left="-111" w:right="-113" w:firstLine="0"/>
              <w:jc w:val="center"/>
              <w:rPr>
                <w:spacing w:val="-3"/>
                <w:sz w:val="21"/>
                <w:szCs w:val="21"/>
                <w:lang w:val="en-US"/>
              </w:rPr>
              <w:pPrChange w:id="746" w:author="Kleber Marques Lisboa" w:date="2023-10-24T09:41:00Z">
                <w:pPr>
                  <w:tabs>
                    <w:tab w:val="center" w:pos="4820"/>
                    <w:tab w:val="right" w:pos="9639"/>
                  </w:tabs>
                  <w:suppressAutoHyphens/>
                  <w:spacing w:before="40" w:after="40" w:line="240" w:lineRule="auto"/>
                  <w:ind w:left="-111" w:right="-113" w:firstLine="0"/>
                  <w:jc w:val="center"/>
                </w:pPr>
              </w:pPrChange>
            </w:pPr>
            <w:r w:rsidRPr="00DB7069">
              <w:rPr>
                <w:spacing w:val="-3"/>
                <w:sz w:val="21"/>
                <w:szCs w:val="21"/>
                <w:lang w:val="en-US"/>
              </w:rPr>
              <w:t>---</w:t>
            </w:r>
          </w:p>
        </w:tc>
        <w:tc>
          <w:tcPr>
            <w:tcW w:w="850" w:type="dxa"/>
            <w:tcBorders>
              <w:top w:val="single" w:sz="4" w:space="0" w:color="auto"/>
            </w:tcBorders>
            <w:vAlign w:val="center"/>
          </w:tcPr>
          <w:p w14:paraId="2FDFDB29" w14:textId="77777777" w:rsidR="006920C2" w:rsidRPr="00DB7069" w:rsidRDefault="006920C2">
            <w:pPr>
              <w:tabs>
                <w:tab w:val="center" w:pos="4820"/>
                <w:tab w:val="right" w:pos="9639"/>
              </w:tabs>
              <w:suppressAutoHyphens/>
              <w:spacing w:before="40" w:after="40"/>
              <w:ind w:left="-113" w:right="-113" w:firstLine="8"/>
              <w:jc w:val="center"/>
              <w:rPr>
                <w:spacing w:val="-3"/>
                <w:sz w:val="21"/>
                <w:szCs w:val="21"/>
                <w:lang w:val="en-US"/>
              </w:rPr>
              <w:pPrChange w:id="747" w:author="Kleber Marques Lisboa" w:date="2023-10-24T09:41:00Z">
                <w:pPr>
                  <w:tabs>
                    <w:tab w:val="center" w:pos="4820"/>
                    <w:tab w:val="right" w:pos="9639"/>
                  </w:tabs>
                  <w:suppressAutoHyphens/>
                  <w:spacing w:before="40" w:after="40" w:line="240" w:lineRule="auto"/>
                  <w:ind w:left="-113" w:right="-113" w:firstLine="8"/>
                  <w:jc w:val="center"/>
                </w:pPr>
              </w:pPrChange>
            </w:pPr>
            <w:r w:rsidRPr="00DB7069">
              <w:rPr>
                <w:spacing w:val="-3"/>
                <w:sz w:val="21"/>
                <w:szCs w:val="21"/>
                <w:lang w:val="en-US"/>
              </w:rPr>
              <w:t>---</w:t>
            </w:r>
          </w:p>
        </w:tc>
        <w:tc>
          <w:tcPr>
            <w:tcW w:w="1345" w:type="dxa"/>
            <w:tcBorders>
              <w:top w:val="single" w:sz="4" w:space="0" w:color="auto"/>
            </w:tcBorders>
            <w:vAlign w:val="center"/>
          </w:tcPr>
          <w:p w14:paraId="39E787BD"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48"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HOCI</w:t>
            </w:r>
          </w:p>
        </w:tc>
        <w:tc>
          <w:tcPr>
            <w:tcW w:w="1346" w:type="dxa"/>
            <w:tcBorders>
              <w:top w:val="single" w:sz="4" w:space="0" w:color="auto"/>
            </w:tcBorders>
            <w:vAlign w:val="center"/>
          </w:tcPr>
          <w:p w14:paraId="024F4152"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49"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HOCI</w:t>
            </w:r>
          </w:p>
        </w:tc>
        <w:tc>
          <w:tcPr>
            <w:tcW w:w="1345" w:type="dxa"/>
            <w:tcBorders>
              <w:top w:val="single" w:sz="4" w:space="0" w:color="auto"/>
              <w:left w:val="nil"/>
            </w:tcBorders>
            <w:vAlign w:val="center"/>
          </w:tcPr>
          <w:p w14:paraId="35898A3B"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50"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HOCI</w:t>
            </w:r>
          </w:p>
        </w:tc>
        <w:tc>
          <w:tcPr>
            <w:tcW w:w="1346" w:type="dxa"/>
            <w:tcBorders>
              <w:top w:val="single" w:sz="4" w:space="0" w:color="auto"/>
            </w:tcBorders>
            <w:vAlign w:val="center"/>
          </w:tcPr>
          <w:p w14:paraId="7888D00D"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51"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HICO</w:t>
            </w:r>
          </w:p>
        </w:tc>
      </w:tr>
      <w:tr w:rsidR="0073107D" w:rsidRPr="008B6A89" w14:paraId="3D492901" w14:textId="77777777" w:rsidTr="00E24D25">
        <w:trPr>
          <w:trHeight w:val="227"/>
          <w:jc w:val="center"/>
        </w:trPr>
        <w:tc>
          <w:tcPr>
            <w:tcW w:w="2410" w:type="dxa"/>
            <w:vAlign w:val="center"/>
          </w:tcPr>
          <w:p w14:paraId="7A15CBFB" w14:textId="77777777" w:rsidR="006920C2" w:rsidRPr="00DB7069" w:rsidRDefault="006920C2">
            <w:pPr>
              <w:tabs>
                <w:tab w:val="center" w:pos="4820"/>
                <w:tab w:val="right" w:pos="9639"/>
              </w:tabs>
              <w:suppressAutoHyphens/>
              <w:spacing w:before="40" w:after="40"/>
              <w:ind w:left="-57" w:right="-57" w:firstLine="0"/>
              <w:jc w:val="center"/>
              <w:rPr>
                <w:spacing w:val="-3"/>
                <w:sz w:val="21"/>
                <w:szCs w:val="21"/>
                <w:lang w:val="en-US"/>
              </w:rPr>
              <w:pPrChange w:id="752" w:author="Kleber Marques Lisboa" w:date="2023-10-24T09:41:00Z">
                <w:pPr>
                  <w:tabs>
                    <w:tab w:val="center" w:pos="4820"/>
                    <w:tab w:val="right" w:pos="9639"/>
                  </w:tabs>
                  <w:suppressAutoHyphens/>
                  <w:spacing w:before="40" w:after="40" w:line="240" w:lineRule="auto"/>
                  <w:ind w:left="-57" w:right="-57" w:firstLine="0"/>
                  <w:jc w:val="center"/>
                </w:pPr>
              </w:pPrChange>
            </w:pPr>
            <w:r w:rsidRPr="00DB7069">
              <w:rPr>
                <w:sz w:val="21"/>
                <w:szCs w:val="21"/>
              </w:rPr>
              <w:t>Direction of flow</w:t>
            </w:r>
          </w:p>
        </w:tc>
        <w:tc>
          <w:tcPr>
            <w:tcW w:w="851" w:type="dxa"/>
            <w:vAlign w:val="center"/>
          </w:tcPr>
          <w:p w14:paraId="313F4F6D" w14:textId="77777777" w:rsidR="006920C2" w:rsidRPr="00DB7069" w:rsidRDefault="006920C2">
            <w:pPr>
              <w:tabs>
                <w:tab w:val="center" w:pos="4820"/>
                <w:tab w:val="right" w:pos="9639"/>
              </w:tabs>
              <w:suppressAutoHyphens/>
              <w:spacing w:before="40" w:after="40"/>
              <w:ind w:left="-111" w:right="-113" w:firstLine="0"/>
              <w:jc w:val="center"/>
              <w:rPr>
                <w:spacing w:val="-3"/>
                <w:sz w:val="21"/>
                <w:szCs w:val="21"/>
                <w:lang w:val="en-US"/>
              </w:rPr>
              <w:pPrChange w:id="753" w:author="Kleber Marques Lisboa" w:date="2023-10-24T09:41:00Z">
                <w:pPr>
                  <w:tabs>
                    <w:tab w:val="center" w:pos="4820"/>
                    <w:tab w:val="right" w:pos="9639"/>
                  </w:tabs>
                  <w:suppressAutoHyphens/>
                  <w:spacing w:before="40" w:after="40" w:line="240" w:lineRule="auto"/>
                  <w:ind w:left="-111" w:right="-113" w:firstLine="0"/>
                  <w:jc w:val="center"/>
                </w:pPr>
              </w:pPrChange>
            </w:pPr>
            <w:r w:rsidRPr="00DB7069">
              <w:rPr>
                <w:spacing w:val="-3"/>
                <w:sz w:val="21"/>
                <w:szCs w:val="21"/>
                <w:lang w:val="en-US"/>
              </w:rPr>
              <w:t>---</w:t>
            </w:r>
          </w:p>
        </w:tc>
        <w:tc>
          <w:tcPr>
            <w:tcW w:w="850" w:type="dxa"/>
            <w:vAlign w:val="center"/>
          </w:tcPr>
          <w:p w14:paraId="64D6CA28" w14:textId="77777777" w:rsidR="006920C2" w:rsidRPr="00DB7069" w:rsidRDefault="006920C2">
            <w:pPr>
              <w:tabs>
                <w:tab w:val="center" w:pos="4820"/>
                <w:tab w:val="right" w:pos="9639"/>
              </w:tabs>
              <w:suppressAutoHyphens/>
              <w:spacing w:before="40" w:after="40"/>
              <w:ind w:left="-113" w:right="-113" w:firstLine="8"/>
              <w:jc w:val="center"/>
              <w:rPr>
                <w:spacing w:val="-3"/>
                <w:sz w:val="21"/>
                <w:szCs w:val="21"/>
                <w:lang w:val="en-US"/>
              </w:rPr>
              <w:pPrChange w:id="754" w:author="Kleber Marques Lisboa" w:date="2023-10-24T09:41:00Z">
                <w:pPr>
                  <w:tabs>
                    <w:tab w:val="center" w:pos="4820"/>
                    <w:tab w:val="right" w:pos="9639"/>
                  </w:tabs>
                  <w:suppressAutoHyphens/>
                  <w:spacing w:before="40" w:after="40" w:line="240" w:lineRule="auto"/>
                  <w:ind w:left="-113" w:right="-113" w:firstLine="8"/>
                  <w:jc w:val="center"/>
                </w:pPr>
              </w:pPrChange>
            </w:pPr>
            <w:r w:rsidRPr="00DB7069">
              <w:rPr>
                <w:spacing w:val="-3"/>
                <w:sz w:val="21"/>
                <w:szCs w:val="21"/>
                <w:lang w:val="en-US"/>
              </w:rPr>
              <w:t>---</w:t>
            </w:r>
          </w:p>
        </w:tc>
        <w:tc>
          <w:tcPr>
            <w:tcW w:w="1345" w:type="dxa"/>
            <w:vAlign w:val="center"/>
          </w:tcPr>
          <w:p w14:paraId="1F165E43" w14:textId="77777777" w:rsidR="006920C2" w:rsidRPr="00DB7069" w:rsidRDefault="006920C2">
            <w:pPr>
              <w:tabs>
                <w:tab w:val="center" w:pos="4820"/>
                <w:tab w:val="right" w:pos="9639"/>
              </w:tabs>
              <w:suppressAutoHyphens/>
              <w:spacing w:before="40" w:after="40"/>
              <w:ind w:left="-57" w:right="-57" w:firstLine="0"/>
              <w:jc w:val="center"/>
              <w:rPr>
                <w:spacing w:val="-3"/>
                <w:sz w:val="21"/>
                <w:szCs w:val="21"/>
                <w:lang w:val="en-US"/>
              </w:rPr>
              <w:pPrChange w:id="755" w:author="Kleber Marques Lisboa" w:date="2023-10-24T09:41:00Z">
                <w:pPr>
                  <w:tabs>
                    <w:tab w:val="center" w:pos="4820"/>
                    <w:tab w:val="right" w:pos="9639"/>
                  </w:tabs>
                  <w:suppressAutoHyphens/>
                  <w:spacing w:before="40" w:after="40" w:line="240" w:lineRule="auto"/>
                  <w:ind w:left="-57" w:right="-57" w:firstLine="0"/>
                  <w:jc w:val="center"/>
                </w:pPr>
              </w:pPrChange>
            </w:pPr>
            <w:r w:rsidRPr="00DB7069">
              <w:rPr>
                <w:spacing w:val="-3"/>
                <w:sz w:val="21"/>
                <w:szCs w:val="21"/>
                <w:lang w:val="en-US"/>
              </w:rPr>
              <w:t>Co-current</w:t>
            </w:r>
          </w:p>
        </w:tc>
        <w:tc>
          <w:tcPr>
            <w:tcW w:w="1346" w:type="dxa"/>
            <w:vAlign w:val="center"/>
          </w:tcPr>
          <w:p w14:paraId="382B023D" w14:textId="77777777" w:rsidR="006920C2" w:rsidRPr="00DB7069" w:rsidRDefault="006920C2">
            <w:pPr>
              <w:tabs>
                <w:tab w:val="center" w:pos="4820"/>
                <w:tab w:val="right" w:pos="9639"/>
              </w:tabs>
              <w:suppressAutoHyphens/>
              <w:spacing w:before="40" w:after="40"/>
              <w:ind w:left="-57" w:right="-57" w:firstLine="0"/>
              <w:jc w:val="center"/>
              <w:rPr>
                <w:spacing w:val="-3"/>
                <w:sz w:val="21"/>
                <w:szCs w:val="21"/>
                <w:lang w:val="en-US"/>
              </w:rPr>
              <w:pPrChange w:id="756" w:author="Kleber Marques Lisboa" w:date="2023-10-24T09:41:00Z">
                <w:pPr>
                  <w:tabs>
                    <w:tab w:val="center" w:pos="4820"/>
                    <w:tab w:val="right" w:pos="9639"/>
                  </w:tabs>
                  <w:suppressAutoHyphens/>
                  <w:spacing w:before="40" w:after="40" w:line="240" w:lineRule="auto"/>
                  <w:ind w:left="-57" w:right="-57" w:firstLine="0"/>
                  <w:jc w:val="center"/>
                </w:pPr>
              </w:pPrChange>
            </w:pPr>
            <w:r w:rsidRPr="00DB7069">
              <w:rPr>
                <w:spacing w:val="-3"/>
                <w:sz w:val="21"/>
                <w:szCs w:val="21"/>
                <w:lang w:val="en-US"/>
              </w:rPr>
              <w:t>Countercurrent</w:t>
            </w:r>
          </w:p>
        </w:tc>
        <w:tc>
          <w:tcPr>
            <w:tcW w:w="1345" w:type="dxa"/>
            <w:tcBorders>
              <w:left w:val="nil"/>
            </w:tcBorders>
            <w:vAlign w:val="center"/>
          </w:tcPr>
          <w:p w14:paraId="6501A617" w14:textId="77777777" w:rsidR="006920C2" w:rsidRPr="00DB7069" w:rsidRDefault="006920C2">
            <w:pPr>
              <w:tabs>
                <w:tab w:val="center" w:pos="4820"/>
                <w:tab w:val="right" w:pos="9639"/>
              </w:tabs>
              <w:suppressAutoHyphens/>
              <w:spacing w:before="40" w:after="40"/>
              <w:ind w:left="-57" w:right="-57" w:firstLine="0"/>
              <w:jc w:val="center"/>
              <w:rPr>
                <w:spacing w:val="-3"/>
                <w:sz w:val="21"/>
                <w:szCs w:val="21"/>
                <w:lang w:val="en-US"/>
              </w:rPr>
              <w:pPrChange w:id="757" w:author="Kleber Marques Lisboa" w:date="2023-10-24T09:41:00Z">
                <w:pPr>
                  <w:tabs>
                    <w:tab w:val="center" w:pos="4820"/>
                    <w:tab w:val="right" w:pos="9639"/>
                  </w:tabs>
                  <w:suppressAutoHyphens/>
                  <w:spacing w:before="40" w:after="40" w:line="240" w:lineRule="auto"/>
                  <w:ind w:left="-57" w:right="-57" w:firstLine="0"/>
                  <w:jc w:val="center"/>
                </w:pPr>
              </w:pPrChange>
            </w:pPr>
            <w:r w:rsidRPr="00DB7069">
              <w:rPr>
                <w:spacing w:val="-3"/>
                <w:sz w:val="21"/>
                <w:szCs w:val="21"/>
                <w:lang w:val="en-US"/>
              </w:rPr>
              <w:t>Countercurrent</w:t>
            </w:r>
          </w:p>
        </w:tc>
        <w:tc>
          <w:tcPr>
            <w:tcW w:w="1346" w:type="dxa"/>
            <w:vAlign w:val="center"/>
          </w:tcPr>
          <w:p w14:paraId="0B4DA896" w14:textId="77777777" w:rsidR="006920C2" w:rsidRPr="00DB7069" w:rsidRDefault="006920C2">
            <w:pPr>
              <w:tabs>
                <w:tab w:val="center" w:pos="4820"/>
                <w:tab w:val="right" w:pos="9639"/>
              </w:tabs>
              <w:suppressAutoHyphens/>
              <w:spacing w:before="40" w:after="40"/>
              <w:ind w:left="-57" w:right="-57" w:firstLine="0"/>
              <w:jc w:val="center"/>
              <w:rPr>
                <w:spacing w:val="-3"/>
                <w:sz w:val="21"/>
                <w:szCs w:val="21"/>
                <w:lang w:val="en-US"/>
              </w:rPr>
              <w:pPrChange w:id="758" w:author="Kleber Marques Lisboa" w:date="2023-10-24T09:41:00Z">
                <w:pPr>
                  <w:tabs>
                    <w:tab w:val="center" w:pos="4820"/>
                    <w:tab w:val="right" w:pos="9639"/>
                  </w:tabs>
                  <w:suppressAutoHyphens/>
                  <w:spacing w:before="40" w:after="40" w:line="240" w:lineRule="auto"/>
                  <w:ind w:left="-57" w:right="-57" w:firstLine="0"/>
                  <w:jc w:val="center"/>
                </w:pPr>
              </w:pPrChange>
            </w:pPr>
            <w:r w:rsidRPr="00DB7069">
              <w:rPr>
                <w:spacing w:val="-3"/>
                <w:sz w:val="21"/>
                <w:szCs w:val="21"/>
                <w:lang w:val="en-US"/>
              </w:rPr>
              <w:t>Countercurrent</w:t>
            </w:r>
          </w:p>
        </w:tc>
      </w:tr>
      <w:tr w:rsidR="0073107D" w:rsidRPr="008B6A89" w14:paraId="130FAA5F" w14:textId="77777777" w:rsidTr="00E24D25">
        <w:trPr>
          <w:trHeight w:val="227"/>
          <w:jc w:val="center"/>
        </w:trPr>
        <w:tc>
          <w:tcPr>
            <w:tcW w:w="2410" w:type="dxa"/>
            <w:vAlign w:val="center"/>
          </w:tcPr>
          <w:p w14:paraId="3AB6F324" w14:textId="77777777" w:rsidR="006920C2" w:rsidRPr="00DB7069" w:rsidRDefault="006920C2">
            <w:pPr>
              <w:tabs>
                <w:tab w:val="center" w:pos="4820"/>
                <w:tab w:val="right" w:pos="9639"/>
              </w:tabs>
              <w:suppressAutoHyphens/>
              <w:spacing w:before="40" w:after="40"/>
              <w:ind w:right="-57" w:firstLine="0"/>
              <w:jc w:val="center"/>
              <w:rPr>
                <w:spacing w:val="-3"/>
                <w:sz w:val="21"/>
                <w:szCs w:val="21"/>
                <w:lang w:val="en-US"/>
              </w:rPr>
              <w:pPrChange w:id="759" w:author="Kleber Marques Lisboa" w:date="2023-10-24T09:41:00Z">
                <w:pPr>
                  <w:tabs>
                    <w:tab w:val="center" w:pos="4820"/>
                    <w:tab w:val="right" w:pos="9639"/>
                  </w:tabs>
                  <w:suppressAutoHyphens/>
                  <w:spacing w:before="40" w:after="40" w:line="240" w:lineRule="auto"/>
                  <w:ind w:right="-57" w:firstLine="0"/>
                  <w:jc w:val="center"/>
                </w:pPr>
              </w:pPrChange>
            </w:pPr>
            <w:r w:rsidRPr="00DB7069">
              <w:rPr>
                <w:sz w:val="21"/>
                <w:szCs w:val="21"/>
              </w:rPr>
              <w:t>Membrane area</w:t>
            </w:r>
          </w:p>
        </w:tc>
        <w:tc>
          <w:tcPr>
            <w:tcW w:w="851" w:type="dxa"/>
            <w:vAlign w:val="center"/>
          </w:tcPr>
          <w:p w14:paraId="179A7583" w14:textId="77777777" w:rsidR="006920C2" w:rsidRPr="00DB7069" w:rsidRDefault="006920C2">
            <w:pPr>
              <w:tabs>
                <w:tab w:val="center" w:pos="4820"/>
                <w:tab w:val="right" w:pos="9639"/>
              </w:tabs>
              <w:suppressAutoHyphens/>
              <w:spacing w:before="40" w:after="40"/>
              <w:ind w:left="-111" w:right="-113" w:firstLine="0"/>
              <w:jc w:val="center"/>
              <w:rPr>
                <w:spacing w:val="-3"/>
                <w:sz w:val="21"/>
                <w:szCs w:val="21"/>
                <w:lang w:val="en-US"/>
              </w:rPr>
              <w:pPrChange w:id="760" w:author="Kleber Marques Lisboa" w:date="2023-10-24T09:41:00Z">
                <w:pPr>
                  <w:tabs>
                    <w:tab w:val="center" w:pos="4820"/>
                    <w:tab w:val="right" w:pos="9639"/>
                  </w:tabs>
                  <w:suppressAutoHyphens/>
                  <w:spacing w:before="40" w:after="40" w:line="240" w:lineRule="auto"/>
                  <w:ind w:left="-111" w:right="-113" w:firstLine="0"/>
                  <w:jc w:val="center"/>
                </w:pPr>
              </w:pPrChange>
            </w:pPr>
            <w:r w:rsidRPr="00DB7069">
              <w:rPr>
                <w:i/>
                <w:iCs/>
                <w:spacing w:val="-3"/>
                <w:sz w:val="21"/>
                <w:szCs w:val="21"/>
                <w:lang w:val="en-US"/>
              </w:rPr>
              <w:t>A</w:t>
            </w:r>
            <w:r w:rsidRPr="00DB7069">
              <w:rPr>
                <w:i/>
                <w:iCs/>
                <w:spacing w:val="-3"/>
                <w:sz w:val="21"/>
                <w:szCs w:val="21"/>
                <w:vertAlign w:val="subscript"/>
                <w:lang w:val="en-US"/>
              </w:rPr>
              <w:t>memb</w:t>
            </w:r>
          </w:p>
        </w:tc>
        <w:tc>
          <w:tcPr>
            <w:tcW w:w="850" w:type="dxa"/>
            <w:vAlign w:val="center"/>
          </w:tcPr>
          <w:p w14:paraId="1B9AD65E" w14:textId="77777777" w:rsidR="006920C2" w:rsidRPr="00DB7069" w:rsidRDefault="006920C2">
            <w:pPr>
              <w:tabs>
                <w:tab w:val="center" w:pos="4820"/>
                <w:tab w:val="right" w:pos="9639"/>
              </w:tabs>
              <w:suppressAutoHyphens/>
              <w:spacing w:before="40" w:after="40"/>
              <w:ind w:left="-113" w:right="-113" w:firstLine="0"/>
              <w:jc w:val="center"/>
              <w:rPr>
                <w:spacing w:val="-3"/>
                <w:sz w:val="21"/>
                <w:szCs w:val="21"/>
                <w:lang w:val="en-US"/>
              </w:rPr>
              <w:pPrChange w:id="761" w:author="Kleber Marques Lisboa" w:date="2023-10-24T09:41:00Z">
                <w:pPr>
                  <w:tabs>
                    <w:tab w:val="center" w:pos="4820"/>
                    <w:tab w:val="right" w:pos="9639"/>
                  </w:tabs>
                  <w:suppressAutoHyphens/>
                  <w:spacing w:before="40" w:after="40" w:line="240" w:lineRule="auto"/>
                  <w:ind w:left="-113" w:right="-113" w:firstLine="0"/>
                  <w:jc w:val="center"/>
                </w:pPr>
              </w:pPrChange>
            </w:pPr>
            <w:r w:rsidRPr="00DB7069">
              <w:rPr>
                <w:spacing w:val="-3"/>
                <w:sz w:val="21"/>
                <w:szCs w:val="21"/>
                <w:lang w:val="en-US"/>
              </w:rPr>
              <w:t>cm</w:t>
            </w:r>
            <w:r w:rsidRPr="00DB7069">
              <w:rPr>
                <w:spacing w:val="-3"/>
                <w:sz w:val="21"/>
                <w:szCs w:val="21"/>
                <w:vertAlign w:val="superscript"/>
                <w:lang w:val="en-US"/>
              </w:rPr>
              <w:t>2</w:t>
            </w:r>
          </w:p>
        </w:tc>
        <w:tc>
          <w:tcPr>
            <w:tcW w:w="1345" w:type="dxa"/>
            <w:vAlign w:val="center"/>
          </w:tcPr>
          <w:p w14:paraId="1E1E9B55"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62"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150</w:t>
            </w:r>
          </w:p>
        </w:tc>
        <w:tc>
          <w:tcPr>
            <w:tcW w:w="1346" w:type="dxa"/>
            <w:vAlign w:val="center"/>
          </w:tcPr>
          <w:p w14:paraId="1739D4C9"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63"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152</w:t>
            </w:r>
            <w:r w:rsidR="0073107D" w:rsidRPr="00DB7069">
              <w:rPr>
                <w:spacing w:val="-3"/>
                <w:sz w:val="21"/>
                <w:szCs w:val="21"/>
                <w:lang w:val="en-US"/>
              </w:rPr>
              <w:t>.</w:t>
            </w:r>
            <w:r w:rsidRPr="00DB7069">
              <w:rPr>
                <w:spacing w:val="-3"/>
                <w:sz w:val="21"/>
                <w:szCs w:val="21"/>
                <w:lang w:val="en-US"/>
              </w:rPr>
              <w:t>7</w:t>
            </w:r>
          </w:p>
        </w:tc>
        <w:tc>
          <w:tcPr>
            <w:tcW w:w="1345" w:type="dxa"/>
            <w:vAlign w:val="center"/>
          </w:tcPr>
          <w:p w14:paraId="20A4F2BF"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64"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220</w:t>
            </w:r>
          </w:p>
        </w:tc>
        <w:tc>
          <w:tcPr>
            <w:tcW w:w="1346" w:type="dxa"/>
            <w:vAlign w:val="center"/>
          </w:tcPr>
          <w:p w14:paraId="7301470D"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65"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180</w:t>
            </w:r>
            <w:r w:rsidR="0073107D" w:rsidRPr="00DB7069">
              <w:rPr>
                <w:spacing w:val="-3"/>
                <w:sz w:val="21"/>
                <w:szCs w:val="21"/>
                <w:lang w:val="en-US"/>
              </w:rPr>
              <w:t>.</w:t>
            </w:r>
            <w:r w:rsidRPr="00DB7069">
              <w:rPr>
                <w:spacing w:val="-3"/>
                <w:sz w:val="21"/>
                <w:szCs w:val="21"/>
                <w:lang w:val="en-US"/>
              </w:rPr>
              <w:t>9</w:t>
            </w:r>
          </w:p>
        </w:tc>
      </w:tr>
      <w:tr w:rsidR="008579A0" w:rsidRPr="008B6A89" w14:paraId="2CFF3F2A" w14:textId="77777777" w:rsidTr="00E24D25">
        <w:trPr>
          <w:trHeight w:val="227"/>
          <w:jc w:val="center"/>
        </w:trPr>
        <w:tc>
          <w:tcPr>
            <w:tcW w:w="2410" w:type="dxa"/>
            <w:tcBorders>
              <w:bottom w:val="single" w:sz="8" w:space="0" w:color="auto"/>
            </w:tcBorders>
            <w:vAlign w:val="center"/>
          </w:tcPr>
          <w:p w14:paraId="5B07C0AC" w14:textId="77777777" w:rsidR="006920C2" w:rsidRPr="00DB7069" w:rsidRDefault="006920C2">
            <w:pPr>
              <w:tabs>
                <w:tab w:val="center" w:pos="4820"/>
                <w:tab w:val="right" w:pos="9639"/>
              </w:tabs>
              <w:suppressAutoHyphens/>
              <w:spacing w:before="40" w:after="40"/>
              <w:ind w:right="-57" w:firstLine="0"/>
              <w:jc w:val="center"/>
              <w:rPr>
                <w:spacing w:val="-3"/>
                <w:sz w:val="21"/>
                <w:szCs w:val="21"/>
                <w:lang w:val="en-US"/>
              </w:rPr>
              <w:pPrChange w:id="766" w:author="Kleber Marques Lisboa" w:date="2023-10-24T09:41:00Z">
                <w:pPr>
                  <w:tabs>
                    <w:tab w:val="center" w:pos="4820"/>
                    <w:tab w:val="right" w:pos="9639"/>
                  </w:tabs>
                  <w:suppressAutoHyphens/>
                  <w:spacing w:before="40" w:after="40" w:line="240" w:lineRule="auto"/>
                  <w:ind w:right="-57" w:firstLine="0"/>
                  <w:jc w:val="center"/>
                </w:pPr>
              </w:pPrChange>
            </w:pPr>
            <w:r w:rsidRPr="00DB7069">
              <w:rPr>
                <w:sz w:val="21"/>
                <w:szCs w:val="21"/>
              </w:rPr>
              <w:t>Packing</w:t>
            </w:r>
            <w:r w:rsidR="0073107D" w:rsidRPr="00DB7069">
              <w:rPr>
                <w:sz w:val="21"/>
                <w:szCs w:val="21"/>
              </w:rPr>
              <w:t xml:space="preserve"> density</w:t>
            </w:r>
          </w:p>
        </w:tc>
        <w:tc>
          <w:tcPr>
            <w:tcW w:w="851" w:type="dxa"/>
            <w:tcBorders>
              <w:bottom w:val="single" w:sz="8" w:space="0" w:color="auto"/>
            </w:tcBorders>
            <w:vAlign w:val="center"/>
          </w:tcPr>
          <w:p w14:paraId="53776F3C" w14:textId="50A1F5A7" w:rsidR="006920C2" w:rsidRPr="00864EEE" w:rsidRDefault="00864EEE">
            <w:pPr>
              <w:tabs>
                <w:tab w:val="center" w:pos="4820"/>
                <w:tab w:val="right" w:pos="9639"/>
              </w:tabs>
              <w:suppressAutoHyphens/>
              <w:spacing w:before="40" w:after="40"/>
              <w:ind w:left="-111" w:right="-113" w:firstLine="0"/>
              <w:jc w:val="center"/>
              <w:rPr>
                <w:spacing w:val="-3"/>
                <w:sz w:val="21"/>
                <w:szCs w:val="21"/>
                <w:lang w:val="en-US"/>
              </w:rPr>
              <w:pPrChange w:id="767" w:author="Kleber Marques Lisboa" w:date="2023-10-24T09:41:00Z">
                <w:pPr>
                  <w:tabs>
                    <w:tab w:val="center" w:pos="4820"/>
                    <w:tab w:val="right" w:pos="9639"/>
                  </w:tabs>
                  <w:suppressAutoHyphens/>
                  <w:spacing w:before="40" w:after="40" w:line="240" w:lineRule="auto"/>
                  <w:ind w:left="-111" w:right="-113" w:firstLine="0"/>
                  <w:jc w:val="center"/>
                </w:pPr>
              </w:pPrChange>
            </w:pPr>
            <m:oMathPara>
              <m:oMath>
                <m:r>
                  <w:rPr>
                    <w:rFonts w:ascii="Cambria Math" w:hAnsi="Cambria Math"/>
                    <w:spacing w:val="-3"/>
                    <w:sz w:val="21"/>
                    <w:szCs w:val="21"/>
                    <w:lang w:val="en-US"/>
                  </w:rPr>
                  <m:t>φ</m:t>
                </m:r>
              </m:oMath>
            </m:oMathPara>
          </w:p>
        </w:tc>
        <w:tc>
          <w:tcPr>
            <w:tcW w:w="850" w:type="dxa"/>
            <w:tcBorders>
              <w:bottom w:val="single" w:sz="8" w:space="0" w:color="auto"/>
            </w:tcBorders>
            <w:vAlign w:val="center"/>
          </w:tcPr>
          <w:p w14:paraId="27F32817" w14:textId="77777777" w:rsidR="006920C2" w:rsidRPr="00DB7069" w:rsidRDefault="006920C2">
            <w:pPr>
              <w:tabs>
                <w:tab w:val="center" w:pos="4820"/>
                <w:tab w:val="right" w:pos="9639"/>
              </w:tabs>
              <w:suppressAutoHyphens/>
              <w:spacing w:before="40" w:after="40"/>
              <w:ind w:left="-113" w:right="-113" w:firstLine="0"/>
              <w:jc w:val="center"/>
              <w:rPr>
                <w:color w:val="0070C0"/>
                <w:spacing w:val="-3"/>
                <w:sz w:val="21"/>
                <w:szCs w:val="21"/>
                <w:lang w:val="en-US"/>
              </w:rPr>
              <w:pPrChange w:id="768" w:author="Kleber Marques Lisboa" w:date="2023-10-24T09:41:00Z">
                <w:pPr>
                  <w:tabs>
                    <w:tab w:val="center" w:pos="4820"/>
                    <w:tab w:val="right" w:pos="9639"/>
                  </w:tabs>
                  <w:suppressAutoHyphens/>
                  <w:spacing w:before="40" w:after="40" w:line="240" w:lineRule="auto"/>
                  <w:ind w:left="-113" w:right="-113" w:firstLine="0"/>
                  <w:jc w:val="center"/>
                </w:pPr>
              </w:pPrChange>
            </w:pPr>
            <w:r w:rsidRPr="00DB7069">
              <w:rPr>
                <w:spacing w:val="-3"/>
                <w:sz w:val="21"/>
                <w:szCs w:val="21"/>
                <w:lang w:val="en-US"/>
              </w:rPr>
              <w:t>[%]</w:t>
            </w:r>
          </w:p>
        </w:tc>
        <w:tc>
          <w:tcPr>
            <w:tcW w:w="1345" w:type="dxa"/>
            <w:tcBorders>
              <w:bottom w:val="single" w:sz="8" w:space="0" w:color="auto"/>
            </w:tcBorders>
            <w:vAlign w:val="center"/>
          </w:tcPr>
          <w:p w14:paraId="3655C549"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69"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 xml:space="preserve">48 </w:t>
            </w:r>
            <w:r w:rsidRPr="00DB7069">
              <w:rPr>
                <w:spacing w:val="-3"/>
                <w:sz w:val="21"/>
                <w:szCs w:val="21"/>
                <w:vertAlign w:val="superscript"/>
                <w:lang w:val="en-US"/>
              </w:rPr>
              <w:t>a</w:t>
            </w:r>
          </w:p>
        </w:tc>
        <w:tc>
          <w:tcPr>
            <w:tcW w:w="1346" w:type="dxa"/>
            <w:tcBorders>
              <w:bottom w:val="single" w:sz="8" w:space="0" w:color="auto"/>
            </w:tcBorders>
            <w:vAlign w:val="center"/>
          </w:tcPr>
          <w:p w14:paraId="137E4D93"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70"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48</w:t>
            </w:r>
          </w:p>
        </w:tc>
        <w:tc>
          <w:tcPr>
            <w:tcW w:w="1345" w:type="dxa"/>
            <w:tcBorders>
              <w:bottom w:val="single" w:sz="8" w:space="0" w:color="auto"/>
            </w:tcBorders>
            <w:vAlign w:val="center"/>
          </w:tcPr>
          <w:p w14:paraId="6F72C1E3"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71"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50</w:t>
            </w:r>
          </w:p>
        </w:tc>
        <w:tc>
          <w:tcPr>
            <w:tcW w:w="1346" w:type="dxa"/>
            <w:tcBorders>
              <w:bottom w:val="single" w:sz="8" w:space="0" w:color="auto"/>
            </w:tcBorders>
            <w:vAlign w:val="center"/>
          </w:tcPr>
          <w:p w14:paraId="2085183A" w14:textId="77777777" w:rsidR="006920C2" w:rsidRPr="00DB7069" w:rsidRDefault="006920C2">
            <w:pPr>
              <w:tabs>
                <w:tab w:val="center" w:pos="4820"/>
                <w:tab w:val="right" w:pos="9639"/>
              </w:tabs>
              <w:suppressAutoHyphens/>
              <w:spacing w:before="40" w:after="40"/>
              <w:ind w:right="-36" w:firstLine="0"/>
              <w:jc w:val="center"/>
              <w:rPr>
                <w:spacing w:val="-3"/>
                <w:sz w:val="21"/>
                <w:szCs w:val="21"/>
                <w:lang w:val="en-US"/>
              </w:rPr>
              <w:pPrChange w:id="772" w:author="Kleber Marques Lisboa" w:date="2023-10-24T09:41:00Z">
                <w:pPr>
                  <w:tabs>
                    <w:tab w:val="center" w:pos="4820"/>
                    <w:tab w:val="right" w:pos="9639"/>
                  </w:tabs>
                  <w:suppressAutoHyphens/>
                  <w:spacing w:before="40" w:after="40" w:line="240" w:lineRule="auto"/>
                  <w:ind w:right="-36" w:firstLine="0"/>
                  <w:jc w:val="center"/>
                </w:pPr>
              </w:pPrChange>
            </w:pPr>
            <w:r w:rsidRPr="00DB7069">
              <w:rPr>
                <w:spacing w:val="-3"/>
                <w:sz w:val="21"/>
                <w:szCs w:val="21"/>
                <w:lang w:val="en-US"/>
              </w:rPr>
              <w:t>20</w:t>
            </w:r>
            <w:r w:rsidR="0073107D" w:rsidRPr="00DB7069">
              <w:rPr>
                <w:spacing w:val="-3"/>
                <w:sz w:val="21"/>
                <w:szCs w:val="21"/>
                <w:lang w:val="en-US"/>
              </w:rPr>
              <w:t>.</w:t>
            </w:r>
            <w:r w:rsidRPr="00DB7069">
              <w:rPr>
                <w:spacing w:val="-3"/>
                <w:sz w:val="21"/>
                <w:szCs w:val="21"/>
                <w:lang w:val="en-US"/>
              </w:rPr>
              <w:t xml:space="preserve">8 </w:t>
            </w:r>
            <w:r w:rsidRPr="00DB7069">
              <w:rPr>
                <w:spacing w:val="-3"/>
                <w:sz w:val="21"/>
                <w:szCs w:val="21"/>
                <w:vertAlign w:val="superscript"/>
                <w:lang w:val="en-US"/>
              </w:rPr>
              <w:t>a</w:t>
            </w:r>
          </w:p>
        </w:tc>
      </w:tr>
    </w:tbl>
    <w:p w14:paraId="5726FCC8" w14:textId="77777777" w:rsidR="0073107D" w:rsidRDefault="00F96679">
      <w:pPr>
        <w:widowControl w:val="0"/>
        <w:tabs>
          <w:tab w:val="left" w:pos="567"/>
        </w:tabs>
        <w:spacing w:before="60" w:after="20"/>
        <w:ind w:left="142" w:firstLine="0"/>
        <w:rPr>
          <w:spacing w:val="-3"/>
          <w:sz w:val="18"/>
          <w:szCs w:val="18"/>
          <w:lang w:val="en-US"/>
        </w:rPr>
        <w:pPrChange w:id="773" w:author="Kleber Marques Lisboa" w:date="2023-10-24T09:41:00Z">
          <w:pPr>
            <w:widowControl w:val="0"/>
            <w:tabs>
              <w:tab w:val="left" w:pos="567"/>
            </w:tabs>
            <w:spacing w:before="60" w:after="20" w:line="240" w:lineRule="auto"/>
            <w:ind w:left="142" w:firstLine="0"/>
          </w:pPr>
        </w:pPrChange>
      </w:pPr>
      <w:r w:rsidRPr="0073107D">
        <w:rPr>
          <w:spacing w:val="-3"/>
          <w:sz w:val="18"/>
          <w:szCs w:val="18"/>
          <w:lang w:val="en-US"/>
        </w:rPr>
        <w:t>(a)</w:t>
      </w:r>
      <w:r w:rsidR="0073107D">
        <w:rPr>
          <w:spacing w:val="-3"/>
          <w:sz w:val="18"/>
          <w:szCs w:val="18"/>
          <w:lang w:val="en-US"/>
        </w:rPr>
        <w:tab/>
      </w:r>
      <w:r w:rsidRPr="0073107D">
        <w:rPr>
          <w:spacing w:val="-3"/>
          <w:sz w:val="18"/>
          <w:szCs w:val="18"/>
          <w:lang w:val="en-US"/>
        </w:rPr>
        <w:t>Obtained from, or employed the calculation procedure in, Kim (2014).</w:t>
      </w:r>
    </w:p>
    <w:p w14:paraId="0DBC6C49" w14:textId="77777777" w:rsidR="0073107D" w:rsidRDefault="00F96679">
      <w:pPr>
        <w:widowControl w:val="0"/>
        <w:tabs>
          <w:tab w:val="left" w:pos="567"/>
        </w:tabs>
        <w:spacing w:before="20" w:after="20"/>
        <w:ind w:left="142" w:firstLine="0"/>
        <w:rPr>
          <w:spacing w:val="-3"/>
          <w:sz w:val="18"/>
          <w:szCs w:val="18"/>
          <w:lang w:val="en-US"/>
        </w:rPr>
        <w:pPrChange w:id="774" w:author="Kleber Marques Lisboa" w:date="2023-10-24T09:41:00Z">
          <w:pPr>
            <w:widowControl w:val="0"/>
            <w:tabs>
              <w:tab w:val="left" w:pos="567"/>
            </w:tabs>
            <w:spacing w:before="20" w:after="20" w:line="240" w:lineRule="auto"/>
            <w:ind w:left="142" w:firstLine="0"/>
          </w:pPr>
        </w:pPrChange>
      </w:pPr>
      <w:r w:rsidRPr="0073107D">
        <w:rPr>
          <w:spacing w:val="-3"/>
          <w:sz w:val="18"/>
          <w:szCs w:val="18"/>
          <w:lang w:val="en-US"/>
        </w:rPr>
        <w:t>(b)</w:t>
      </w:r>
      <w:r w:rsidR="0073107D">
        <w:rPr>
          <w:spacing w:val="-3"/>
          <w:sz w:val="18"/>
          <w:szCs w:val="18"/>
          <w:lang w:val="en-US"/>
        </w:rPr>
        <w:tab/>
      </w:r>
      <w:r w:rsidRPr="0073107D">
        <w:rPr>
          <w:spacing w:val="-3"/>
          <w:sz w:val="18"/>
          <w:szCs w:val="18"/>
          <w:lang w:val="en-US"/>
        </w:rPr>
        <w:t>Assumed in comparison with other works.</w:t>
      </w:r>
    </w:p>
    <w:p w14:paraId="1092E804" w14:textId="0C07DEFD" w:rsidR="0073107D" w:rsidRDefault="00E24D25">
      <w:pPr>
        <w:widowControl w:val="0"/>
        <w:tabs>
          <w:tab w:val="left" w:pos="567"/>
        </w:tabs>
        <w:spacing w:before="20" w:after="20"/>
        <w:ind w:left="142" w:firstLine="0"/>
        <w:rPr>
          <w:spacing w:val="-3"/>
          <w:sz w:val="18"/>
          <w:szCs w:val="18"/>
          <w:lang w:val="en-US"/>
        </w:rPr>
        <w:pPrChange w:id="775" w:author="Kleber Marques Lisboa" w:date="2023-10-24T09:41:00Z">
          <w:pPr>
            <w:widowControl w:val="0"/>
            <w:tabs>
              <w:tab w:val="left" w:pos="567"/>
            </w:tabs>
            <w:spacing w:before="20" w:after="20" w:line="240" w:lineRule="auto"/>
            <w:ind w:left="142" w:firstLine="0"/>
          </w:pPr>
        </w:pPrChange>
      </w:pPr>
      <w:r>
        <w:rPr>
          <w:spacing w:val="-3"/>
          <w:sz w:val="18"/>
          <w:szCs w:val="18"/>
          <w:lang w:val="en-US"/>
        </w:rPr>
        <w:t>(</w:t>
      </w:r>
      <w:r w:rsidR="00F96679" w:rsidRPr="0073107D">
        <w:rPr>
          <w:spacing w:val="-3"/>
          <w:sz w:val="18"/>
          <w:szCs w:val="18"/>
          <w:lang w:val="en-US"/>
        </w:rPr>
        <w:t>c)</w:t>
      </w:r>
      <w:r w:rsidR="0073107D">
        <w:rPr>
          <w:spacing w:val="-3"/>
          <w:sz w:val="18"/>
          <w:szCs w:val="18"/>
          <w:lang w:val="en-US"/>
        </w:rPr>
        <w:tab/>
      </w:r>
      <w:r w:rsidR="00F96679" w:rsidRPr="0073107D">
        <w:rPr>
          <w:spacing w:val="-3"/>
          <w:sz w:val="18"/>
          <w:szCs w:val="18"/>
          <w:lang w:val="en-US"/>
        </w:rPr>
        <w:t>Calculated as a function of average velocities (</w:t>
      </w:r>
      <m:oMath>
        <m:sSub>
          <m:sSubPr>
            <m:ctrlPr>
              <w:rPr>
                <w:rFonts w:ascii="Cambria Math" w:hAnsi="Cambria Math"/>
                <w:i/>
                <w:spacing w:val="-3"/>
                <w:sz w:val="18"/>
                <w:szCs w:val="18"/>
                <w:lang w:val="en-US"/>
              </w:rPr>
            </m:ctrlPr>
          </m:sSubPr>
          <m:e>
            <m:r>
              <w:rPr>
                <w:rFonts w:ascii="Cambria Math" w:hAnsi="Cambria Math"/>
                <w:spacing w:val="-3"/>
                <w:sz w:val="18"/>
                <w:szCs w:val="18"/>
                <w:lang w:val="en-US"/>
              </w:rPr>
              <m:t>u</m:t>
            </m:r>
          </m:e>
          <m:sub>
            <m:r>
              <w:rPr>
                <w:rFonts w:ascii="Cambria Math" w:hAnsi="Cambria Math"/>
                <w:spacing w:val="-3"/>
                <w:sz w:val="18"/>
                <w:szCs w:val="18"/>
                <w:lang w:val="en-US"/>
              </w:rPr>
              <m:t>s</m:t>
            </m:r>
          </m:sub>
        </m:sSub>
      </m:oMath>
      <w:r w:rsidR="00F96679" w:rsidRPr="0073107D">
        <w:rPr>
          <w:spacing w:val="-3"/>
          <w:sz w:val="18"/>
          <w:szCs w:val="18"/>
          <w:lang w:val="en-US"/>
        </w:rPr>
        <w:t xml:space="preserve"> = 1.6 m/s and </w:t>
      </w:r>
      <m:oMath>
        <m:sSub>
          <m:sSubPr>
            <m:ctrlPr>
              <w:rPr>
                <w:rFonts w:ascii="Cambria Math" w:hAnsi="Cambria Math"/>
                <w:i/>
                <w:spacing w:val="-3"/>
                <w:sz w:val="18"/>
                <w:szCs w:val="18"/>
                <w:lang w:val="en-US"/>
              </w:rPr>
            </m:ctrlPr>
          </m:sSubPr>
          <m:e>
            <m:r>
              <w:rPr>
                <w:rFonts w:ascii="Cambria Math" w:hAnsi="Cambria Math"/>
                <w:spacing w:val="-3"/>
                <w:sz w:val="18"/>
                <w:szCs w:val="18"/>
                <w:lang w:val="en-US"/>
              </w:rPr>
              <m:t>u</m:t>
            </m:r>
          </m:e>
          <m:sub>
            <m:r>
              <w:rPr>
                <w:rFonts w:ascii="Cambria Math" w:hAnsi="Cambria Math"/>
                <w:spacing w:val="-3"/>
                <w:sz w:val="18"/>
                <w:szCs w:val="18"/>
                <w:lang w:val="en-US"/>
              </w:rPr>
              <m:t>l</m:t>
            </m:r>
          </m:sub>
        </m:sSub>
      </m:oMath>
      <w:r w:rsidR="00F96679" w:rsidRPr="0073107D">
        <w:rPr>
          <w:spacing w:val="-3"/>
          <w:sz w:val="18"/>
          <w:szCs w:val="18"/>
          <w:lang w:val="en-US"/>
        </w:rPr>
        <w:t xml:space="preserve"> = 0.8 m/s) and </w:t>
      </w:r>
      <w:r w:rsidR="00E8552D">
        <w:rPr>
          <w:spacing w:val="-3"/>
          <w:sz w:val="18"/>
          <w:szCs w:val="18"/>
          <w:lang w:val="en-US"/>
        </w:rPr>
        <w:t xml:space="preserve">the respective transversal section </w:t>
      </w:r>
      <w:r w:rsidR="00F96679" w:rsidRPr="0073107D">
        <w:rPr>
          <w:spacing w:val="-3"/>
          <w:sz w:val="18"/>
          <w:szCs w:val="18"/>
          <w:lang w:val="en-US"/>
        </w:rPr>
        <w:t>areas.</w:t>
      </w:r>
    </w:p>
    <w:p w14:paraId="6EDB9D78" w14:textId="2AB9F345" w:rsidR="00C81062" w:rsidRDefault="00F96679">
      <w:pPr>
        <w:widowControl w:val="0"/>
        <w:tabs>
          <w:tab w:val="left" w:pos="567"/>
        </w:tabs>
        <w:spacing w:before="20" w:after="20"/>
        <w:ind w:left="142" w:firstLine="0"/>
        <w:rPr>
          <w:spacing w:val="-3"/>
          <w:sz w:val="18"/>
          <w:szCs w:val="18"/>
          <w:lang w:val="en-US"/>
        </w:rPr>
        <w:pPrChange w:id="776" w:author="Kleber Marques Lisboa" w:date="2023-10-24T09:41:00Z">
          <w:pPr>
            <w:widowControl w:val="0"/>
            <w:tabs>
              <w:tab w:val="left" w:pos="567"/>
            </w:tabs>
            <w:spacing w:before="20" w:after="20" w:line="240" w:lineRule="auto"/>
            <w:ind w:left="142" w:firstLine="0"/>
          </w:pPr>
        </w:pPrChange>
      </w:pPr>
      <w:r w:rsidRPr="0073107D">
        <w:rPr>
          <w:spacing w:val="-3"/>
          <w:sz w:val="18"/>
          <w:szCs w:val="18"/>
          <w:lang w:val="en-US"/>
        </w:rPr>
        <w:t>(d)</w:t>
      </w:r>
      <w:r w:rsidR="0073107D">
        <w:rPr>
          <w:spacing w:val="-3"/>
          <w:sz w:val="18"/>
          <w:szCs w:val="18"/>
          <w:lang w:val="en-US"/>
        </w:rPr>
        <w:tab/>
      </w:r>
      <w:r w:rsidRPr="0073107D">
        <w:rPr>
          <w:spacing w:val="-3"/>
          <w:sz w:val="18"/>
          <w:szCs w:val="18"/>
          <w:lang w:val="en-US"/>
        </w:rPr>
        <w:t>Lisbo</w:t>
      </w:r>
      <w:r w:rsidR="00567AB8" w:rsidRPr="0073107D">
        <w:rPr>
          <w:spacing w:val="-3"/>
          <w:sz w:val="18"/>
          <w:szCs w:val="18"/>
          <w:lang w:val="en-US"/>
        </w:rPr>
        <w:t>a</w:t>
      </w:r>
      <w:r w:rsidRPr="0073107D">
        <w:rPr>
          <w:spacing w:val="-3"/>
          <w:sz w:val="18"/>
          <w:szCs w:val="18"/>
          <w:lang w:val="en-US"/>
        </w:rPr>
        <w:t xml:space="preserve"> </w:t>
      </w:r>
      <w:r w:rsidRPr="0073107D">
        <w:rPr>
          <w:i/>
          <w:iCs/>
          <w:spacing w:val="-3"/>
          <w:sz w:val="18"/>
          <w:szCs w:val="18"/>
          <w:lang w:val="en-US"/>
        </w:rPr>
        <w:t>et al</w:t>
      </w:r>
      <w:r w:rsidRPr="0073107D">
        <w:rPr>
          <w:spacing w:val="-3"/>
          <w:sz w:val="18"/>
          <w:szCs w:val="18"/>
          <w:lang w:val="en-US"/>
        </w:rPr>
        <w:t>. (2021) used</w:t>
      </w:r>
      <w:r w:rsidR="00567AB8" w:rsidRPr="0073107D">
        <w:rPr>
          <w:spacing w:val="-3"/>
          <w:sz w:val="18"/>
          <w:szCs w:val="18"/>
          <w:lang w:val="en-US"/>
        </w:rPr>
        <w:t xml:space="preserve"> </w:t>
      </w:r>
      <m:oMath>
        <m:sSub>
          <m:sSubPr>
            <m:ctrlPr>
              <w:rPr>
                <w:rFonts w:ascii="Cambria Math" w:hAnsi="Cambria Math"/>
                <w:i/>
                <w:spacing w:val="-3"/>
                <w:sz w:val="18"/>
                <w:szCs w:val="18"/>
                <w:lang w:val="en-US"/>
              </w:rPr>
            </m:ctrlPr>
          </m:sSubPr>
          <m:e>
            <m:r>
              <w:rPr>
                <w:rFonts w:ascii="Cambria Math" w:hAnsi="Cambria Math"/>
                <w:spacing w:val="-3"/>
                <w:sz w:val="18"/>
                <w:szCs w:val="18"/>
                <w:lang w:val="en-US"/>
              </w:rPr>
              <m:t>wNaCl</m:t>
            </m:r>
          </m:e>
          <m:sub>
            <m:r>
              <w:rPr>
                <w:rFonts w:ascii="Cambria Math" w:hAnsi="Cambria Math"/>
                <w:spacing w:val="-3"/>
                <w:sz w:val="18"/>
                <w:szCs w:val="18"/>
                <w:lang w:val="en-US"/>
              </w:rPr>
              <m:t>s</m:t>
            </m:r>
          </m:sub>
        </m:sSub>
      </m:oMath>
      <w:r w:rsidR="00567AB8" w:rsidRPr="0073107D">
        <w:rPr>
          <w:rFonts w:ascii="Cambria Math" w:hAnsi="Cambria Math"/>
          <w:iCs/>
          <w:spacing w:val="-3"/>
          <w:sz w:val="18"/>
          <w:szCs w:val="18"/>
          <w:lang w:val="en-US"/>
        </w:rPr>
        <w:t xml:space="preserve">= </w:t>
      </w:r>
      <w:r w:rsidRPr="0073107D">
        <w:rPr>
          <w:spacing w:val="-3"/>
          <w:sz w:val="18"/>
          <w:szCs w:val="18"/>
          <w:lang w:val="en-US"/>
        </w:rPr>
        <w:t>2.5</w:t>
      </w:r>
      <w:r w:rsidR="00567AB8" w:rsidRPr="0073107D">
        <w:rPr>
          <w:spacing w:val="-3"/>
          <w:sz w:val="18"/>
          <w:szCs w:val="18"/>
          <w:lang w:val="en-US"/>
        </w:rPr>
        <w:t xml:space="preserve"> % in their simulations</w:t>
      </w:r>
      <w:r w:rsidRPr="0073107D">
        <w:rPr>
          <w:spacing w:val="-3"/>
          <w:sz w:val="18"/>
          <w:szCs w:val="18"/>
          <w:lang w:val="en-US"/>
        </w:rPr>
        <w:t>.</w:t>
      </w:r>
    </w:p>
    <w:p w14:paraId="2CA77818" w14:textId="77777777" w:rsidR="00C7716F" w:rsidRPr="008B6A89" w:rsidRDefault="00C7716F" w:rsidP="00165B87">
      <w:pPr>
        <w:spacing w:before="120" w:after="0"/>
        <w:rPr>
          <w:lang w:val="en-US"/>
        </w:rPr>
      </w:pPr>
    </w:p>
    <w:p w14:paraId="5C1D5946" w14:textId="57AAFABD" w:rsidR="003B360F" w:rsidRDefault="00C211A6" w:rsidP="00165B87">
      <w:pPr>
        <w:widowControl w:val="0"/>
        <w:spacing w:before="120"/>
        <w:ind w:firstLine="720"/>
        <w:rPr>
          <w:lang w:val="en-US"/>
        </w:rPr>
      </w:pPr>
      <w:r>
        <w:rPr>
          <w:lang w:val="en-US"/>
        </w:rPr>
        <w:t xml:space="preserve">It is worth mentioning that </w:t>
      </w:r>
      <w:r w:rsidR="006F2A10" w:rsidRPr="008B6A89">
        <w:rPr>
          <w:lang w:val="en-US"/>
        </w:rPr>
        <w:t xml:space="preserve">the experiments by </w:t>
      </w:r>
      <w:r w:rsidR="006F2A10" w:rsidRPr="00C211A6">
        <w:rPr>
          <w:lang w:val="en-US"/>
        </w:rPr>
        <w:t xml:space="preserve">Wang </w:t>
      </w:r>
      <w:r w:rsidR="006F2A10" w:rsidRPr="00C211A6">
        <w:rPr>
          <w:i/>
          <w:iCs/>
          <w:lang w:val="en-US"/>
        </w:rPr>
        <w:t>et al</w:t>
      </w:r>
      <w:r w:rsidR="006F2A10" w:rsidRPr="00C211A6">
        <w:rPr>
          <w:lang w:val="en-US"/>
        </w:rPr>
        <w:t xml:space="preserve">. (2008) were performed for the concurrent flow arrangement, distinct from the counter-current </w:t>
      </w:r>
      <w:r w:rsidR="003B360F">
        <w:rPr>
          <w:lang w:val="en-US"/>
        </w:rPr>
        <w:t>one</w:t>
      </w:r>
      <w:r w:rsidR="006F2A10" w:rsidRPr="00C211A6">
        <w:rPr>
          <w:lang w:val="en-US"/>
        </w:rPr>
        <w:t xml:space="preserve"> adopted in the present work. Notwithstanding, the numerical results of Kim (2014) who studied the two types of arrangement show that, for the range of parameters studied, the differences in results are small.</w:t>
      </w:r>
    </w:p>
    <w:p w14:paraId="6CF6CB70" w14:textId="77777777" w:rsidR="006F2A10" w:rsidRPr="003B360F" w:rsidRDefault="006F2A10" w:rsidP="00165B87">
      <w:pPr>
        <w:widowControl w:val="0"/>
        <w:spacing w:before="120"/>
        <w:ind w:firstLine="720"/>
        <w:rPr>
          <w:lang w:val="en-US"/>
        </w:rPr>
      </w:pPr>
      <w:r w:rsidRPr="00C211A6">
        <w:rPr>
          <w:lang w:val="en-US"/>
        </w:rPr>
        <w:t xml:space="preserve">It is also worth pointing out that, although obtained for the counter-current flow arrangement, the numerical results of Guan </w:t>
      </w:r>
      <w:r w:rsidRPr="00C211A6">
        <w:rPr>
          <w:i/>
          <w:iCs/>
          <w:lang w:val="en-US"/>
        </w:rPr>
        <w:t>et al</w:t>
      </w:r>
      <w:r w:rsidRPr="00C211A6">
        <w:rPr>
          <w:lang w:val="en-US"/>
        </w:rPr>
        <w:t>. (2014) adopted the con</w:t>
      </w:r>
      <w:r w:rsidRPr="008B6A89">
        <w:rPr>
          <w:lang w:val="en-US"/>
        </w:rPr>
        <w:t xml:space="preserve">figuration of cold fluid in the shell and hot fluid in the lumen (HICO), while the present work </w:t>
      </w:r>
      <w:r>
        <w:rPr>
          <w:lang w:val="en-US"/>
        </w:rPr>
        <w:t>use</w:t>
      </w:r>
      <w:r w:rsidRPr="003B360F">
        <w:rPr>
          <w:lang w:val="en-US"/>
        </w:rPr>
        <w:t xml:space="preserve">s the HOCI configuration (hot fluid in the shell and cold fluid in the lumen). According to Guan </w:t>
      </w:r>
      <w:r w:rsidRPr="003B360F">
        <w:rPr>
          <w:i/>
          <w:iCs/>
          <w:lang w:val="en-US"/>
        </w:rPr>
        <w:t>et al</w:t>
      </w:r>
      <w:r w:rsidRPr="003B360F">
        <w:rPr>
          <w:lang w:val="en-US"/>
        </w:rPr>
        <w:t>. (2012, 2014), supported on the conclusions of Wirth and Cabassud (2002), there are no significant differences between the HICO and HOCI configurations when similar hydrodynam</w:t>
      </w:r>
      <w:r w:rsidRPr="008B6A89">
        <w:rPr>
          <w:lang w:val="en-US"/>
        </w:rPr>
        <w:t>ic conditions are maintained in the two streams</w:t>
      </w:r>
      <w:r w:rsidRPr="003B360F">
        <w:rPr>
          <w:lang w:val="en-US"/>
        </w:rPr>
        <w:t>.</w:t>
      </w:r>
    </w:p>
    <w:p w14:paraId="52E76EF0" w14:textId="77777777" w:rsidR="00356DF8" w:rsidRPr="003B360F" w:rsidRDefault="00356DF8" w:rsidP="00165B87">
      <w:pPr>
        <w:ind w:firstLine="720"/>
        <w:rPr>
          <w:lang w:val="en-US"/>
        </w:rPr>
      </w:pPr>
      <w:r w:rsidRPr="003B360F">
        <w:rPr>
          <w:spacing w:val="-3"/>
          <w:lang w:val="en-US"/>
        </w:rPr>
        <w:t xml:space="preserve">Table </w:t>
      </w:r>
      <w:r w:rsidR="00F841F6" w:rsidRPr="003B360F">
        <w:rPr>
          <w:spacing w:val="-3"/>
          <w:lang w:val="en-US"/>
        </w:rPr>
        <w:t>3</w:t>
      </w:r>
      <w:r w:rsidRPr="003B360F">
        <w:rPr>
          <w:spacing w:val="-3"/>
          <w:lang w:val="en-US"/>
        </w:rPr>
        <w:t xml:space="preserve"> presents a verification of the results obtained with the present work together with the work of Lisboa </w:t>
      </w:r>
      <w:r w:rsidRPr="003B360F">
        <w:rPr>
          <w:i/>
          <w:iCs/>
          <w:spacing w:val="-3"/>
          <w:lang w:val="en-US"/>
        </w:rPr>
        <w:t>et al</w:t>
      </w:r>
      <w:r w:rsidRPr="003B360F">
        <w:rPr>
          <w:spacing w:val="-3"/>
          <w:lang w:val="en-US"/>
        </w:rPr>
        <w:t xml:space="preserve">. (2021) and a comparison with the experimental results of Wang </w:t>
      </w:r>
      <w:r w:rsidRPr="003B360F">
        <w:rPr>
          <w:i/>
          <w:iCs/>
          <w:spacing w:val="-3"/>
          <w:lang w:val="en-US"/>
        </w:rPr>
        <w:t>et al</w:t>
      </w:r>
      <w:r w:rsidRPr="003B360F">
        <w:rPr>
          <w:spacing w:val="-3"/>
          <w:lang w:val="en-US"/>
        </w:rPr>
        <w:t>. (2008), for the</w:t>
      </w:r>
      <w:r w:rsidR="00767495" w:rsidRPr="003B360F">
        <w:rPr>
          <w:spacing w:val="-3"/>
          <w:lang w:val="en-US"/>
        </w:rPr>
        <w:t xml:space="preserve"> </w:t>
      </w:r>
      <w:r w:rsidRPr="003B360F">
        <w:rPr>
          <w:spacing w:val="-3"/>
          <w:lang w:val="en-US"/>
        </w:rPr>
        <w:t>outlet temperatures of the feed and distillate streams, as well as the distillate flow.</w:t>
      </w:r>
    </w:p>
    <w:p w14:paraId="1397D2B8" w14:textId="77777777" w:rsidR="00C0790E" w:rsidRPr="003B360F" w:rsidRDefault="00C0790E" w:rsidP="00165B87">
      <w:pPr>
        <w:tabs>
          <w:tab w:val="left" w:pos="-437"/>
          <w:tab w:val="left" w:pos="2530"/>
          <w:tab w:val="left" w:pos="3134"/>
          <w:tab w:val="left" w:pos="3653"/>
          <w:tab w:val="left" w:pos="4258"/>
          <w:tab w:val="left" w:pos="4776"/>
          <w:tab w:val="left" w:pos="5381"/>
          <w:tab w:val="left" w:pos="5899"/>
          <w:tab w:val="left" w:pos="6504"/>
        </w:tabs>
        <w:suppressAutoHyphens/>
        <w:rPr>
          <w:spacing w:val="-3"/>
          <w:lang w:val="en-US"/>
        </w:rPr>
      </w:pPr>
    </w:p>
    <w:p w14:paraId="427B950A" w14:textId="2BC6B37C" w:rsidR="00C81062" w:rsidRPr="008B6A89" w:rsidRDefault="00C81062" w:rsidP="00165B87">
      <w:pPr>
        <w:tabs>
          <w:tab w:val="left" w:pos="-437"/>
          <w:tab w:val="left" w:pos="2530"/>
          <w:tab w:val="left" w:pos="3134"/>
          <w:tab w:val="left" w:pos="3653"/>
          <w:tab w:val="left" w:pos="4258"/>
          <w:tab w:val="left" w:pos="4776"/>
          <w:tab w:val="left" w:pos="5381"/>
          <w:tab w:val="left" w:pos="5899"/>
          <w:tab w:val="left" w:pos="6504"/>
        </w:tabs>
        <w:suppressAutoHyphens/>
        <w:spacing w:after="0"/>
        <w:ind w:left="142" w:firstLine="0"/>
        <w:jc w:val="center"/>
        <w:rPr>
          <w:spacing w:val="-3"/>
          <w:lang w:val="en-US"/>
        </w:rPr>
      </w:pPr>
      <w:r w:rsidRPr="003B360F">
        <w:rPr>
          <w:spacing w:val="-3"/>
          <w:lang w:val="en-US"/>
        </w:rPr>
        <w:t>Ta</w:t>
      </w:r>
      <w:r w:rsidR="00EE4DC3" w:rsidRPr="003B360F">
        <w:rPr>
          <w:spacing w:val="-3"/>
          <w:lang w:val="en-US"/>
        </w:rPr>
        <w:t>ble</w:t>
      </w:r>
      <w:r w:rsidRPr="003B360F">
        <w:rPr>
          <w:spacing w:val="-3"/>
          <w:lang w:val="en-US"/>
        </w:rPr>
        <w:t xml:space="preserve"> </w:t>
      </w:r>
      <w:r w:rsidR="00F841F6" w:rsidRPr="003B360F">
        <w:rPr>
          <w:spacing w:val="-3"/>
          <w:lang w:val="en-US"/>
        </w:rPr>
        <w:t>3</w:t>
      </w:r>
      <w:r w:rsidRPr="003B360F">
        <w:rPr>
          <w:spacing w:val="-3"/>
          <w:lang w:val="en-US"/>
        </w:rPr>
        <w:t xml:space="preserve">. </w:t>
      </w:r>
      <w:r w:rsidR="00EE4DC3" w:rsidRPr="003B360F">
        <w:rPr>
          <w:spacing w:val="-3"/>
          <w:lang w:val="en-US"/>
        </w:rPr>
        <w:t xml:space="preserve">Verification of the computational code with the numerical results of Lisboa </w:t>
      </w:r>
      <w:r w:rsidR="00EE4DC3" w:rsidRPr="003B360F">
        <w:rPr>
          <w:i/>
          <w:iCs/>
          <w:spacing w:val="-3"/>
          <w:lang w:val="en-US"/>
        </w:rPr>
        <w:t>et al</w:t>
      </w:r>
      <w:r w:rsidR="00EE4DC3" w:rsidRPr="003B360F">
        <w:rPr>
          <w:spacing w:val="-3"/>
          <w:lang w:val="en-US"/>
        </w:rPr>
        <w:t xml:space="preserve">. (2021) and comparison with the experimental data of Wang </w:t>
      </w:r>
      <w:r w:rsidR="00EE4DC3" w:rsidRPr="003B360F">
        <w:rPr>
          <w:i/>
          <w:iCs/>
          <w:spacing w:val="-3"/>
          <w:lang w:val="en-US"/>
        </w:rPr>
        <w:t>et al</w:t>
      </w:r>
      <w:r w:rsidR="00EE4DC3" w:rsidRPr="003B360F">
        <w:rPr>
          <w:spacing w:val="-3"/>
          <w:lang w:val="en-US"/>
        </w:rPr>
        <w:t xml:space="preserve">. (2008). </w:t>
      </w:r>
      <m:oMath>
        <m:sSub>
          <m:sSubPr>
            <m:ctrlPr>
              <w:rPr>
                <w:rFonts w:ascii="Cambria Math" w:hAnsi="Cambria Math"/>
                <w:i/>
                <w:spacing w:val="-3"/>
                <w:lang w:val="en-US"/>
              </w:rPr>
            </m:ctrlPr>
          </m:sSubPr>
          <m:e>
            <m:r>
              <w:rPr>
                <w:rFonts w:ascii="Cambria Math" w:hAnsi="Cambria Math"/>
                <w:spacing w:val="-3"/>
                <w:lang w:val="en-US"/>
              </w:rPr>
              <m:t>T</m:t>
            </m:r>
          </m:e>
          <m:sub>
            <m:r>
              <w:rPr>
                <w:rFonts w:ascii="Cambria Math" w:hAnsi="Cambria Math"/>
                <w:spacing w:val="-3"/>
                <w:lang w:val="en-US"/>
              </w:rPr>
              <m:t>e_l</m:t>
            </m:r>
          </m:sub>
        </m:sSub>
      </m:oMath>
      <w:r w:rsidR="00EE4DC3" w:rsidRPr="003B360F">
        <w:rPr>
          <w:spacing w:val="-3"/>
          <w:lang w:val="en-US"/>
        </w:rPr>
        <w:t xml:space="preserve"> = 17.5 °C.</w:t>
      </w:r>
    </w:p>
    <w:tbl>
      <w:tblPr>
        <w:tblW w:w="0" w:type="auto"/>
        <w:jc w:val="center"/>
        <w:tblLayout w:type="fixed"/>
        <w:tblCellMar>
          <w:left w:w="107" w:type="dxa"/>
          <w:right w:w="107" w:type="dxa"/>
        </w:tblCellMar>
        <w:tblLook w:val="04A0" w:firstRow="1" w:lastRow="0" w:firstColumn="1" w:lastColumn="0" w:noHBand="0" w:noVBand="1"/>
      </w:tblPr>
      <w:tblGrid>
        <w:gridCol w:w="688"/>
        <w:gridCol w:w="1519"/>
        <w:gridCol w:w="1123"/>
        <w:gridCol w:w="1124"/>
        <w:gridCol w:w="275"/>
        <w:gridCol w:w="1175"/>
        <w:gridCol w:w="1176"/>
        <w:gridCol w:w="268"/>
        <w:gridCol w:w="1001"/>
        <w:gridCol w:w="1001"/>
      </w:tblGrid>
      <w:tr w:rsidR="006D398C" w:rsidRPr="00657587" w14:paraId="6871226B" w14:textId="77777777" w:rsidTr="00657587">
        <w:trPr>
          <w:trHeight w:val="227"/>
          <w:jc w:val="center"/>
        </w:trPr>
        <w:tc>
          <w:tcPr>
            <w:tcW w:w="688" w:type="dxa"/>
            <w:vMerge w:val="restart"/>
            <w:tcBorders>
              <w:top w:val="single" w:sz="8" w:space="0" w:color="auto"/>
            </w:tcBorders>
            <w:vAlign w:val="center"/>
          </w:tcPr>
          <w:p w14:paraId="1A118351" w14:textId="77777777" w:rsidR="006D398C" w:rsidRPr="00657587" w:rsidRDefault="006D398C">
            <w:pPr>
              <w:tabs>
                <w:tab w:val="center" w:pos="4820"/>
                <w:tab w:val="right" w:pos="9639"/>
              </w:tabs>
              <w:suppressAutoHyphens/>
              <w:spacing w:before="40" w:after="40"/>
              <w:ind w:left="-57" w:right="-57" w:firstLine="0"/>
              <w:jc w:val="center"/>
              <w:rPr>
                <w:i/>
                <w:iCs/>
                <w:spacing w:val="-3"/>
                <w:sz w:val="22"/>
                <w:szCs w:val="22"/>
                <w:lang w:val="en-US"/>
              </w:rPr>
              <w:pPrChange w:id="777" w:author="Kleber Marques Lisboa" w:date="2023-10-24T09:41:00Z">
                <w:pPr>
                  <w:tabs>
                    <w:tab w:val="center" w:pos="4820"/>
                    <w:tab w:val="right" w:pos="9639"/>
                  </w:tabs>
                  <w:suppressAutoHyphens/>
                  <w:spacing w:before="40" w:after="40" w:line="240" w:lineRule="auto"/>
                  <w:ind w:left="-57" w:right="-57" w:firstLine="0"/>
                  <w:jc w:val="center"/>
                </w:pPr>
              </w:pPrChange>
            </w:pPr>
            <w:r w:rsidRPr="00657587">
              <w:rPr>
                <w:i/>
                <w:iCs/>
                <w:spacing w:val="-3"/>
                <w:sz w:val="22"/>
                <w:szCs w:val="22"/>
                <w:lang w:val="en-US"/>
              </w:rPr>
              <w:t>T</w:t>
            </w:r>
            <w:r w:rsidRPr="00657587">
              <w:rPr>
                <w:i/>
                <w:iCs/>
                <w:spacing w:val="-3"/>
                <w:sz w:val="22"/>
                <w:szCs w:val="22"/>
                <w:vertAlign w:val="subscript"/>
                <w:lang w:val="en-US"/>
              </w:rPr>
              <w:t>e_</w:t>
            </w:r>
            <w:r w:rsidR="00013962" w:rsidRPr="00657587">
              <w:rPr>
                <w:i/>
                <w:iCs/>
                <w:spacing w:val="-3"/>
                <w:sz w:val="22"/>
                <w:szCs w:val="22"/>
                <w:vertAlign w:val="subscript"/>
                <w:lang w:val="en-US"/>
              </w:rPr>
              <w:t>s</w:t>
            </w:r>
          </w:p>
          <w:p w14:paraId="2CE7765F" w14:textId="77777777" w:rsidR="006D398C" w:rsidRPr="00657587" w:rsidRDefault="00BA3DDF">
            <w:pPr>
              <w:tabs>
                <w:tab w:val="center" w:pos="4820"/>
                <w:tab w:val="right" w:pos="9639"/>
              </w:tabs>
              <w:suppressAutoHyphens/>
              <w:spacing w:before="40" w:after="40"/>
              <w:ind w:left="-57" w:right="-57" w:firstLine="0"/>
              <w:jc w:val="center"/>
              <w:rPr>
                <w:i/>
                <w:iCs/>
                <w:spacing w:val="-3"/>
                <w:sz w:val="22"/>
                <w:szCs w:val="22"/>
                <w:lang w:val="en-US"/>
              </w:rPr>
              <w:pPrChange w:id="778" w:author="Kleber Marques Lisboa" w:date="2023-10-24T09:41:00Z">
                <w:pPr>
                  <w:tabs>
                    <w:tab w:val="center" w:pos="4820"/>
                    <w:tab w:val="right" w:pos="9639"/>
                  </w:tabs>
                  <w:suppressAutoHyphens/>
                  <w:spacing w:before="40" w:after="40" w:line="240" w:lineRule="auto"/>
                  <w:ind w:left="-57" w:right="-57" w:firstLine="0"/>
                  <w:jc w:val="center"/>
                </w:pPr>
              </w:pPrChange>
            </w:pPr>
            <w:r w:rsidRPr="00657587">
              <w:rPr>
                <w:spacing w:val="-3"/>
                <w:sz w:val="22"/>
                <w:szCs w:val="22"/>
                <w:lang w:val="en-US"/>
              </w:rPr>
              <w:t>[</w:t>
            </w:r>
            <w:r w:rsidRPr="00657587">
              <w:rPr>
                <w:spacing w:val="-3"/>
                <w:sz w:val="22"/>
                <w:szCs w:val="22"/>
                <w:vertAlign w:val="superscript"/>
                <w:lang w:val="en-US"/>
              </w:rPr>
              <w:t>o</w:t>
            </w:r>
            <w:r w:rsidRPr="00657587">
              <w:rPr>
                <w:spacing w:val="-3"/>
                <w:sz w:val="22"/>
                <w:szCs w:val="22"/>
                <w:lang w:val="en-US"/>
              </w:rPr>
              <w:t>C]</w:t>
            </w:r>
          </w:p>
        </w:tc>
        <w:tc>
          <w:tcPr>
            <w:tcW w:w="1519" w:type="dxa"/>
            <w:vMerge w:val="restart"/>
            <w:tcBorders>
              <w:top w:val="single" w:sz="8" w:space="0" w:color="auto"/>
            </w:tcBorders>
            <w:vAlign w:val="center"/>
          </w:tcPr>
          <w:p w14:paraId="46B4D9FA" w14:textId="208A0CDD" w:rsidR="006D398C" w:rsidRPr="00864EEE" w:rsidRDefault="00864EEE">
            <w:pPr>
              <w:tabs>
                <w:tab w:val="center" w:pos="4820"/>
                <w:tab w:val="right" w:pos="9639"/>
              </w:tabs>
              <w:suppressAutoHyphens/>
              <w:spacing w:before="40" w:after="40"/>
              <w:ind w:firstLine="0"/>
              <w:jc w:val="center"/>
              <w:rPr>
                <w:spacing w:val="-3"/>
                <w:sz w:val="22"/>
                <w:szCs w:val="22"/>
                <w:lang w:val="en-US"/>
              </w:rPr>
              <w:pPrChange w:id="779" w:author="Kleber Marques Lisboa" w:date="2023-10-24T09:41:00Z">
                <w:pPr>
                  <w:tabs>
                    <w:tab w:val="center" w:pos="4820"/>
                    <w:tab w:val="right" w:pos="9639"/>
                  </w:tabs>
                  <w:suppressAutoHyphens/>
                  <w:spacing w:before="40" w:after="40" w:line="240" w:lineRule="auto"/>
                  <w:ind w:firstLine="0"/>
                  <w:jc w:val="center"/>
                </w:pPr>
              </w:pPrChange>
            </w:pPr>
            <m:oMathPara>
              <m:oMath>
                <m:r>
                  <w:rPr>
                    <w:rFonts w:ascii="Cambria Math" w:hAnsi="Cambria Math"/>
                    <w:spacing w:val="-3"/>
                    <w:sz w:val="22"/>
                    <w:szCs w:val="22"/>
                    <w:lang w:val="en-US"/>
                  </w:rPr>
                  <m:t>∆T</m:t>
                </m:r>
              </m:oMath>
            </m:oMathPara>
          </w:p>
          <w:p w14:paraId="231B1FE4" w14:textId="1D5EE7C5" w:rsidR="006D398C" w:rsidRPr="00864EEE" w:rsidRDefault="00864EEE">
            <w:pPr>
              <w:tabs>
                <w:tab w:val="center" w:pos="4820"/>
                <w:tab w:val="right" w:pos="9639"/>
              </w:tabs>
              <w:suppressAutoHyphens/>
              <w:spacing w:before="40" w:after="40"/>
              <w:ind w:firstLine="0"/>
              <w:jc w:val="center"/>
              <w:rPr>
                <w:spacing w:val="-3"/>
                <w:sz w:val="22"/>
                <w:szCs w:val="22"/>
                <w:lang w:val="en-US"/>
              </w:rPr>
              <w:pPrChange w:id="780" w:author="Kleber Marques Lisboa" w:date="2023-10-24T09:41:00Z">
                <w:pPr>
                  <w:tabs>
                    <w:tab w:val="center" w:pos="4820"/>
                    <w:tab w:val="right" w:pos="9639"/>
                  </w:tabs>
                  <w:suppressAutoHyphens/>
                  <w:spacing w:before="40" w:after="40" w:line="240" w:lineRule="auto"/>
                  <w:ind w:firstLine="0"/>
                  <w:jc w:val="center"/>
                </w:pPr>
              </w:pPrChange>
            </w:pPr>
            <m:oMathPara>
              <m:oMath>
                <m:r>
                  <w:rPr>
                    <w:rFonts w:ascii="Cambria Math" w:hAnsi="Cambria Math"/>
                    <w:spacing w:val="-3"/>
                    <w:sz w:val="22"/>
                    <w:szCs w:val="22"/>
                    <w:lang w:val="en-US"/>
                  </w:rPr>
                  <m:t>(</m:t>
                </m:r>
                <m:sSub>
                  <m:sSubPr>
                    <m:ctrlPr>
                      <w:rPr>
                        <w:rFonts w:ascii="Cambria Math" w:hAnsi="Cambria Math"/>
                        <w:i/>
                        <w:iCs/>
                        <w:spacing w:val="-3"/>
                        <w:sz w:val="22"/>
                        <w:szCs w:val="22"/>
                        <w:lang w:val="en-US"/>
                      </w:rPr>
                    </m:ctrlPr>
                  </m:sSubPr>
                  <m:e>
                    <m:r>
                      <w:rPr>
                        <w:rFonts w:ascii="Cambria Math" w:hAnsi="Cambria Math"/>
                        <w:spacing w:val="-3"/>
                        <w:sz w:val="22"/>
                        <w:szCs w:val="22"/>
                        <w:lang w:val="en-US"/>
                      </w:rPr>
                      <m:t>T</m:t>
                    </m:r>
                  </m:e>
                  <m:sub>
                    <m:r>
                      <w:rPr>
                        <w:rFonts w:ascii="Cambria Math" w:hAnsi="Cambria Math"/>
                        <w:spacing w:val="-3"/>
                        <w:sz w:val="22"/>
                        <w:szCs w:val="22"/>
                        <w:lang w:val="en-US"/>
                      </w:rPr>
                      <m:t>e_s</m:t>
                    </m:r>
                  </m:sub>
                </m:sSub>
                <m:r>
                  <w:rPr>
                    <w:rFonts w:ascii="Cambria Math" w:hAnsi="Cambria Math"/>
                    <w:spacing w:val="-3"/>
                    <w:sz w:val="22"/>
                    <w:szCs w:val="22"/>
                    <w:lang w:val="en-US"/>
                  </w:rPr>
                  <m:t xml:space="preserve"> </m:t>
                </m:r>
                <m:r>
                  <m:rPr>
                    <m:nor/>
                  </m:rPr>
                  <w:rPr>
                    <w:rFonts w:ascii="Cambria Math" w:hAnsi="Cambria Math"/>
                    <w:iCs/>
                    <w:spacing w:val="-3"/>
                    <w:sz w:val="22"/>
                    <w:szCs w:val="22"/>
                    <w:lang w:val="en-US"/>
                  </w:rPr>
                  <m:t xml:space="preserve">- </m:t>
                </m:r>
                <m:sSub>
                  <m:sSubPr>
                    <m:ctrlPr>
                      <w:rPr>
                        <w:rFonts w:ascii="Cambria Math" w:hAnsi="Cambria Math"/>
                        <w:i/>
                        <w:iCs/>
                        <w:spacing w:val="-3"/>
                        <w:sz w:val="22"/>
                        <w:szCs w:val="22"/>
                        <w:lang w:val="en-US"/>
                      </w:rPr>
                    </m:ctrlPr>
                  </m:sSubPr>
                  <m:e>
                    <m:r>
                      <w:rPr>
                        <w:rFonts w:ascii="Cambria Math" w:hAnsi="Cambria Math"/>
                        <w:spacing w:val="-3"/>
                        <w:sz w:val="22"/>
                        <w:szCs w:val="22"/>
                        <w:lang w:val="en-US"/>
                      </w:rPr>
                      <m:t>T</m:t>
                    </m:r>
                  </m:e>
                  <m:sub>
                    <m:r>
                      <w:rPr>
                        <w:rFonts w:ascii="Cambria Math" w:hAnsi="Cambria Math"/>
                        <w:spacing w:val="-3"/>
                        <w:sz w:val="22"/>
                        <w:szCs w:val="22"/>
                        <w:lang w:val="en-US"/>
                      </w:rPr>
                      <m:t>e_l</m:t>
                    </m:r>
                  </m:sub>
                </m:sSub>
                <m:r>
                  <w:rPr>
                    <w:rFonts w:ascii="Cambria Math" w:hAnsi="Cambria Math"/>
                    <w:spacing w:val="-3"/>
                    <w:sz w:val="22"/>
                    <w:szCs w:val="22"/>
                    <w:lang w:val="en-US"/>
                  </w:rPr>
                  <m:t>)</m:t>
                </m:r>
              </m:oMath>
            </m:oMathPara>
          </w:p>
          <w:p w14:paraId="62A34006" w14:textId="77777777" w:rsidR="006D398C" w:rsidRPr="00657587" w:rsidRDefault="00BA3DDF">
            <w:pPr>
              <w:tabs>
                <w:tab w:val="center" w:pos="4820"/>
                <w:tab w:val="right" w:pos="9639"/>
              </w:tabs>
              <w:suppressAutoHyphens/>
              <w:spacing w:before="40" w:after="40"/>
              <w:ind w:left="-113" w:right="-113" w:firstLine="0"/>
              <w:jc w:val="center"/>
              <w:rPr>
                <w:spacing w:val="-3"/>
                <w:sz w:val="22"/>
                <w:szCs w:val="22"/>
                <w:lang w:val="en-US"/>
              </w:rPr>
              <w:pPrChange w:id="781" w:author="Kleber Marques Lisboa" w:date="2023-10-24T09:41:00Z">
                <w:pPr>
                  <w:tabs>
                    <w:tab w:val="center" w:pos="4820"/>
                    <w:tab w:val="right" w:pos="9639"/>
                  </w:tabs>
                  <w:suppressAutoHyphens/>
                  <w:spacing w:before="40" w:after="40" w:line="240" w:lineRule="auto"/>
                  <w:ind w:left="-113" w:right="-113" w:firstLine="0"/>
                  <w:jc w:val="center"/>
                </w:pPr>
              </w:pPrChange>
            </w:pPr>
            <w:r w:rsidRPr="00657587">
              <w:rPr>
                <w:spacing w:val="-3"/>
                <w:sz w:val="22"/>
                <w:szCs w:val="22"/>
                <w:lang w:val="en-US"/>
              </w:rPr>
              <w:t>[</w:t>
            </w:r>
            <w:r w:rsidRPr="00657587">
              <w:rPr>
                <w:spacing w:val="-3"/>
                <w:sz w:val="22"/>
                <w:szCs w:val="22"/>
                <w:vertAlign w:val="superscript"/>
                <w:lang w:val="en-US"/>
              </w:rPr>
              <w:t>o</w:t>
            </w:r>
            <w:r w:rsidRPr="00657587">
              <w:rPr>
                <w:spacing w:val="-3"/>
                <w:sz w:val="22"/>
                <w:szCs w:val="22"/>
                <w:lang w:val="en-US"/>
              </w:rPr>
              <w:t>C]</w:t>
            </w:r>
          </w:p>
        </w:tc>
        <w:tc>
          <w:tcPr>
            <w:tcW w:w="2247" w:type="dxa"/>
            <w:gridSpan w:val="2"/>
            <w:tcBorders>
              <w:top w:val="single" w:sz="8" w:space="0" w:color="auto"/>
            </w:tcBorders>
            <w:vAlign w:val="center"/>
          </w:tcPr>
          <w:p w14:paraId="2BDC09FC" w14:textId="77777777" w:rsidR="006D398C" w:rsidRPr="00657587" w:rsidRDefault="006D398C">
            <w:pPr>
              <w:tabs>
                <w:tab w:val="center" w:pos="4820"/>
                <w:tab w:val="right" w:pos="9639"/>
              </w:tabs>
              <w:suppressAutoHyphens/>
              <w:spacing w:before="40" w:after="40"/>
              <w:ind w:firstLine="0"/>
              <w:jc w:val="center"/>
              <w:rPr>
                <w:spacing w:val="-3"/>
                <w:sz w:val="22"/>
                <w:szCs w:val="22"/>
                <w:lang w:val="en-US"/>
              </w:rPr>
              <w:pPrChange w:id="782" w:author="Kleber Marques Lisboa" w:date="2023-10-24T09:41:00Z">
                <w:pPr>
                  <w:tabs>
                    <w:tab w:val="center" w:pos="4820"/>
                    <w:tab w:val="right" w:pos="9639"/>
                  </w:tabs>
                  <w:suppressAutoHyphens/>
                  <w:spacing w:before="40" w:after="40" w:line="240" w:lineRule="auto"/>
                  <w:ind w:firstLine="0"/>
                  <w:jc w:val="center"/>
                </w:pPr>
              </w:pPrChange>
            </w:pPr>
            <w:r w:rsidRPr="00657587">
              <w:rPr>
                <w:i/>
                <w:iCs/>
                <w:spacing w:val="-3"/>
                <w:sz w:val="22"/>
                <w:szCs w:val="22"/>
                <w:lang w:val="en-US"/>
              </w:rPr>
              <w:t>T</w:t>
            </w:r>
            <w:r w:rsidR="00013962" w:rsidRPr="00657587">
              <w:rPr>
                <w:i/>
                <w:iCs/>
                <w:spacing w:val="-3"/>
                <w:sz w:val="22"/>
                <w:szCs w:val="22"/>
                <w:vertAlign w:val="subscript"/>
                <w:lang w:val="en-US"/>
              </w:rPr>
              <w:t>o</w:t>
            </w:r>
            <w:r w:rsidRPr="00657587">
              <w:rPr>
                <w:i/>
                <w:iCs/>
                <w:spacing w:val="-3"/>
                <w:sz w:val="22"/>
                <w:szCs w:val="22"/>
                <w:vertAlign w:val="subscript"/>
                <w:lang w:val="en-US"/>
              </w:rPr>
              <w:t>_</w:t>
            </w:r>
            <w:r w:rsidR="00013962" w:rsidRPr="00657587">
              <w:rPr>
                <w:i/>
                <w:iCs/>
                <w:spacing w:val="-3"/>
                <w:sz w:val="22"/>
                <w:szCs w:val="22"/>
                <w:vertAlign w:val="subscript"/>
                <w:lang w:val="en-US"/>
              </w:rPr>
              <w:t>s</w:t>
            </w:r>
          </w:p>
          <w:p w14:paraId="3377E04A" w14:textId="77777777" w:rsidR="006D398C" w:rsidRPr="00657587" w:rsidRDefault="006D398C">
            <w:pPr>
              <w:tabs>
                <w:tab w:val="center" w:pos="4820"/>
                <w:tab w:val="right" w:pos="9639"/>
              </w:tabs>
              <w:suppressAutoHyphens/>
              <w:spacing w:before="40" w:after="40"/>
              <w:ind w:firstLine="0"/>
              <w:jc w:val="center"/>
              <w:rPr>
                <w:spacing w:val="-3"/>
                <w:sz w:val="22"/>
                <w:szCs w:val="22"/>
                <w:lang w:val="en-US"/>
              </w:rPr>
              <w:pPrChange w:id="783" w:author="Kleber Marques Lisboa" w:date="2023-10-24T09:41:00Z">
                <w:pPr>
                  <w:tabs>
                    <w:tab w:val="center" w:pos="4820"/>
                    <w:tab w:val="right" w:pos="9639"/>
                  </w:tabs>
                  <w:suppressAutoHyphens/>
                  <w:spacing w:before="40" w:after="40" w:line="240" w:lineRule="auto"/>
                  <w:ind w:firstLine="0"/>
                  <w:jc w:val="center"/>
                </w:pPr>
              </w:pPrChange>
            </w:pPr>
            <w:r w:rsidRPr="00657587">
              <w:rPr>
                <w:spacing w:val="-3"/>
                <w:sz w:val="22"/>
                <w:szCs w:val="22"/>
                <w:lang w:val="en-US"/>
              </w:rPr>
              <w:t>[</w:t>
            </w:r>
            <w:r w:rsidRPr="00657587">
              <w:rPr>
                <w:spacing w:val="-3"/>
                <w:sz w:val="22"/>
                <w:szCs w:val="22"/>
                <w:vertAlign w:val="superscript"/>
                <w:lang w:val="en-US"/>
              </w:rPr>
              <w:t>o</w:t>
            </w:r>
            <w:r w:rsidRPr="00657587">
              <w:rPr>
                <w:spacing w:val="-3"/>
                <w:sz w:val="22"/>
                <w:szCs w:val="22"/>
                <w:lang w:val="en-US"/>
              </w:rPr>
              <w:t>C]</w:t>
            </w:r>
          </w:p>
        </w:tc>
        <w:tc>
          <w:tcPr>
            <w:tcW w:w="275" w:type="dxa"/>
            <w:tcBorders>
              <w:top w:val="single" w:sz="8" w:space="0" w:color="auto"/>
            </w:tcBorders>
            <w:vAlign w:val="center"/>
          </w:tcPr>
          <w:p w14:paraId="18E44543" w14:textId="77777777" w:rsidR="006D398C" w:rsidRPr="00657587" w:rsidRDefault="006D398C">
            <w:pPr>
              <w:tabs>
                <w:tab w:val="center" w:pos="4820"/>
                <w:tab w:val="right" w:pos="9639"/>
              </w:tabs>
              <w:suppressAutoHyphens/>
              <w:spacing w:before="40" w:after="40"/>
              <w:ind w:firstLine="0"/>
              <w:jc w:val="center"/>
              <w:rPr>
                <w:i/>
                <w:iCs/>
                <w:spacing w:val="-3"/>
                <w:sz w:val="22"/>
                <w:szCs w:val="22"/>
                <w:lang w:val="en-US"/>
              </w:rPr>
              <w:pPrChange w:id="784" w:author="Kleber Marques Lisboa" w:date="2023-10-24T09:41:00Z">
                <w:pPr>
                  <w:tabs>
                    <w:tab w:val="center" w:pos="4820"/>
                    <w:tab w:val="right" w:pos="9639"/>
                  </w:tabs>
                  <w:suppressAutoHyphens/>
                  <w:spacing w:before="40" w:after="40" w:line="240" w:lineRule="auto"/>
                  <w:ind w:firstLine="0"/>
                  <w:jc w:val="center"/>
                </w:pPr>
              </w:pPrChange>
            </w:pPr>
          </w:p>
        </w:tc>
        <w:tc>
          <w:tcPr>
            <w:tcW w:w="2351" w:type="dxa"/>
            <w:gridSpan w:val="2"/>
            <w:tcBorders>
              <w:top w:val="single" w:sz="8" w:space="0" w:color="auto"/>
              <w:bottom w:val="single" w:sz="8" w:space="0" w:color="auto"/>
            </w:tcBorders>
            <w:vAlign w:val="center"/>
          </w:tcPr>
          <w:p w14:paraId="0841CEAB" w14:textId="77777777" w:rsidR="006D398C" w:rsidRPr="00657587" w:rsidRDefault="006D398C">
            <w:pPr>
              <w:tabs>
                <w:tab w:val="center" w:pos="4820"/>
                <w:tab w:val="right" w:pos="9639"/>
              </w:tabs>
              <w:suppressAutoHyphens/>
              <w:spacing w:before="40" w:after="40"/>
              <w:ind w:firstLine="0"/>
              <w:jc w:val="center"/>
              <w:rPr>
                <w:spacing w:val="-3"/>
                <w:sz w:val="22"/>
                <w:szCs w:val="22"/>
                <w:lang w:val="en-US"/>
              </w:rPr>
              <w:pPrChange w:id="785" w:author="Kleber Marques Lisboa" w:date="2023-10-24T09:41:00Z">
                <w:pPr>
                  <w:tabs>
                    <w:tab w:val="center" w:pos="4820"/>
                    <w:tab w:val="right" w:pos="9639"/>
                  </w:tabs>
                  <w:suppressAutoHyphens/>
                  <w:spacing w:before="40" w:after="40" w:line="240" w:lineRule="auto"/>
                  <w:ind w:firstLine="0"/>
                  <w:jc w:val="center"/>
                </w:pPr>
              </w:pPrChange>
            </w:pPr>
            <w:r w:rsidRPr="00657587">
              <w:rPr>
                <w:i/>
                <w:iCs/>
                <w:spacing w:val="-3"/>
                <w:sz w:val="22"/>
                <w:szCs w:val="22"/>
                <w:lang w:val="en-US"/>
              </w:rPr>
              <w:t>T</w:t>
            </w:r>
            <w:r w:rsidR="00DD66BA" w:rsidRPr="00657587">
              <w:rPr>
                <w:i/>
                <w:iCs/>
                <w:spacing w:val="-3"/>
                <w:sz w:val="22"/>
                <w:szCs w:val="22"/>
                <w:vertAlign w:val="subscript"/>
                <w:lang w:val="en-US"/>
              </w:rPr>
              <w:t>o</w:t>
            </w:r>
            <w:r w:rsidRPr="00657587">
              <w:rPr>
                <w:i/>
                <w:iCs/>
                <w:spacing w:val="-3"/>
                <w:sz w:val="22"/>
                <w:szCs w:val="22"/>
                <w:vertAlign w:val="subscript"/>
                <w:lang w:val="en-US"/>
              </w:rPr>
              <w:t>_</w:t>
            </w:r>
            <w:r w:rsidR="00DD66BA" w:rsidRPr="00657587">
              <w:rPr>
                <w:i/>
                <w:iCs/>
                <w:spacing w:val="-3"/>
                <w:sz w:val="22"/>
                <w:szCs w:val="22"/>
                <w:vertAlign w:val="subscript"/>
                <w:lang w:val="en-US"/>
              </w:rPr>
              <w:t>l</w:t>
            </w:r>
          </w:p>
          <w:p w14:paraId="5FA239DB" w14:textId="77777777" w:rsidR="006D398C" w:rsidRPr="00657587" w:rsidRDefault="00BA3DDF">
            <w:pPr>
              <w:tabs>
                <w:tab w:val="center" w:pos="4820"/>
                <w:tab w:val="right" w:pos="9639"/>
              </w:tabs>
              <w:suppressAutoHyphens/>
              <w:spacing w:before="40" w:after="40"/>
              <w:ind w:right="-113" w:firstLine="0"/>
              <w:jc w:val="center"/>
              <w:rPr>
                <w:spacing w:val="-3"/>
                <w:sz w:val="22"/>
                <w:szCs w:val="22"/>
                <w:lang w:val="en-US"/>
              </w:rPr>
              <w:pPrChange w:id="786" w:author="Kleber Marques Lisboa" w:date="2023-10-24T09:41:00Z">
                <w:pPr>
                  <w:tabs>
                    <w:tab w:val="center" w:pos="4820"/>
                    <w:tab w:val="right" w:pos="9639"/>
                  </w:tabs>
                  <w:suppressAutoHyphens/>
                  <w:spacing w:before="40" w:after="40" w:line="240" w:lineRule="auto"/>
                  <w:ind w:right="-113" w:firstLine="0"/>
                  <w:jc w:val="center"/>
                </w:pPr>
              </w:pPrChange>
            </w:pPr>
            <w:r w:rsidRPr="00657587">
              <w:rPr>
                <w:spacing w:val="-3"/>
                <w:sz w:val="22"/>
                <w:szCs w:val="22"/>
                <w:lang w:val="en-US"/>
              </w:rPr>
              <w:t>[</w:t>
            </w:r>
            <w:r w:rsidRPr="00657587">
              <w:rPr>
                <w:spacing w:val="-3"/>
                <w:sz w:val="22"/>
                <w:szCs w:val="22"/>
                <w:vertAlign w:val="superscript"/>
                <w:lang w:val="en-US"/>
              </w:rPr>
              <w:t>o</w:t>
            </w:r>
            <w:r w:rsidRPr="00657587">
              <w:rPr>
                <w:spacing w:val="-3"/>
                <w:sz w:val="22"/>
                <w:szCs w:val="22"/>
                <w:lang w:val="en-US"/>
              </w:rPr>
              <w:t>C]</w:t>
            </w:r>
          </w:p>
        </w:tc>
        <w:tc>
          <w:tcPr>
            <w:tcW w:w="268" w:type="dxa"/>
            <w:tcBorders>
              <w:top w:val="single" w:sz="8" w:space="0" w:color="auto"/>
            </w:tcBorders>
            <w:vAlign w:val="center"/>
          </w:tcPr>
          <w:p w14:paraId="6D926830" w14:textId="77777777" w:rsidR="006D398C" w:rsidRPr="00657587" w:rsidRDefault="006D398C">
            <w:pPr>
              <w:tabs>
                <w:tab w:val="center" w:pos="4820"/>
                <w:tab w:val="right" w:pos="9639"/>
              </w:tabs>
              <w:suppressAutoHyphens/>
              <w:spacing w:before="40" w:after="40"/>
              <w:ind w:firstLine="0"/>
              <w:jc w:val="center"/>
              <w:rPr>
                <w:i/>
                <w:iCs/>
                <w:spacing w:val="-3"/>
                <w:sz w:val="22"/>
                <w:szCs w:val="22"/>
                <w:lang w:val="en-US"/>
              </w:rPr>
              <w:pPrChange w:id="787" w:author="Kleber Marques Lisboa" w:date="2023-10-24T09:41:00Z">
                <w:pPr>
                  <w:tabs>
                    <w:tab w:val="center" w:pos="4820"/>
                    <w:tab w:val="right" w:pos="9639"/>
                  </w:tabs>
                  <w:suppressAutoHyphens/>
                  <w:spacing w:before="40" w:after="40" w:line="240" w:lineRule="auto"/>
                  <w:ind w:firstLine="0"/>
                  <w:jc w:val="center"/>
                </w:pPr>
              </w:pPrChange>
            </w:pPr>
          </w:p>
        </w:tc>
        <w:tc>
          <w:tcPr>
            <w:tcW w:w="2002" w:type="dxa"/>
            <w:gridSpan w:val="2"/>
            <w:tcBorders>
              <w:top w:val="single" w:sz="8" w:space="0" w:color="auto"/>
              <w:left w:val="nil"/>
            </w:tcBorders>
            <w:vAlign w:val="center"/>
          </w:tcPr>
          <w:p w14:paraId="24B3ED47" w14:textId="77777777" w:rsidR="006D398C" w:rsidRPr="00657587" w:rsidRDefault="006D398C">
            <w:pPr>
              <w:tabs>
                <w:tab w:val="center" w:pos="4820"/>
                <w:tab w:val="right" w:pos="9639"/>
              </w:tabs>
              <w:suppressAutoHyphens/>
              <w:spacing w:before="40" w:after="40"/>
              <w:ind w:left="-57" w:right="-57" w:firstLine="0"/>
              <w:jc w:val="center"/>
              <w:rPr>
                <w:spacing w:val="-3"/>
                <w:sz w:val="22"/>
                <w:szCs w:val="22"/>
                <w:lang w:val="en-US"/>
              </w:rPr>
              <w:pPrChange w:id="788" w:author="Kleber Marques Lisboa" w:date="2023-10-24T09:41:00Z">
                <w:pPr>
                  <w:tabs>
                    <w:tab w:val="center" w:pos="4820"/>
                    <w:tab w:val="right" w:pos="9639"/>
                  </w:tabs>
                  <w:suppressAutoHyphens/>
                  <w:spacing w:before="40" w:after="40" w:line="240" w:lineRule="auto"/>
                  <w:ind w:left="-57" w:right="-57" w:firstLine="0"/>
                  <w:jc w:val="center"/>
                </w:pPr>
              </w:pPrChange>
            </w:pPr>
            <w:r w:rsidRPr="00657587">
              <w:rPr>
                <w:i/>
                <w:iCs/>
                <w:spacing w:val="-3"/>
                <w:sz w:val="22"/>
                <w:szCs w:val="22"/>
                <w:lang w:val="en-US"/>
              </w:rPr>
              <w:t>j</w:t>
            </w:r>
            <w:r w:rsidRPr="00657587">
              <w:rPr>
                <w:i/>
                <w:iCs/>
                <w:spacing w:val="-3"/>
                <w:sz w:val="22"/>
                <w:szCs w:val="22"/>
                <w:vertAlign w:val="subscript"/>
                <w:lang w:val="en-US"/>
              </w:rPr>
              <w:t>wl</w:t>
            </w:r>
            <w:r w:rsidRPr="00657587">
              <w:rPr>
                <w:spacing w:val="-3"/>
                <w:sz w:val="22"/>
                <w:szCs w:val="22"/>
                <w:vertAlign w:val="superscript"/>
                <w:lang w:val="en-US"/>
              </w:rPr>
              <w:t>*</w:t>
            </w:r>
          </w:p>
          <w:p w14:paraId="25A28FBE" w14:textId="77777777" w:rsidR="006D398C" w:rsidRPr="00657587" w:rsidRDefault="006D398C">
            <w:pPr>
              <w:tabs>
                <w:tab w:val="center" w:pos="4820"/>
                <w:tab w:val="right" w:pos="9639"/>
              </w:tabs>
              <w:suppressAutoHyphens/>
              <w:spacing w:before="40" w:after="40"/>
              <w:ind w:left="-57" w:right="-57" w:firstLine="0"/>
              <w:jc w:val="center"/>
              <w:rPr>
                <w:spacing w:val="-3"/>
                <w:sz w:val="22"/>
                <w:szCs w:val="22"/>
                <w:lang w:val="en-US"/>
              </w:rPr>
              <w:pPrChange w:id="789" w:author="Kleber Marques Lisboa" w:date="2023-10-24T09:41:00Z">
                <w:pPr>
                  <w:tabs>
                    <w:tab w:val="center" w:pos="4820"/>
                    <w:tab w:val="right" w:pos="9639"/>
                  </w:tabs>
                  <w:suppressAutoHyphens/>
                  <w:spacing w:before="40" w:after="40" w:line="240" w:lineRule="auto"/>
                  <w:ind w:left="-57" w:right="-57" w:firstLine="0"/>
                  <w:jc w:val="center"/>
                </w:pPr>
              </w:pPrChange>
            </w:pPr>
            <w:r w:rsidRPr="00657587">
              <w:rPr>
                <w:spacing w:val="-3"/>
                <w:sz w:val="22"/>
                <w:szCs w:val="22"/>
                <w:lang w:val="en-US"/>
              </w:rPr>
              <w:t>[kg/(m</w:t>
            </w:r>
            <w:r w:rsidRPr="00657587">
              <w:rPr>
                <w:spacing w:val="-3"/>
                <w:sz w:val="22"/>
                <w:szCs w:val="22"/>
                <w:vertAlign w:val="superscript"/>
                <w:lang w:val="en-US"/>
              </w:rPr>
              <w:t>2</w:t>
            </w:r>
            <w:r w:rsidRPr="00657587">
              <w:rPr>
                <w:spacing w:val="-3"/>
                <w:sz w:val="22"/>
                <w:szCs w:val="22"/>
                <w:lang w:val="en-US"/>
              </w:rPr>
              <w:t>.h)]</w:t>
            </w:r>
          </w:p>
        </w:tc>
      </w:tr>
      <w:tr w:rsidR="0011212D" w:rsidRPr="00657587" w14:paraId="7B667C85" w14:textId="77777777" w:rsidTr="00657587">
        <w:trPr>
          <w:trHeight w:val="227"/>
          <w:jc w:val="center"/>
        </w:trPr>
        <w:tc>
          <w:tcPr>
            <w:tcW w:w="688" w:type="dxa"/>
            <w:vMerge/>
            <w:tcBorders>
              <w:bottom w:val="single" w:sz="8" w:space="0" w:color="auto"/>
            </w:tcBorders>
            <w:vAlign w:val="center"/>
          </w:tcPr>
          <w:p w14:paraId="57425E21" w14:textId="77777777" w:rsidR="0011212D" w:rsidRPr="00657587" w:rsidRDefault="0011212D">
            <w:pPr>
              <w:tabs>
                <w:tab w:val="center" w:pos="4820"/>
                <w:tab w:val="right" w:pos="9639"/>
              </w:tabs>
              <w:suppressAutoHyphens/>
              <w:spacing w:before="40" w:after="40"/>
              <w:ind w:left="-57" w:right="-57"/>
              <w:jc w:val="center"/>
              <w:rPr>
                <w:spacing w:val="-3"/>
                <w:sz w:val="22"/>
                <w:szCs w:val="22"/>
                <w:lang w:val="en-US"/>
              </w:rPr>
              <w:pPrChange w:id="790" w:author="Kleber Marques Lisboa" w:date="2023-10-24T09:41:00Z">
                <w:pPr>
                  <w:tabs>
                    <w:tab w:val="center" w:pos="4820"/>
                    <w:tab w:val="right" w:pos="9639"/>
                  </w:tabs>
                  <w:suppressAutoHyphens/>
                  <w:spacing w:before="40" w:after="40" w:line="240" w:lineRule="auto"/>
                  <w:ind w:left="-57" w:right="-57"/>
                  <w:jc w:val="center"/>
                </w:pPr>
              </w:pPrChange>
            </w:pPr>
          </w:p>
        </w:tc>
        <w:tc>
          <w:tcPr>
            <w:tcW w:w="1519" w:type="dxa"/>
            <w:vMerge/>
            <w:tcBorders>
              <w:bottom w:val="single" w:sz="8" w:space="0" w:color="auto"/>
            </w:tcBorders>
          </w:tcPr>
          <w:p w14:paraId="2821EA1D" w14:textId="77777777" w:rsidR="0011212D" w:rsidRPr="00657587" w:rsidRDefault="0011212D">
            <w:pPr>
              <w:tabs>
                <w:tab w:val="center" w:pos="4820"/>
                <w:tab w:val="right" w:pos="9639"/>
              </w:tabs>
              <w:suppressAutoHyphens/>
              <w:spacing w:before="40" w:after="40"/>
              <w:ind w:left="-113" w:right="-113" w:firstLine="0"/>
              <w:jc w:val="center"/>
              <w:rPr>
                <w:spacing w:val="-3"/>
                <w:sz w:val="22"/>
                <w:szCs w:val="22"/>
                <w:lang w:val="en-US"/>
              </w:rPr>
              <w:pPrChange w:id="791" w:author="Kleber Marques Lisboa" w:date="2023-10-24T09:41:00Z">
                <w:pPr>
                  <w:tabs>
                    <w:tab w:val="center" w:pos="4820"/>
                    <w:tab w:val="right" w:pos="9639"/>
                  </w:tabs>
                  <w:suppressAutoHyphens/>
                  <w:spacing w:before="40" w:after="40" w:line="240" w:lineRule="auto"/>
                  <w:ind w:left="-113" w:right="-113" w:firstLine="0"/>
                  <w:jc w:val="center"/>
                </w:pPr>
              </w:pPrChange>
            </w:pPr>
          </w:p>
        </w:tc>
        <w:tc>
          <w:tcPr>
            <w:tcW w:w="1123" w:type="dxa"/>
            <w:tcBorders>
              <w:top w:val="single" w:sz="8" w:space="0" w:color="auto"/>
              <w:bottom w:val="single" w:sz="8" w:space="0" w:color="auto"/>
            </w:tcBorders>
            <w:vAlign w:val="center"/>
          </w:tcPr>
          <w:p w14:paraId="381F1102" w14:textId="77777777" w:rsidR="0011212D" w:rsidRPr="00657587" w:rsidRDefault="0011212D">
            <w:pPr>
              <w:tabs>
                <w:tab w:val="center" w:pos="4820"/>
                <w:tab w:val="right" w:pos="9639"/>
              </w:tabs>
              <w:suppressAutoHyphens/>
              <w:spacing w:before="40" w:after="40"/>
              <w:ind w:left="-113" w:right="-113" w:firstLine="0"/>
              <w:jc w:val="center"/>
              <w:rPr>
                <w:spacing w:val="-3"/>
                <w:sz w:val="22"/>
                <w:szCs w:val="22"/>
                <w:lang w:val="en-US"/>
              </w:rPr>
              <w:pPrChange w:id="792" w:author="Kleber Marques Lisboa" w:date="2023-10-24T09:41:00Z">
                <w:pPr>
                  <w:tabs>
                    <w:tab w:val="center" w:pos="4820"/>
                    <w:tab w:val="right" w:pos="9639"/>
                  </w:tabs>
                  <w:suppressAutoHyphens/>
                  <w:spacing w:before="40" w:after="40" w:line="240" w:lineRule="auto"/>
                  <w:ind w:left="-113" w:right="-113" w:firstLine="0"/>
                  <w:jc w:val="center"/>
                </w:pPr>
              </w:pPrChange>
            </w:pPr>
            <w:r w:rsidRPr="00657587">
              <w:rPr>
                <w:spacing w:val="-3"/>
                <w:sz w:val="22"/>
                <w:szCs w:val="22"/>
                <w:lang w:val="en-US"/>
              </w:rPr>
              <w:t>Present</w:t>
            </w:r>
            <w:r w:rsidR="00A51FA6" w:rsidRPr="00657587">
              <w:rPr>
                <w:spacing w:val="-3"/>
                <w:sz w:val="22"/>
                <w:szCs w:val="22"/>
                <w:lang w:val="en-US"/>
              </w:rPr>
              <w:t>,</w:t>
            </w:r>
            <w:r w:rsidRPr="00657587">
              <w:rPr>
                <w:spacing w:val="-3"/>
                <w:sz w:val="22"/>
                <w:szCs w:val="22"/>
                <w:lang w:val="en-US"/>
              </w:rPr>
              <w:t xml:space="preserve"> and Lisboa </w:t>
            </w:r>
            <w:r w:rsidRPr="00657587">
              <w:rPr>
                <w:i/>
                <w:iCs/>
                <w:spacing w:val="-3"/>
                <w:sz w:val="22"/>
                <w:szCs w:val="22"/>
                <w:lang w:val="en-US"/>
              </w:rPr>
              <w:t xml:space="preserve">et al. </w:t>
            </w:r>
            <w:r w:rsidRPr="00657587">
              <w:rPr>
                <w:spacing w:val="-3"/>
                <w:sz w:val="22"/>
                <w:szCs w:val="22"/>
                <w:lang w:val="en-US"/>
              </w:rPr>
              <w:t>(2021)</w:t>
            </w:r>
          </w:p>
        </w:tc>
        <w:tc>
          <w:tcPr>
            <w:tcW w:w="1124" w:type="dxa"/>
            <w:tcBorders>
              <w:top w:val="single" w:sz="8" w:space="0" w:color="auto"/>
              <w:bottom w:val="single" w:sz="8" w:space="0" w:color="auto"/>
            </w:tcBorders>
            <w:vAlign w:val="center"/>
          </w:tcPr>
          <w:p w14:paraId="1ADC5597" w14:textId="77777777" w:rsidR="0011212D" w:rsidRPr="00657587" w:rsidRDefault="0011212D">
            <w:pPr>
              <w:tabs>
                <w:tab w:val="center" w:pos="4820"/>
                <w:tab w:val="right" w:pos="9639"/>
              </w:tabs>
              <w:suppressAutoHyphens/>
              <w:spacing w:before="40" w:after="40"/>
              <w:ind w:firstLine="0"/>
              <w:jc w:val="center"/>
              <w:rPr>
                <w:spacing w:val="-3"/>
                <w:sz w:val="22"/>
                <w:szCs w:val="22"/>
                <w:lang w:val="en-US"/>
              </w:rPr>
              <w:pPrChange w:id="793" w:author="Kleber Marques Lisboa" w:date="2023-10-24T09:41:00Z">
                <w:pPr>
                  <w:tabs>
                    <w:tab w:val="center" w:pos="4820"/>
                    <w:tab w:val="right" w:pos="9639"/>
                  </w:tabs>
                  <w:suppressAutoHyphens/>
                  <w:spacing w:before="40" w:after="40" w:line="240" w:lineRule="auto"/>
                  <w:ind w:firstLine="0"/>
                  <w:jc w:val="center"/>
                </w:pPr>
              </w:pPrChange>
            </w:pPr>
            <w:r w:rsidRPr="00657587">
              <w:rPr>
                <w:spacing w:val="-3"/>
                <w:sz w:val="22"/>
                <w:szCs w:val="22"/>
                <w:lang w:val="en-US"/>
              </w:rPr>
              <w:t xml:space="preserve">Wang </w:t>
            </w:r>
            <w:r w:rsidRPr="00657587">
              <w:rPr>
                <w:i/>
                <w:iCs/>
                <w:spacing w:val="-3"/>
                <w:sz w:val="22"/>
                <w:szCs w:val="22"/>
                <w:lang w:val="en-US"/>
              </w:rPr>
              <w:t>et al</w:t>
            </w:r>
            <w:r w:rsidRPr="00657587">
              <w:rPr>
                <w:spacing w:val="-3"/>
                <w:sz w:val="22"/>
                <w:szCs w:val="22"/>
                <w:lang w:val="en-US"/>
              </w:rPr>
              <w:t>. (2008)</w:t>
            </w:r>
          </w:p>
        </w:tc>
        <w:tc>
          <w:tcPr>
            <w:tcW w:w="275" w:type="dxa"/>
            <w:vAlign w:val="center"/>
          </w:tcPr>
          <w:p w14:paraId="11CC4FDC" w14:textId="77777777" w:rsidR="0011212D" w:rsidRPr="00657587" w:rsidRDefault="0011212D">
            <w:pPr>
              <w:tabs>
                <w:tab w:val="center" w:pos="4820"/>
                <w:tab w:val="right" w:pos="9639"/>
              </w:tabs>
              <w:suppressAutoHyphens/>
              <w:spacing w:before="40" w:after="40"/>
              <w:ind w:firstLine="0"/>
              <w:jc w:val="center"/>
              <w:rPr>
                <w:spacing w:val="-3"/>
                <w:sz w:val="22"/>
                <w:szCs w:val="22"/>
                <w:lang w:val="en-US"/>
              </w:rPr>
              <w:pPrChange w:id="794" w:author="Kleber Marques Lisboa" w:date="2023-10-24T09:41:00Z">
                <w:pPr>
                  <w:tabs>
                    <w:tab w:val="center" w:pos="4820"/>
                    <w:tab w:val="right" w:pos="9639"/>
                  </w:tabs>
                  <w:suppressAutoHyphens/>
                  <w:spacing w:before="40" w:after="40" w:line="240" w:lineRule="auto"/>
                  <w:ind w:firstLine="0"/>
                  <w:jc w:val="center"/>
                </w:pPr>
              </w:pPrChange>
            </w:pPr>
          </w:p>
        </w:tc>
        <w:tc>
          <w:tcPr>
            <w:tcW w:w="1175" w:type="dxa"/>
            <w:tcBorders>
              <w:top w:val="single" w:sz="8" w:space="0" w:color="auto"/>
              <w:bottom w:val="single" w:sz="8" w:space="0" w:color="auto"/>
            </w:tcBorders>
            <w:vAlign w:val="center"/>
          </w:tcPr>
          <w:p w14:paraId="662061C4" w14:textId="77777777" w:rsidR="0011212D" w:rsidRPr="00657587" w:rsidRDefault="0011212D">
            <w:pPr>
              <w:tabs>
                <w:tab w:val="center" w:pos="4820"/>
                <w:tab w:val="right" w:pos="9639"/>
              </w:tabs>
              <w:suppressAutoHyphens/>
              <w:spacing w:before="40" w:after="40"/>
              <w:ind w:left="-57" w:right="-57" w:firstLine="0"/>
              <w:jc w:val="center"/>
              <w:rPr>
                <w:i/>
                <w:iCs/>
                <w:spacing w:val="-3"/>
                <w:sz w:val="22"/>
                <w:szCs w:val="22"/>
                <w:lang w:val="en-US"/>
              </w:rPr>
              <w:pPrChange w:id="795" w:author="Kleber Marques Lisboa" w:date="2023-10-24T09:41:00Z">
                <w:pPr>
                  <w:tabs>
                    <w:tab w:val="center" w:pos="4820"/>
                    <w:tab w:val="right" w:pos="9639"/>
                  </w:tabs>
                  <w:suppressAutoHyphens/>
                  <w:spacing w:before="40" w:after="40" w:line="240" w:lineRule="auto"/>
                  <w:ind w:left="-57" w:right="-57" w:firstLine="0"/>
                  <w:jc w:val="center"/>
                </w:pPr>
              </w:pPrChange>
            </w:pPr>
            <w:r w:rsidRPr="00657587">
              <w:rPr>
                <w:spacing w:val="-3"/>
                <w:sz w:val="22"/>
                <w:szCs w:val="22"/>
                <w:lang w:val="en-US"/>
              </w:rPr>
              <w:t>Present</w:t>
            </w:r>
            <w:r w:rsidR="00A51FA6" w:rsidRPr="00657587">
              <w:rPr>
                <w:spacing w:val="-3"/>
                <w:sz w:val="22"/>
                <w:szCs w:val="22"/>
                <w:lang w:val="en-US"/>
              </w:rPr>
              <w:t>,</w:t>
            </w:r>
            <w:r w:rsidRPr="00657587">
              <w:rPr>
                <w:spacing w:val="-3"/>
                <w:sz w:val="22"/>
                <w:szCs w:val="22"/>
                <w:lang w:val="en-US"/>
              </w:rPr>
              <w:t xml:space="preserve"> and Lisboa </w:t>
            </w:r>
            <w:r w:rsidRPr="00657587">
              <w:rPr>
                <w:i/>
                <w:iCs/>
                <w:spacing w:val="-3"/>
                <w:sz w:val="22"/>
                <w:szCs w:val="22"/>
                <w:lang w:val="en-US"/>
              </w:rPr>
              <w:t xml:space="preserve">et al. </w:t>
            </w:r>
            <w:r w:rsidRPr="00657587">
              <w:rPr>
                <w:spacing w:val="-3"/>
                <w:sz w:val="22"/>
                <w:szCs w:val="22"/>
                <w:lang w:val="en-US"/>
              </w:rPr>
              <w:t>(2021)</w:t>
            </w:r>
          </w:p>
        </w:tc>
        <w:tc>
          <w:tcPr>
            <w:tcW w:w="1176" w:type="dxa"/>
            <w:tcBorders>
              <w:top w:val="single" w:sz="8" w:space="0" w:color="auto"/>
              <w:bottom w:val="single" w:sz="8" w:space="0" w:color="auto"/>
            </w:tcBorders>
            <w:vAlign w:val="center"/>
          </w:tcPr>
          <w:p w14:paraId="03539AE9" w14:textId="77777777" w:rsidR="0011212D" w:rsidRPr="00657587" w:rsidRDefault="0011212D">
            <w:pPr>
              <w:tabs>
                <w:tab w:val="center" w:pos="4820"/>
                <w:tab w:val="right" w:pos="9639"/>
              </w:tabs>
              <w:suppressAutoHyphens/>
              <w:spacing w:before="40" w:after="40"/>
              <w:ind w:firstLine="0"/>
              <w:jc w:val="center"/>
              <w:rPr>
                <w:i/>
                <w:iCs/>
                <w:spacing w:val="-3"/>
                <w:sz w:val="22"/>
                <w:szCs w:val="22"/>
                <w:lang w:val="en-US"/>
              </w:rPr>
              <w:pPrChange w:id="796" w:author="Kleber Marques Lisboa" w:date="2023-10-24T09:41:00Z">
                <w:pPr>
                  <w:tabs>
                    <w:tab w:val="center" w:pos="4820"/>
                    <w:tab w:val="right" w:pos="9639"/>
                  </w:tabs>
                  <w:suppressAutoHyphens/>
                  <w:spacing w:before="40" w:after="40" w:line="240" w:lineRule="auto"/>
                  <w:ind w:firstLine="0"/>
                  <w:jc w:val="center"/>
                </w:pPr>
              </w:pPrChange>
            </w:pPr>
            <w:r w:rsidRPr="00657587">
              <w:rPr>
                <w:spacing w:val="-3"/>
                <w:sz w:val="22"/>
                <w:szCs w:val="22"/>
                <w:lang w:val="en-US"/>
              </w:rPr>
              <w:t xml:space="preserve">Wang </w:t>
            </w:r>
            <w:r w:rsidRPr="00657587">
              <w:rPr>
                <w:i/>
                <w:iCs/>
                <w:spacing w:val="-3"/>
                <w:sz w:val="22"/>
                <w:szCs w:val="22"/>
                <w:lang w:val="en-US"/>
              </w:rPr>
              <w:t>et al</w:t>
            </w:r>
            <w:r w:rsidRPr="00657587">
              <w:rPr>
                <w:spacing w:val="-3"/>
                <w:sz w:val="22"/>
                <w:szCs w:val="22"/>
                <w:lang w:val="en-US"/>
              </w:rPr>
              <w:t>. (2008)</w:t>
            </w:r>
          </w:p>
        </w:tc>
        <w:tc>
          <w:tcPr>
            <w:tcW w:w="268" w:type="dxa"/>
            <w:vAlign w:val="center"/>
          </w:tcPr>
          <w:p w14:paraId="396A960A" w14:textId="77777777" w:rsidR="0011212D" w:rsidRPr="00657587" w:rsidRDefault="0011212D">
            <w:pPr>
              <w:tabs>
                <w:tab w:val="center" w:pos="4820"/>
                <w:tab w:val="right" w:pos="9639"/>
              </w:tabs>
              <w:suppressAutoHyphens/>
              <w:spacing w:before="40" w:after="40"/>
              <w:ind w:firstLine="0"/>
              <w:jc w:val="center"/>
              <w:rPr>
                <w:spacing w:val="-3"/>
                <w:sz w:val="22"/>
                <w:szCs w:val="22"/>
                <w:lang w:val="en-US"/>
              </w:rPr>
              <w:pPrChange w:id="797" w:author="Kleber Marques Lisboa" w:date="2023-10-24T09:41:00Z">
                <w:pPr>
                  <w:tabs>
                    <w:tab w:val="center" w:pos="4820"/>
                    <w:tab w:val="right" w:pos="9639"/>
                  </w:tabs>
                  <w:suppressAutoHyphens/>
                  <w:spacing w:before="40" w:after="40" w:line="240" w:lineRule="auto"/>
                  <w:ind w:firstLine="0"/>
                  <w:jc w:val="center"/>
                </w:pPr>
              </w:pPrChange>
            </w:pPr>
          </w:p>
        </w:tc>
        <w:tc>
          <w:tcPr>
            <w:tcW w:w="1001" w:type="dxa"/>
            <w:tcBorders>
              <w:top w:val="single" w:sz="8" w:space="0" w:color="auto"/>
              <w:bottom w:val="single" w:sz="8" w:space="0" w:color="auto"/>
            </w:tcBorders>
            <w:vAlign w:val="center"/>
          </w:tcPr>
          <w:p w14:paraId="490ADCB8" w14:textId="77777777" w:rsidR="0011212D" w:rsidRPr="00657587" w:rsidRDefault="0011212D">
            <w:pPr>
              <w:tabs>
                <w:tab w:val="center" w:pos="4820"/>
                <w:tab w:val="right" w:pos="9639"/>
              </w:tabs>
              <w:suppressAutoHyphens/>
              <w:spacing w:before="40" w:after="40"/>
              <w:ind w:left="-57" w:right="-57" w:firstLine="0"/>
              <w:jc w:val="center"/>
              <w:rPr>
                <w:i/>
                <w:iCs/>
                <w:spacing w:val="-3"/>
                <w:sz w:val="22"/>
                <w:szCs w:val="22"/>
                <w:lang w:val="en-US"/>
              </w:rPr>
              <w:pPrChange w:id="798" w:author="Kleber Marques Lisboa" w:date="2023-10-24T09:41:00Z">
                <w:pPr>
                  <w:tabs>
                    <w:tab w:val="center" w:pos="4820"/>
                    <w:tab w:val="right" w:pos="9639"/>
                  </w:tabs>
                  <w:suppressAutoHyphens/>
                  <w:spacing w:before="40" w:after="40" w:line="240" w:lineRule="auto"/>
                  <w:ind w:left="-57" w:right="-57" w:firstLine="0"/>
                  <w:jc w:val="center"/>
                </w:pPr>
              </w:pPrChange>
            </w:pPr>
            <w:r w:rsidRPr="00657587">
              <w:rPr>
                <w:spacing w:val="-3"/>
                <w:sz w:val="22"/>
                <w:szCs w:val="22"/>
                <w:lang w:val="en-US"/>
              </w:rPr>
              <w:t>Present</w:t>
            </w:r>
          </w:p>
        </w:tc>
        <w:tc>
          <w:tcPr>
            <w:tcW w:w="1001" w:type="dxa"/>
            <w:tcBorders>
              <w:top w:val="single" w:sz="8" w:space="0" w:color="auto"/>
              <w:bottom w:val="single" w:sz="8" w:space="0" w:color="auto"/>
            </w:tcBorders>
            <w:vAlign w:val="center"/>
          </w:tcPr>
          <w:p w14:paraId="40C25C94" w14:textId="77777777" w:rsidR="0011212D" w:rsidRPr="00657587" w:rsidRDefault="0011212D">
            <w:pPr>
              <w:tabs>
                <w:tab w:val="center" w:pos="4820"/>
                <w:tab w:val="right" w:pos="9639"/>
              </w:tabs>
              <w:suppressAutoHyphens/>
              <w:spacing w:before="40" w:after="40"/>
              <w:ind w:left="-57" w:right="-57" w:firstLine="0"/>
              <w:jc w:val="center"/>
              <w:rPr>
                <w:spacing w:val="-3"/>
                <w:sz w:val="22"/>
                <w:szCs w:val="22"/>
                <w:lang w:val="en-US"/>
              </w:rPr>
              <w:pPrChange w:id="799" w:author="Kleber Marques Lisboa" w:date="2023-10-24T09:41:00Z">
                <w:pPr>
                  <w:tabs>
                    <w:tab w:val="center" w:pos="4820"/>
                    <w:tab w:val="right" w:pos="9639"/>
                  </w:tabs>
                  <w:suppressAutoHyphens/>
                  <w:spacing w:before="40" w:after="40" w:line="240" w:lineRule="auto"/>
                  <w:ind w:left="-57" w:right="-57" w:firstLine="0"/>
                  <w:jc w:val="center"/>
                </w:pPr>
              </w:pPrChange>
            </w:pPr>
            <w:r w:rsidRPr="00657587">
              <w:rPr>
                <w:spacing w:val="-3"/>
                <w:sz w:val="22"/>
                <w:szCs w:val="22"/>
                <w:lang w:val="en-US"/>
              </w:rPr>
              <w:t xml:space="preserve">Wang </w:t>
            </w:r>
            <w:r w:rsidRPr="00657587">
              <w:rPr>
                <w:i/>
                <w:iCs/>
                <w:spacing w:val="-3"/>
                <w:sz w:val="22"/>
                <w:szCs w:val="22"/>
                <w:lang w:val="en-US"/>
              </w:rPr>
              <w:t>et al</w:t>
            </w:r>
            <w:r w:rsidRPr="00657587">
              <w:rPr>
                <w:spacing w:val="-3"/>
                <w:sz w:val="22"/>
                <w:szCs w:val="22"/>
                <w:lang w:val="en-US"/>
              </w:rPr>
              <w:t>. (2008)</w:t>
            </w:r>
          </w:p>
        </w:tc>
      </w:tr>
      <w:tr w:rsidR="006D398C" w:rsidRPr="008B6A89" w14:paraId="01E58A5B" w14:textId="77777777" w:rsidTr="00657587">
        <w:trPr>
          <w:trHeight w:val="227"/>
          <w:jc w:val="center"/>
        </w:trPr>
        <w:tc>
          <w:tcPr>
            <w:tcW w:w="688" w:type="dxa"/>
            <w:tcBorders>
              <w:top w:val="single" w:sz="8" w:space="0" w:color="auto"/>
            </w:tcBorders>
            <w:vAlign w:val="center"/>
          </w:tcPr>
          <w:p w14:paraId="25C3E398" w14:textId="77777777" w:rsidR="0011212D" w:rsidRPr="00657587" w:rsidRDefault="0011212D">
            <w:pPr>
              <w:tabs>
                <w:tab w:val="center" w:pos="4820"/>
                <w:tab w:val="right" w:pos="9639"/>
              </w:tabs>
              <w:suppressAutoHyphens/>
              <w:spacing w:before="40" w:after="40"/>
              <w:ind w:left="-57" w:right="-57" w:firstLine="0"/>
              <w:jc w:val="center"/>
              <w:rPr>
                <w:spacing w:val="-3"/>
                <w:sz w:val="21"/>
                <w:szCs w:val="21"/>
                <w:lang w:val="en-US"/>
              </w:rPr>
              <w:pPrChange w:id="800" w:author="Kleber Marques Lisboa" w:date="2023-10-24T09:41:00Z">
                <w:pPr>
                  <w:tabs>
                    <w:tab w:val="center" w:pos="4820"/>
                    <w:tab w:val="right" w:pos="9639"/>
                  </w:tabs>
                  <w:suppressAutoHyphens/>
                  <w:spacing w:before="40" w:after="40" w:line="240" w:lineRule="auto"/>
                  <w:ind w:left="-57" w:right="-57" w:firstLine="0"/>
                  <w:jc w:val="center"/>
                </w:pPr>
              </w:pPrChange>
            </w:pPr>
            <w:r w:rsidRPr="00657587">
              <w:rPr>
                <w:spacing w:val="-3"/>
                <w:sz w:val="21"/>
                <w:szCs w:val="21"/>
                <w:lang w:val="en-US"/>
              </w:rPr>
              <w:t>40.0</w:t>
            </w:r>
          </w:p>
        </w:tc>
        <w:tc>
          <w:tcPr>
            <w:tcW w:w="1519" w:type="dxa"/>
            <w:tcBorders>
              <w:top w:val="single" w:sz="8" w:space="0" w:color="auto"/>
            </w:tcBorders>
            <w:vAlign w:val="center"/>
          </w:tcPr>
          <w:p w14:paraId="66FEF9A3"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01" w:author="Kleber Marques Lisboa" w:date="2023-10-24T09:41:00Z">
                <w:pPr>
                  <w:tabs>
                    <w:tab w:val="center" w:pos="4820"/>
                    <w:tab w:val="right" w:pos="9639"/>
                  </w:tabs>
                  <w:suppressAutoHyphens/>
                  <w:spacing w:before="40" w:after="40" w:line="240" w:lineRule="auto"/>
                  <w:ind w:firstLine="0"/>
                  <w:jc w:val="center"/>
                </w:pPr>
              </w:pPrChange>
            </w:pPr>
            <w:r w:rsidRPr="00657587">
              <w:rPr>
                <w:spacing w:val="-3"/>
                <w:sz w:val="21"/>
                <w:szCs w:val="21"/>
                <w:lang w:val="en-US"/>
              </w:rPr>
              <w:t>22.5</w:t>
            </w:r>
          </w:p>
        </w:tc>
        <w:tc>
          <w:tcPr>
            <w:tcW w:w="1123" w:type="dxa"/>
            <w:tcBorders>
              <w:top w:val="single" w:sz="8" w:space="0" w:color="auto"/>
            </w:tcBorders>
            <w:vAlign w:val="center"/>
          </w:tcPr>
          <w:p w14:paraId="5EBBBDA0"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02" w:author="Kleber Marques Lisboa" w:date="2023-10-24T09:41:00Z">
                <w:pPr>
                  <w:tabs>
                    <w:tab w:val="center" w:pos="4820"/>
                    <w:tab w:val="right" w:pos="9639"/>
                  </w:tabs>
                  <w:suppressAutoHyphens/>
                  <w:spacing w:before="40" w:after="40" w:line="240" w:lineRule="auto"/>
                  <w:ind w:firstLine="0"/>
                  <w:jc w:val="center"/>
                </w:pPr>
              </w:pPrChange>
            </w:pPr>
            <w:r w:rsidRPr="00657587">
              <w:rPr>
                <w:spacing w:val="-3"/>
                <w:sz w:val="21"/>
                <w:szCs w:val="21"/>
                <w:lang w:val="en-US"/>
              </w:rPr>
              <w:t>38.5</w:t>
            </w:r>
          </w:p>
        </w:tc>
        <w:tc>
          <w:tcPr>
            <w:tcW w:w="1124" w:type="dxa"/>
            <w:tcBorders>
              <w:top w:val="single" w:sz="8" w:space="0" w:color="auto"/>
            </w:tcBorders>
            <w:vAlign w:val="center"/>
          </w:tcPr>
          <w:p w14:paraId="6366940A"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03" w:author="Kleber Marques Lisboa" w:date="2023-10-24T09:41:00Z">
                <w:pPr>
                  <w:tabs>
                    <w:tab w:val="center" w:pos="4820"/>
                    <w:tab w:val="right" w:pos="9639"/>
                  </w:tabs>
                  <w:suppressAutoHyphens/>
                  <w:spacing w:before="40" w:after="40" w:line="240" w:lineRule="auto"/>
                  <w:ind w:firstLine="0"/>
                  <w:jc w:val="center"/>
                </w:pPr>
              </w:pPrChange>
            </w:pPr>
            <w:r w:rsidRPr="00657587">
              <w:rPr>
                <w:spacing w:val="-3"/>
                <w:sz w:val="21"/>
                <w:szCs w:val="21"/>
                <w:lang w:val="en-US"/>
              </w:rPr>
              <w:t>39.0</w:t>
            </w:r>
          </w:p>
        </w:tc>
        <w:tc>
          <w:tcPr>
            <w:tcW w:w="275" w:type="dxa"/>
            <w:vAlign w:val="center"/>
          </w:tcPr>
          <w:p w14:paraId="714A3991"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04" w:author="Kleber Marques Lisboa" w:date="2023-10-24T09:41:00Z">
                <w:pPr>
                  <w:tabs>
                    <w:tab w:val="center" w:pos="4820"/>
                    <w:tab w:val="right" w:pos="9639"/>
                  </w:tabs>
                  <w:suppressAutoHyphens/>
                  <w:spacing w:before="40" w:after="40" w:line="240" w:lineRule="auto"/>
                  <w:ind w:firstLine="0"/>
                  <w:jc w:val="center"/>
                </w:pPr>
              </w:pPrChange>
            </w:pPr>
          </w:p>
        </w:tc>
        <w:tc>
          <w:tcPr>
            <w:tcW w:w="1175" w:type="dxa"/>
            <w:tcBorders>
              <w:top w:val="single" w:sz="8" w:space="0" w:color="auto"/>
            </w:tcBorders>
            <w:vAlign w:val="center"/>
          </w:tcPr>
          <w:p w14:paraId="478F6C22"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05" w:author="Kleber Marques Lisboa" w:date="2023-10-24T09:41:00Z">
                <w:pPr>
                  <w:tabs>
                    <w:tab w:val="center" w:pos="4820"/>
                    <w:tab w:val="right" w:pos="9639"/>
                  </w:tabs>
                  <w:suppressAutoHyphens/>
                  <w:spacing w:before="40" w:after="40" w:line="240" w:lineRule="auto"/>
                  <w:ind w:firstLine="0"/>
                  <w:jc w:val="center"/>
                </w:pPr>
              </w:pPrChange>
            </w:pPr>
            <w:r w:rsidRPr="00657587">
              <w:rPr>
                <w:spacing w:val="-3"/>
                <w:sz w:val="21"/>
                <w:szCs w:val="21"/>
                <w:lang w:val="en-US"/>
              </w:rPr>
              <w:t>23.4</w:t>
            </w:r>
          </w:p>
        </w:tc>
        <w:tc>
          <w:tcPr>
            <w:tcW w:w="1176" w:type="dxa"/>
            <w:tcBorders>
              <w:top w:val="single" w:sz="8" w:space="0" w:color="auto"/>
            </w:tcBorders>
            <w:vAlign w:val="center"/>
          </w:tcPr>
          <w:p w14:paraId="643422F3"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06" w:author="Kleber Marques Lisboa" w:date="2023-10-24T09:41:00Z">
                <w:pPr>
                  <w:tabs>
                    <w:tab w:val="center" w:pos="4820"/>
                    <w:tab w:val="right" w:pos="9639"/>
                  </w:tabs>
                  <w:suppressAutoHyphens/>
                  <w:spacing w:before="40" w:after="40" w:line="240" w:lineRule="auto"/>
                  <w:ind w:firstLine="0"/>
                  <w:jc w:val="center"/>
                </w:pPr>
              </w:pPrChange>
            </w:pPr>
            <w:r w:rsidRPr="00657587">
              <w:rPr>
                <w:spacing w:val="-3"/>
                <w:sz w:val="21"/>
                <w:szCs w:val="21"/>
                <w:lang w:val="en-US"/>
              </w:rPr>
              <w:t>24.5</w:t>
            </w:r>
          </w:p>
        </w:tc>
        <w:tc>
          <w:tcPr>
            <w:tcW w:w="268" w:type="dxa"/>
            <w:vAlign w:val="center"/>
          </w:tcPr>
          <w:p w14:paraId="3F2DB2DF"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07" w:author="Kleber Marques Lisboa" w:date="2023-10-24T09:41:00Z">
                <w:pPr>
                  <w:tabs>
                    <w:tab w:val="center" w:pos="4820"/>
                    <w:tab w:val="right" w:pos="9639"/>
                  </w:tabs>
                  <w:suppressAutoHyphens/>
                  <w:spacing w:before="40" w:after="40" w:line="240" w:lineRule="auto"/>
                  <w:ind w:firstLine="0"/>
                  <w:jc w:val="center"/>
                </w:pPr>
              </w:pPrChange>
            </w:pPr>
          </w:p>
        </w:tc>
        <w:tc>
          <w:tcPr>
            <w:tcW w:w="1001" w:type="dxa"/>
            <w:tcBorders>
              <w:top w:val="single" w:sz="8" w:space="0" w:color="auto"/>
            </w:tcBorders>
            <w:vAlign w:val="center"/>
          </w:tcPr>
          <w:p w14:paraId="5733F2BF" w14:textId="77777777" w:rsidR="0011212D" w:rsidRPr="00657587" w:rsidRDefault="0011212D">
            <w:pPr>
              <w:tabs>
                <w:tab w:val="center" w:pos="4820"/>
                <w:tab w:val="right" w:pos="9639"/>
              </w:tabs>
              <w:suppressAutoHyphens/>
              <w:spacing w:before="40" w:after="40"/>
              <w:ind w:left="-57" w:right="-57" w:firstLine="0"/>
              <w:jc w:val="center"/>
              <w:rPr>
                <w:spacing w:val="-3"/>
                <w:sz w:val="21"/>
                <w:szCs w:val="21"/>
                <w:lang w:val="en-US"/>
              </w:rPr>
              <w:pPrChange w:id="808" w:author="Kleber Marques Lisboa" w:date="2023-10-24T09:41:00Z">
                <w:pPr>
                  <w:tabs>
                    <w:tab w:val="center" w:pos="4820"/>
                    <w:tab w:val="right" w:pos="9639"/>
                  </w:tabs>
                  <w:suppressAutoHyphens/>
                  <w:spacing w:before="40" w:after="40" w:line="240" w:lineRule="auto"/>
                  <w:ind w:left="-57" w:right="-57" w:firstLine="0"/>
                  <w:jc w:val="center"/>
                </w:pPr>
              </w:pPrChange>
            </w:pPr>
            <w:r w:rsidRPr="00657587">
              <w:rPr>
                <w:spacing w:val="-3"/>
                <w:sz w:val="21"/>
                <w:szCs w:val="21"/>
                <w:lang w:val="en-US"/>
              </w:rPr>
              <w:t>5.5</w:t>
            </w:r>
          </w:p>
        </w:tc>
        <w:tc>
          <w:tcPr>
            <w:tcW w:w="1001" w:type="dxa"/>
            <w:tcBorders>
              <w:top w:val="single" w:sz="8" w:space="0" w:color="auto"/>
            </w:tcBorders>
            <w:vAlign w:val="center"/>
          </w:tcPr>
          <w:p w14:paraId="7EF46C24" w14:textId="77777777" w:rsidR="0011212D" w:rsidRPr="00657587" w:rsidRDefault="0011212D">
            <w:pPr>
              <w:tabs>
                <w:tab w:val="center" w:pos="4820"/>
                <w:tab w:val="right" w:pos="9639"/>
              </w:tabs>
              <w:suppressAutoHyphens/>
              <w:spacing w:before="40" w:after="40"/>
              <w:ind w:left="-57" w:right="-57" w:firstLine="0"/>
              <w:jc w:val="center"/>
              <w:rPr>
                <w:spacing w:val="-3"/>
                <w:sz w:val="21"/>
                <w:szCs w:val="21"/>
                <w:lang w:val="en-US"/>
              </w:rPr>
              <w:pPrChange w:id="809" w:author="Kleber Marques Lisboa" w:date="2023-10-24T09:41:00Z">
                <w:pPr>
                  <w:tabs>
                    <w:tab w:val="center" w:pos="4820"/>
                    <w:tab w:val="right" w:pos="9639"/>
                  </w:tabs>
                  <w:suppressAutoHyphens/>
                  <w:spacing w:before="40" w:after="40" w:line="240" w:lineRule="auto"/>
                  <w:ind w:left="-57" w:right="-57" w:firstLine="0"/>
                  <w:jc w:val="center"/>
                </w:pPr>
              </w:pPrChange>
            </w:pPr>
            <w:r w:rsidRPr="00657587">
              <w:rPr>
                <w:spacing w:val="-3"/>
                <w:sz w:val="21"/>
                <w:szCs w:val="21"/>
                <w:lang w:val="en-US"/>
              </w:rPr>
              <w:t>6.2 ± 0.4</w:t>
            </w:r>
          </w:p>
        </w:tc>
      </w:tr>
      <w:tr w:rsidR="00BA3DDF" w:rsidRPr="008B6A89" w14:paraId="2862349D" w14:textId="77777777" w:rsidTr="00657587">
        <w:trPr>
          <w:trHeight w:val="227"/>
          <w:jc w:val="center"/>
        </w:trPr>
        <w:tc>
          <w:tcPr>
            <w:tcW w:w="688" w:type="dxa"/>
            <w:vAlign w:val="center"/>
          </w:tcPr>
          <w:p w14:paraId="5DF9807A" w14:textId="77777777" w:rsidR="0011212D" w:rsidRPr="00657587" w:rsidRDefault="0011212D">
            <w:pPr>
              <w:tabs>
                <w:tab w:val="center" w:pos="4820"/>
                <w:tab w:val="right" w:pos="9639"/>
              </w:tabs>
              <w:suppressAutoHyphens/>
              <w:spacing w:before="40" w:after="40"/>
              <w:ind w:left="-57" w:right="-57" w:firstLine="0"/>
              <w:jc w:val="center"/>
              <w:rPr>
                <w:spacing w:val="-3"/>
                <w:sz w:val="21"/>
                <w:szCs w:val="21"/>
                <w:lang w:val="en-US"/>
              </w:rPr>
              <w:pPrChange w:id="810" w:author="Kleber Marques Lisboa" w:date="2023-10-24T09:41:00Z">
                <w:pPr>
                  <w:tabs>
                    <w:tab w:val="center" w:pos="4820"/>
                    <w:tab w:val="right" w:pos="9639"/>
                  </w:tabs>
                  <w:suppressAutoHyphens/>
                  <w:spacing w:before="40" w:after="40" w:line="240" w:lineRule="auto"/>
                  <w:ind w:left="-57" w:right="-57" w:firstLine="0"/>
                  <w:jc w:val="center"/>
                </w:pPr>
              </w:pPrChange>
            </w:pPr>
            <w:r w:rsidRPr="00657587">
              <w:rPr>
                <w:spacing w:val="-3"/>
                <w:sz w:val="21"/>
                <w:szCs w:val="21"/>
                <w:lang w:val="en-US"/>
              </w:rPr>
              <w:t>49.5</w:t>
            </w:r>
          </w:p>
        </w:tc>
        <w:tc>
          <w:tcPr>
            <w:tcW w:w="1519" w:type="dxa"/>
            <w:vAlign w:val="center"/>
          </w:tcPr>
          <w:p w14:paraId="47C2A3BC"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11" w:author="Kleber Marques Lisboa" w:date="2023-10-24T09:41:00Z">
                <w:pPr>
                  <w:tabs>
                    <w:tab w:val="center" w:pos="4820"/>
                    <w:tab w:val="right" w:pos="9639"/>
                  </w:tabs>
                  <w:suppressAutoHyphens/>
                  <w:spacing w:before="40" w:after="40" w:line="240" w:lineRule="auto"/>
                  <w:ind w:firstLine="0"/>
                  <w:jc w:val="center"/>
                </w:pPr>
              </w:pPrChange>
            </w:pPr>
            <w:r w:rsidRPr="00657587">
              <w:rPr>
                <w:spacing w:val="-3"/>
                <w:sz w:val="21"/>
                <w:szCs w:val="21"/>
                <w:lang w:val="en-US"/>
              </w:rPr>
              <w:t>23.0</w:t>
            </w:r>
          </w:p>
        </w:tc>
        <w:tc>
          <w:tcPr>
            <w:tcW w:w="1123" w:type="dxa"/>
            <w:vAlign w:val="center"/>
          </w:tcPr>
          <w:p w14:paraId="111044DB"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12" w:author="Kleber Marques Lisboa" w:date="2023-10-24T09:41:00Z">
                <w:pPr>
                  <w:tabs>
                    <w:tab w:val="center" w:pos="4820"/>
                    <w:tab w:val="right" w:pos="9639"/>
                  </w:tabs>
                  <w:suppressAutoHyphens/>
                  <w:spacing w:before="40" w:after="40" w:line="240" w:lineRule="auto"/>
                  <w:ind w:firstLine="0"/>
                  <w:jc w:val="center"/>
                </w:pPr>
              </w:pPrChange>
            </w:pPr>
            <w:r w:rsidRPr="00657587">
              <w:rPr>
                <w:spacing w:val="-3"/>
                <w:sz w:val="21"/>
                <w:szCs w:val="21"/>
                <w:lang w:val="en-US"/>
              </w:rPr>
              <w:t>47.2</w:t>
            </w:r>
          </w:p>
        </w:tc>
        <w:tc>
          <w:tcPr>
            <w:tcW w:w="1124" w:type="dxa"/>
            <w:vAlign w:val="center"/>
          </w:tcPr>
          <w:p w14:paraId="382E4C11"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13" w:author="Kleber Marques Lisboa" w:date="2023-10-24T09:41:00Z">
                <w:pPr>
                  <w:tabs>
                    <w:tab w:val="center" w:pos="4820"/>
                    <w:tab w:val="right" w:pos="9639"/>
                  </w:tabs>
                  <w:suppressAutoHyphens/>
                  <w:spacing w:before="40" w:after="40" w:line="240" w:lineRule="auto"/>
                  <w:ind w:firstLine="0"/>
                  <w:jc w:val="center"/>
                </w:pPr>
              </w:pPrChange>
            </w:pPr>
            <w:r w:rsidRPr="00657587">
              <w:rPr>
                <w:spacing w:val="-3"/>
                <w:sz w:val="21"/>
                <w:szCs w:val="21"/>
                <w:lang w:val="en-US"/>
              </w:rPr>
              <w:t>48.0</w:t>
            </w:r>
          </w:p>
        </w:tc>
        <w:tc>
          <w:tcPr>
            <w:tcW w:w="275" w:type="dxa"/>
            <w:vAlign w:val="center"/>
          </w:tcPr>
          <w:p w14:paraId="6328FF17"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14" w:author="Kleber Marques Lisboa" w:date="2023-10-24T09:41:00Z">
                <w:pPr>
                  <w:tabs>
                    <w:tab w:val="center" w:pos="4820"/>
                    <w:tab w:val="right" w:pos="9639"/>
                  </w:tabs>
                  <w:suppressAutoHyphens/>
                  <w:spacing w:before="40" w:after="40" w:line="240" w:lineRule="auto"/>
                  <w:ind w:firstLine="0"/>
                  <w:jc w:val="center"/>
                </w:pPr>
              </w:pPrChange>
            </w:pPr>
          </w:p>
        </w:tc>
        <w:tc>
          <w:tcPr>
            <w:tcW w:w="1175" w:type="dxa"/>
            <w:vAlign w:val="center"/>
          </w:tcPr>
          <w:p w14:paraId="36CF0A2B"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15" w:author="Kleber Marques Lisboa" w:date="2023-10-24T09:41:00Z">
                <w:pPr>
                  <w:tabs>
                    <w:tab w:val="center" w:pos="4820"/>
                    <w:tab w:val="right" w:pos="9639"/>
                  </w:tabs>
                  <w:suppressAutoHyphens/>
                  <w:spacing w:before="40" w:after="40" w:line="240" w:lineRule="auto"/>
                  <w:ind w:firstLine="0"/>
                  <w:jc w:val="center"/>
                </w:pPr>
              </w:pPrChange>
            </w:pPr>
            <w:r w:rsidRPr="00657587">
              <w:rPr>
                <w:spacing w:val="-3"/>
                <w:sz w:val="21"/>
                <w:szCs w:val="21"/>
                <w:lang w:val="en-US"/>
              </w:rPr>
              <w:t>26.5</w:t>
            </w:r>
          </w:p>
        </w:tc>
        <w:tc>
          <w:tcPr>
            <w:tcW w:w="1176" w:type="dxa"/>
            <w:vAlign w:val="center"/>
          </w:tcPr>
          <w:p w14:paraId="3FC5F447"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16" w:author="Kleber Marques Lisboa" w:date="2023-10-24T09:41:00Z">
                <w:pPr>
                  <w:tabs>
                    <w:tab w:val="center" w:pos="4820"/>
                    <w:tab w:val="right" w:pos="9639"/>
                  </w:tabs>
                  <w:suppressAutoHyphens/>
                  <w:spacing w:before="40" w:after="40" w:line="240" w:lineRule="auto"/>
                  <w:ind w:firstLine="0"/>
                  <w:jc w:val="center"/>
                </w:pPr>
              </w:pPrChange>
            </w:pPr>
            <w:r w:rsidRPr="00657587">
              <w:rPr>
                <w:spacing w:val="-3"/>
                <w:sz w:val="21"/>
                <w:szCs w:val="21"/>
                <w:lang w:val="en-US"/>
              </w:rPr>
              <w:t>27.8</w:t>
            </w:r>
          </w:p>
        </w:tc>
        <w:tc>
          <w:tcPr>
            <w:tcW w:w="268" w:type="dxa"/>
            <w:vAlign w:val="center"/>
          </w:tcPr>
          <w:p w14:paraId="28392DC6"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17" w:author="Kleber Marques Lisboa" w:date="2023-10-24T09:41:00Z">
                <w:pPr>
                  <w:tabs>
                    <w:tab w:val="center" w:pos="4820"/>
                    <w:tab w:val="right" w:pos="9639"/>
                  </w:tabs>
                  <w:suppressAutoHyphens/>
                  <w:spacing w:before="40" w:after="40" w:line="240" w:lineRule="auto"/>
                  <w:ind w:firstLine="0"/>
                  <w:jc w:val="center"/>
                </w:pPr>
              </w:pPrChange>
            </w:pPr>
          </w:p>
        </w:tc>
        <w:tc>
          <w:tcPr>
            <w:tcW w:w="1001" w:type="dxa"/>
            <w:vAlign w:val="center"/>
          </w:tcPr>
          <w:p w14:paraId="349DC093" w14:textId="77777777" w:rsidR="0011212D" w:rsidRPr="00657587" w:rsidRDefault="0011212D">
            <w:pPr>
              <w:tabs>
                <w:tab w:val="center" w:pos="4820"/>
                <w:tab w:val="right" w:pos="9639"/>
              </w:tabs>
              <w:suppressAutoHyphens/>
              <w:spacing w:before="40" w:after="40"/>
              <w:ind w:left="-57" w:right="-57" w:firstLine="0"/>
              <w:jc w:val="center"/>
              <w:rPr>
                <w:spacing w:val="-3"/>
                <w:sz w:val="21"/>
                <w:szCs w:val="21"/>
                <w:lang w:val="en-US"/>
              </w:rPr>
              <w:pPrChange w:id="818" w:author="Kleber Marques Lisboa" w:date="2023-10-24T09:41:00Z">
                <w:pPr>
                  <w:tabs>
                    <w:tab w:val="center" w:pos="4820"/>
                    <w:tab w:val="right" w:pos="9639"/>
                  </w:tabs>
                  <w:suppressAutoHyphens/>
                  <w:spacing w:before="40" w:after="40" w:line="240" w:lineRule="auto"/>
                  <w:ind w:left="-57" w:right="-57" w:firstLine="0"/>
                  <w:jc w:val="center"/>
                </w:pPr>
              </w:pPrChange>
            </w:pPr>
            <w:r w:rsidRPr="00657587">
              <w:rPr>
                <w:spacing w:val="-3"/>
                <w:sz w:val="21"/>
                <w:szCs w:val="21"/>
                <w:lang w:val="en-US"/>
              </w:rPr>
              <w:t>10.1</w:t>
            </w:r>
          </w:p>
        </w:tc>
        <w:tc>
          <w:tcPr>
            <w:tcW w:w="1001" w:type="dxa"/>
            <w:vAlign w:val="center"/>
          </w:tcPr>
          <w:p w14:paraId="22F1915C" w14:textId="77777777" w:rsidR="0011212D" w:rsidRPr="00657587" w:rsidRDefault="0011212D">
            <w:pPr>
              <w:tabs>
                <w:tab w:val="center" w:pos="4820"/>
                <w:tab w:val="right" w:pos="9639"/>
              </w:tabs>
              <w:suppressAutoHyphens/>
              <w:spacing w:before="40" w:after="40"/>
              <w:ind w:left="-57" w:right="-57" w:firstLine="0"/>
              <w:jc w:val="center"/>
              <w:rPr>
                <w:spacing w:val="-3"/>
                <w:sz w:val="21"/>
                <w:szCs w:val="21"/>
                <w:lang w:val="en-US"/>
              </w:rPr>
              <w:pPrChange w:id="819" w:author="Kleber Marques Lisboa" w:date="2023-10-24T09:41:00Z">
                <w:pPr>
                  <w:tabs>
                    <w:tab w:val="center" w:pos="4820"/>
                    <w:tab w:val="right" w:pos="9639"/>
                  </w:tabs>
                  <w:suppressAutoHyphens/>
                  <w:spacing w:before="40" w:after="40" w:line="240" w:lineRule="auto"/>
                  <w:ind w:left="-57" w:right="-57" w:firstLine="0"/>
                  <w:jc w:val="center"/>
                </w:pPr>
              </w:pPrChange>
            </w:pPr>
            <w:r w:rsidRPr="00657587">
              <w:rPr>
                <w:spacing w:val="-3"/>
                <w:sz w:val="21"/>
                <w:szCs w:val="21"/>
                <w:lang w:val="en-US"/>
              </w:rPr>
              <w:t>11.5 ± 0.7</w:t>
            </w:r>
          </w:p>
        </w:tc>
      </w:tr>
      <w:tr w:rsidR="0011212D" w:rsidRPr="008B6A89" w14:paraId="18024046" w14:textId="77777777" w:rsidTr="00657587">
        <w:trPr>
          <w:trHeight w:val="227"/>
          <w:jc w:val="center"/>
        </w:trPr>
        <w:tc>
          <w:tcPr>
            <w:tcW w:w="688" w:type="dxa"/>
            <w:vAlign w:val="center"/>
          </w:tcPr>
          <w:p w14:paraId="5A893BBB" w14:textId="77777777" w:rsidR="0011212D" w:rsidRPr="00657587" w:rsidRDefault="0011212D">
            <w:pPr>
              <w:tabs>
                <w:tab w:val="center" w:pos="4820"/>
                <w:tab w:val="right" w:pos="9639"/>
              </w:tabs>
              <w:suppressAutoHyphens/>
              <w:spacing w:before="40" w:after="40"/>
              <w:ind w:left="-57" w:right="-57" w:firstLine="0"/>
              <w:jc w:val="center"/>
              <w:rPr>
                <w:spacing w:val="-3"/>
                <w:sz w:val="21"/>
                <w:szCs w:val="21"/>
                <w:lang w:val="en-US"/>
              </w:rPr>
              <w:pPrChange w:id="820" w:author="Kleber Marques Lisboa" w:date="2023-10-24T09:41:00Z">
                <w:pPr>
                  <w:tabs>
                    <w:tab w:val="center" w:pos="4820"/>
                    <w:tab w:val="right" w:pos="9639"/>
                  </w:tabs>
                  <w:suppressAutoHyphens/>
                  <w:spacing w:before="40" w:after="40" w:line="240" w:lineRule="auto"/>
                  <w:ind w:left="-57" w:right="-57" w:firstLine="0"/>
                  <w:jc w:val="center"/>
                </w:pPr>
              </w:pPrChange>
            </w:pPr>
            <w:r w:rsidRPr="00657587">
              <w:rPr>
                <w:spacing w:val="-3"/>
                <w:sz w:val="21"/>
                <w:szCs w:val="21"/>
                <w:lang w:val="en-US"/>
              </w:rPr>
              <w:t>59.8</w:t>
            </w:r>
          </w:p>
        </w:tc>
        <w:tc>
          <w:tcPr>
            <w:tcW w:w="1519" w:type="dxa"/>
            <w:vAlign w:val="center"/>
          </w:tcPr>
          <w:p w14:paraId="5DC566D3"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21" w:author="Kleber Marques Lisboa" w:date="2023-10-24T09:41:00Z">
                <w:pPr>
                  <w:tabs>
                    <w:tab w:val="center" w:pos="4820"/>
                    <w:tab w:val="right" w:pos="9639"/>
                  </w:tabs>
                  <w:suppressAutoHyphens/>
                  <w:spacing w:before="40" w:after="40" w:line="240" w:lineRule="auto"/>
                  <w:ind w:firstLine="0"/>
                  <w:jc w:val="center"/>
                </w:pPr>
              </w:pPrChange>
            </w:pPr>
            <w:r w:rsidRPr="00657587">
              <w:rPr>
                <w:spacing w:val="-3"/>
                <w:sz w:val="21"/>
                <w:szCs w:val="21"/>
                <w:lang w:val="en-US"/>
              </w:rPr>
              <w:t>42.3</w:t>
            </w:r>
          </w:p>
        </w:tc>
        <w:tc>
          <w:tcPr>
            <w:tcW w:w="1123" w:type="dxa"/>
            <w:vAlign w:val="center"/>
          </w:tcPr>
          <w:p w14:paraId="79068A16"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22" w:author="Kleber Marques Lisboa" w:date="2023-10-24T09:41:00Z">
                <w:pPr>
                  <w:tabs>
                    <w:tab w:val="center" w:pos="4820"/>
                    <w:tab w:val="right" w:pos="9639"/>
                  </w:tabs>
                  <w:suppressAutoHyphens/>
                  <w:spacing w:before="40" w:after="40" w:line="240" w:lineRule="auto"/>
                  <w:ind w:firstLine="0"/>
                  <w:jc w:val="center"/>
                </w:pPr>
              </w:pPrChange>
            </w:pPr>
            <w:r w:rsidRPr="00657587">
              <w:rPr>
                <w:spacing w:val="-3"/>
                <w:sz w:val="21"/>
                <w:szCs w:val="21"/>
                <w:lang w:val="en-US"/>
              </w:rPr>
              <w:t>56.2</w:t>
            </w:r>
          </w:p>
        </w:tc>
        <w:tc>
          <w:tcPr>
            <w:tcW w:w="1124" w:type="dxa"/>
            <w:vAlign w:val="center"/>
          </w:tcPr>
          <w:p w14:paraId="0AEC5B3E"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23" w:author="Kleber Marques Lisboa" w:date="2023-10-24T09:41:00Z">
                <w:pPr>
                  <w:tabs>
                    <w:tab w:val="center" w:pos="4820"/>
                    <w:tab w:val="right" w:pos="9639"/>
                  </w:tabs>
                  <w:suppressAutoHyphens/>
                  <w:spacing w:before="40" w:after="40" w:line="240" w:lineRule="auto"/>
                  <w:ind w:firstLine="0"/>
                  <w:jc w:val="center"/>
                </w:pPr>
              </w:pPrChange>
            </w:pPr>
            <w:r w:rsidRPr="00657587">
              <w:rPr>
                <w:spacing w:val="-3"/>
                <w:sz w:val="21"/>
                <w:szCs w:val="21"/>
                <w:lang w:val="en-US"/>
              </w:rPr>
              <w:t>57.4</w:t>
            </w:r>
          </w:p>
        </w:tc>
        <w:tc>
          <w:tcPr>
            <w:tcW w:w="275" w:type="dxa"/>
            <w:vAlign w:val="center"/>
          </w:tcPr>
          <w:p w14:paraId="287506B5"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24" w:author="Kleber Marques Lisboa" w:date="2023-10-24T09:41:00Z">
                <w:pPr>
                  <w:tabs>
                    <w:tab w:val="center" w:pos="4820"/>
                    <w:tab w:val="right" w:pos="9639"/>
                  </w:tabs>
                  <w:suppressAutoHyphens/>
                  <w:spacing w:before="40" w:after="40" w:line="240" w:lineRule="auto"/>
                  <w:ind w:firstLine="0"/>
                  <w:jc w:val="center"/>
                </w:pPr>
              </w:pPrChange>
            </w:pPr>
          </w:p>
        </w:tc>
        <w:tc>
          <w:tcPr>
            <w:tcW w:w="1175" w:type="dxa"/>
            <w:vAlign w:val="center"/>
          </w:tcPr>
          <w:p w14:paraId="2C8F1589"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25" w:author="Kleber Marques Lisboa" w:date="2023-10-24T09:41:00Z">
                <w:pPr>
                  <w:tabs>
                    <w:tab w:val="center" w:pos="4820"/>
                    <w:tab w:val="right" w:pos="9639"/>
                  </w:tabs>
                  <w:suppressAutoHyphens/>
                  <w:spacing w:before="40" w:after="40" w:line="240" w:lineRule="auto"/>
                  <w:ind w:firstLine="0"/>
                  <w:jc w:val="center"/>
                </w:pPr>
              </w:pPrChange>
            </w:pPr>
            <w:r w:rsidRPr="00657587">
              <w:rPr>
                <w:spacing w:val="-3"/>
                <w:sz w:val="21"/>
                <w:szCs w:val="21"/>
                <w:lang w:val="en-US"/>
              </w:rPr>
              <w:t>31.7</w:t>
            </w:r>
          </w:p>
        </w:tc>
        <w:tc>
          <w:tcPr>
            <w:tcW w:w="1176" w:type="dxa"/>
            <w:vAlign w:val="center"/>
          </w:tcPr>
          <w:p w14:paraId="083A0310"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26" w:author="Kleber Marques Lisboa" w:date="2023-10-24T09:41:00Z">
                <w:pPr>
                  <w:tabs>
                    <w:tab w:val="center" w:pos="4820"/>
                    <w:tab w:val="right" w:pos="9639"/>
                  </w:tabs>
                  <w:suppressAutoHyphens/>
                  <w:spacing w:before="40" w:after="40" w:line="240" w:lineRule="auto"/>
                  <w:ind w:firstLine="0"/>
                  <w:jc w:val="center"/>
                </w:pPr>
              </w:pPrChange>
            </w:pPr>
            <w:r w:rsidRPr="00657587">
              <w:rPr>
                <w:spacing w:val="-3"/>
                <w:sz w:val="21"/>
                <w:szCs w:val="21"/>
                <w:lang w:val="en-US"/>
              </w:rPr>
              <w:t>31.3</w:t>
            </w:r>
          </w:p>
        </w:tc>
        <w:tc>
          <w:tcPr>
            <w:tcW w:w="268" w:type="dxa"/>
            <w:vAlign w:val="center"/>
          </w:tcPr>
          <w:p w14:paraId="34942B92"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27" w:author="Kleber Marques Lisboa" w:date="2023-10-24T09:41:00Z">
                <w:pPr>
                  <w:tabs>
                    <w:tab w:val="center" w:pos="4820"/>
                    <w:tab w:val="right" w:pos="9639"/>
                  </w:tabs>
                  <w:suppressAutoHyphens/>
                  <w:spacing w:before="40" w:after="40" w:line="240" w:lineRule="auto"/>
                  <w:ind w:firstLine="0"/>
                  <w:jc w:val="center"/>
                </w:pPr>
              </w:pPrChange>
            </w:pPr>
          </w:p>
        </w:tc>
        <w:tc>
          <w:tcPr>
            <w:tcW w:w="1001" w:type="dxa"/>
            <w:vAlign w:val="center"/>
          </w:tcPr>
          <w:p w14:paraId="335840B4" w14:textId="77777777" w:rsidR="0011212D" w:rsidRPr="00657587" w:rsidRDefault="0011212D">
            <w:pPr>
              <w:tabs>
                <w:tab w:val="center" w:pos="4820"/>
                <w:tab w:val="right" w:pos="9639"/>
              </w:tabs>
              <w:suppressAutoHyphens/>
              <w:spacing w:before="40" w:after="40"/>
              <w:ind w:left="-57" w:right="-57" w:firstLine="0"/>
              <w:jc w:val="center"/>
              <w:rPr>
                <w:spacing w:val="-3"/>
                <w:sz w:val="21"/>
                <w:szCs w:val="21"/>
                <w:lang w:val="en-US"/>
              </w:rPr>
              <w:pPrChange w:id="828" w:author="Kleber Marques Lisboa" w:date="2023-10-24T09:41:00Z">
                <w:pPr>
                  <w:tabs>
                    <w:tab w:val="center" w:pos="4820"/>
                    <w:tab w:val="right" w:pos="9639"/>
                  </w:tabs>
                  <w:suppressAutoHyphens/>
                  <w:spacing w:before="40" w:after="40" w:line="240" w:lineRule="auto"/>
                  <w:ind w:left="-57" w:right="-57" w:firstLine="0"/>
                  <w:jc w:val="center"/>
                </w:pPr>
              </w:pPrChange>
            </w:pPr>
            <w:r w:rsidRPr="00657587">
              <w:rPr>
                <w:spacing w:val="-3"/>
                <w:sz w:val="21"/>
                <w:szCs w:val="21"/>
                <w:lang w:val="en-US"/>
              </w:rPr>
              <w:t>20.0</w:t>
            </w:r>
          </w:p>
        </w:tc>
        <w:tc>
          <w:tcPr>
            <w:tcW w:w="1001" w:type="dxa"/>
            <w:vAlign w:val="center"/>
          </w:tcPr>
          <w:p w14:paraId="5BB709DD" w14:textId="77777777" w:rsidR="0011212D" w:rsidRPr="00657587" w:rsidRDefault="0011212D">
            <w:pPr>
              <w:tabs>
                <w:tab w:val="center" w:pos="4820"/>
                <w:tab w:val="right" w:pos="9639"/>
              </w:tabs>
              <w:suppressAutoHyphens/>
              <w:spacing w:before="40" w:after="40"/>
              <w:ind w:left="-57" w:right="-57" w:firstLine="0"/>
              <w:jc w:val="center"/>
              <w:rPr>
                <w:spacing w:val="-3"/>
                <w:sz w:val="21"/>
                <w:szCs w:val="21"/>
                <w:lang w:val="en-US"/>
              </w:rPr>
              <w:pPrChange w:id="829" w:author="Kleber Marques Lisboa" w:date="2023-10-24T09:41:00Z">
                <w:pPr>
                  <w:tabs>
                    <w:tab w:val="center" w:pos="4820"/>
                    <w:tab w:val="right" w:pos="9639"/>
                  </w:tabs>
                  <w:suppressAutoHyphens/>
                  <w:spacing w:before="40" w:after="40" w:line="240" w:lineRule="auto"/>
                  <w:ind w:left="-57" w:right="-57" w:firstLine="0"/>
                  <w:jc w:val="center"/>
                </w:pPr>
              </w:pPrChange>
            </w:pPr>
            <w:r w:rsidRPr="00657587">
              <w:rPr>
                <w:spacing w:val="-3"/>
                <w:sz w:val="21"/>
                <w:szCs w:val="21"/>
                <w:lang w:val="en-US"/>
              </w:rPr>
              <w:t>19.9 ± 1.0</w:t>
            </w:r>
          </w:p>
        </w:tc>
      </w:tr>
      <w:tr w:rsidR="0011212D" w:rsidRPr="008B6A89" w14:paraId="2CE32D20" w14:textId="77777777" w:rsidTr="00657587">
        <w:trPr>
          <w:trHeight w:val="227"/>
          <w:jc w:val="center"/>
        </w:trPr>
        <w:tc>
          <w:tcPr>
            <w:tcW w:w="688" w:type="dxa"/>
            <w:vAlign w:val="center"/>
          </w:tcPr>
          <w:p w14:paraId="296880DE" w14:textId="77777777" w:rsidR="0011212D" w:rsidRPr="00657587" w:rsidRDefault="0011212D">
            <w:pPr>
              <w:tabs>
                <w:tab w:val="center" w:pos="4820"/>
                <w:tab w:val="right" w:pos="9639"/>
              </w:tabs>
              <w:suppressAutoHyphens/>
              <w:spacing w:before="40" w:after="40"/>
              <w:ind w:left="-57" w:right="-57" w:firstLine="0"/>
              <w:jc w:val="center"/>
              <w:rPr>
                <w:spacing w:val="-3"/>
                <w:sz w:val="21"/>
                <w:szCs w:val="21"/>
                <w:lang w:val="en-US"/>
              </w:rPr>
              <w:pPrChange w:id="830" w:author="Kleber Marques Lisboa" w:date="2023-10-24T09:41:00Z">
                <w:pPr>
                  <w:tabs>
                    <w:tab w:val="center" w:pos="4820"/>
                    <w:tab w:val="right" w:pos="9639"/>
                  </w:tabs>
                  <w:suppressAutoHyphens/>
                  <w:spacing w:before="40" w:after="40" w:line="240" w:lineRule="auto"/>
                  <w:ind w:left="-57" w:right="-57" w:firstLine="0"/>
                  <w:jc w:val="center"/>
                </w:pPr>
              </w:pPrChange>
            </w:pPr>
            <w:r w:rsidRPr="00657587">
              <w:rPr>
                <w:spacing w:val="-3"/>
                <w:sz w:val="21"/>
                <w:szCs w:val="21"/>
                <w:lang w:val="en-US"/>
              </w:rPr>
              <w:t>70.2</w:t>
            </w:r>
          </w:p>
        </w:tc>
        <w:tc>
          <w:tcPr>
            <w:tcW w:w="1519" w:type="dxa"/>
            <w:vAlign w:val="center"/>
          </w:tcPr>
          <w:p w14:paraId="29248A69"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31" w:author="Kleber Marques Lisboa" w:date="2023-10-24T09:41:00Z">
                <w:pPr>
                  <w:tabs>
                    <w:tab w:val="center" w:pos="4820"/>
                    <w:tab w:val="right" w:pos="9639"/>
                  </w:tabs>
                  <w:suppressAutoHyphens/>
                  <w:spacing w:before="40" w:after="40" w:line="240" w:lineRule="auto"/>
                  <w:ind w:firstLine="0"/>
                  <w:jc w:val="center"/>
                </w:pPr>
              </w:pPrChange>
            </w:pPr>
            <w:r w:rsidRPr="00657587">
              <w:rPr>
                <w:spacing w:val="-3"/>
                <w:sz w:val="21"/>
                <w:szCs w:val="21"/>
                <w:lang w:val="en-US"/>
              </w:rPr>
              <w:t>52.7</w:t>
            </w:r>
          </w:p>
        </w:tc>
        <w:tc>
          <w:tcPr>
            <w:tcW w:w="1123" w:type="dxa"/>
            <w:vAlign w:val="center"/>
          </w:tcPr>
          <w:p w14:paraId="79DE95BD"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32" w:author="Kleber Marques Lisboa" w:date="2023-10-24T09:41:00Z">
                <w:pPr>
                  <w:tabs>
                    <w:tab w:val="center" w:pos="4820"/>
                    <w:tab w:val="right" w:pos="9639"/>
                  </w:tabs>
                  <w:suppressAutoHyphens/>
                  <w:spacing w:before="40" w:after="40" w:line="240" w:lineRule="auto"/>
                  <w:ind w:firstLine="0"/>
                  <w:jc w:val="center"/>
                </w:pPr>
              </w:pPrChange>
            </w:pPr>
            <w:r w:rsidRPr="00657587">
              <w:rPr>
                <w:spacing w:val="-3"/>
                <w:sz w:val="21"/>
                <w:szCs w:val="21"/>
                <w:lang w:val="en-US"/>
              </w:rPr>
              <w:t>65.1</w:t>
            </w:r>
          </w:p>
        </w:tc>
        <w:tc>
          <w:tcPr>
            <w:tcW w:w="1124" w:type="dxa"/>
            <w:vAlign w:val="center"/>
          </w:tcPr>
          <w:p w14:paraId="6B236B51"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33" w:author="Kleber Marques Lisboa" w:date="2023-10-24T09:41:00Z">
                <w:pPr>
                  <w:tabs>
                    <w:tab w:val="center" w:pos="4820"/>
                    <w:tab w:val="right" w:pos="9639"/>
                  </w:tabs>
                  <w:suppressAutoHyphens/>
                  <w:spacing w:before="40" w:after="40" w:line="240" w:lineRule="auto"/>
                  <w:ind w:firstLine="0"/>
                  <w:jc w:val="center"/>
                </w:pPr>
              </w:pPrChange>
            </w:pPr>
            <w:r w:rsidRPr="00657587">
              <w:rPr>
                <w:spacing w:val="-3"/>
                <w:sz w:val="21"/>
                <w:szCs w:val="21"/>
                <w:lang w:val="en-US"/>
              </w:rPr>
              <w:t>67.2</w:t>
            </w:r>
          </w:p>
        </w:tc>
        <w:tc>
          <w:tcPr>
            <w:tcW w:w="275" w:type="dxa"/>
            <w:vAlign w:val="center"/>
          </w:tcPr>
          <w:p w14:paraId="48D905C6"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34" w:author="Kleber Marques Lisboa" w:date="2023-10-24T09:41:00Z">
                <w:pPr>
                  <w:tabs>
                    <w:tab w:val="center" w:pos="4820"/>
                    <w:tab w:val="right" w:pos="9639"/>
                  </w:tabs>
                  <w:suppressAutoHyphens/>
                  <w:spacing w:before="40" w:after="40" w:line="240" w:lineRule="auto"/>
                  <w:ind w:firstLine="0"/>
                  <w:jc w:val="center"/>
                </w:pPr>
              </w:pPrChange>
            </w:pPr>
          </w:p>
        </w:tc>
        <w:tc>
          <w:tcPr>
            <w:tcW w:w="1175" w:type="dxa"/>
            <w:vAlign w:val="center"/>
          </w:tcPr>
          <w:p w14:paraId="48BF66CE"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35" w:author="Kleber Marques Lisboa" w:date="2023-10-24T09:41:00Z">
                <w:pPr>
                  <w:tabs>
                    <w:tab w:val="center" w:pos="4820"/>
                    <w:tab w:val="right" w:pos="9639"/>
                  </w:tabs>
                  <w:suppressAutoHyphens/>
                  <w:spacing w:before="40" w:after="40" w:line="240" w:lineRule="auto"/>
                  <w:ind w:firstLine="0"/>
                  <w:jc w:val="center"/>
                </w:pPr>
              </w:pPrChange>
            </w:pPr>
            <w:r w:rsidRPr="00657587">
              <w:rPr>
                <w:spacing w:val="-3"/>
                <w:sz w:val="21"/>
                <w:szCs w:val="21"/>
                <w:lang w:val="en-US"/>
              </w:rPr>
              <w:t>37.5</w:t>
            </w:r>
          </w:p>
        </w:tc>
        <w:tc>
          <w:tcPr>
            <w:tcW w:w="1176" w:type="dxa"/>
            <w:vAlign w:val="center"/>
          </w:tcPr>
          <w:p w14:paraId="71D7B98F"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36" w:author="Kleber Marques Lisboa" w:date="2023-10-24T09:41:00Z">
                <w:pPr>
                  <w:tabs>
                    <w:tab w:val="center" w:pos="4820"/>
                    <w:tab w:val="right" w:pos="9639"/>
                  </w:tabs>
                  <w:suppressAutoHyphens/>
                  <w:spacing w:before="40" w:after="40" w:line="240" w:lineRule="auto"/>
                  <w:ind w:firstLine="0"/>
                  <w:jc w:val="center"/>
                </w:pPr>
              </w:pPrChange>
            </w:pPr>
            <w:r w:rsidRPr="00657587">
              <w:rPr>
                <w:spacing w:val="-3"/>
                <w:sz w:val="21"/>
                <w:szCs w:val="21"/>
                <w:lang w:val="en-US"/>
              </w:rPr>
              <w:t>36.2</w:t>
            </w:r>
          </w:p>
        </w:tc>
        <w:tc>
          <w:tcPr>
            <w:tcW w:w="268" w:type="dxa"/>
            <w:vAlign w:val="center"/>
          </w:tcPr>
          <w:p w14:paraId="7BF6A326"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37" w:author="Kleber Marques Lisboa" w:date="2023-10-24T09:41:00Z">
                <w:pPr>
                  <w:tabs>
                    <w:tab w:val="center" w:pos="4820"/>
                    <w:tab w:val="right" w:pos="9639"/>
                  </w:tabs>
                  <w:suppressAutoHyphens/>
                  <w:spacing w:before="40" w:after="40" w:line="240" w:lineRule="auto"/>
                  <w:ind w:firstLine="0"/>
                  <w:jc w:val="center"/>
                </w:pPr>
              </w:pPrChange>
            </w:pPr>
          </w:p>
        </w:tc>
        <w:tc>
          <w:tcPr>
            <w:tcW w:w="1001" w:type="dxa"/>
            <w:vAlign w:val="center"/>
          </w:tcPr>
          <w:p w14:paraId="3FDDE0EA" w14:textId="77777777" w:rsidR="0011212D" w:rsidRPr="00657587" w:rsidRDefault="0011212D">
            <w:pPr>
              <w:tabs>
                <w:tab w:val="center" w:pos="4820"/>
                <w:tab w:val="right" w:pos="9639"/>
              </w:tabs>
              <w:suppressAutoHyphens/>
              <w:spacing w:before="40" w:after="40"/>
              <w:ind w:left="-57" w:right="-57" w:firstLine="0"/>
              <w:jc w:val="center"/>
              <w:rPr>
                <w:spacing w:val="-3"/>
                <w:sz w:val="21"/>
                <w:szCs w:val="21"/>
                <w:lang w:val="en-US"/>
              </w:rPr>
              <w:pPrChange w:id="838" w:author="Kleber Marques Lisboa" w:date="2023-10-24T09:41:00Z">
                <w:pPr>
                  <w:tabs>
                    <w:tab w:val="center" w:pos="4820"/>
                    <w:tab w:val="right" w:pos="9639"/>
                  </w:tabs>
                  <w:suppressAutoHyphens/>
                  <w:spacing w:before="40" w:after="40" w:line="240" w:lineRule="auto"/>
                  <w:ind w:left="-57" w:right="-57" w:firstLine="0"/>
                  <w:jc w:val="center"/>
                </w:pPr>
              </w:pPrChange>
            </w:pPr>
            <w:r w:rsidRPr="00657587">
              <w:rPr>
                <w:spacing w:val="-3"/>
                <w:sz w:val="21"/>
                <w:szCs w:val="21"/>
                <w:lang w:val="en-US"/>
              </w:rPr>
              <w:t>32.8</w:t>
            </w:r>
          </w:p>
        </w:tc>
        <w:tc>
          <w:tcPr>
            <w:tcW w:w="1001" w:type="dxa"/>
            <w:vAlign w:val="center"/>
          </w:tcPr>
          <w:p w14:paraId="3E0A5171" w14:textId="77777777" w:rsidR="0011212D" w:rsidRPr="00657587" w:rsidRDefault="0011212D">
            <w:pPr>
              <w:tabs>
                <w:tab w:val="center" w:pos="4820"/>
                <w:tab w:val="right" w:pos="9639"/>
              </w:tabs>
              <w:suppressAutoHyphens/>
              <w:spacing w:before="40" w:after="40"/>
              <w:ind w:left="-57" w:right="-57" w:firstLine="0"/>
              <w:jc w:val="center"/>
              <w:rPr>
                <w:spacing w:val="-3"/>
                <w:sz w:val="21"/>
                <w:szCs w:val="21"/>
                <w:lang w:val="en-US"/>
              </w:rPr>
              <w:pPrChange w:id="839" w:author="Kleber Marques Lisboa" w:date="2023-10-24T09:41:00Z">
                <w:pPr>
                  <w:tabs>
                    <w:tab w:val="center" w:pos="4820"/>
                    <w:tab w:val="right" w:pos="9639"/>
                  </w:tabs>
                  <w:suppressAutoHyphens/>
                  <w:spacing w:before="40" w:after="40" w:line="240" w:lineRule="auto"/>
                  <w:ind w:left="-57" w:right="-57" w:firstLine="0"/>
                  <w:jc w:val="center"/>
                </w:pPr>
              </w:pPrChange>
            </w:pPr>
            <w:r w:rsidRPr="00657587">
              <w:rPr>
                <w:spacing w:val="-3"/>
                <w:sz w:val="21"/>
                <w:szCs w:val="21"/>
                <w:lang w:val="en-US"/>
              </w:rPr>
              <w:t>30.8 ± 1.0</w:t>
            </w:r>
          </w:p>
        </w:tc>
      </w:tr>
      <w:tr w:rsidR="006D398C" w:rsidRPr="008B6A89" w14:paraId="0537DF30" w14:textId="77777777" w:rsidTr="00657587">
        <w:trPr>
          <w:trHeight w:val="227"/>
          <w:jc w:val="center"/>
        </w:trPr>
        <w:tc>
          <w:tcPr>
            <w:tcW w:w="688" w:type="dxa"/>
            <w:tcBorders>
              <w:bottom w:val="single" w:sz="8" w:space="0" w:color="auto"/>
            </w:tcBorders>
            <w:vAlign w:val="center"/>
          </w:tcPr>
          <w:p w14:paraId="2246ECA2" w14:textId="77777777" w:rsidR="0011212D" w:rsidRPr="00657587" w:rsidRDefault="0011212D">
            <w:pPr>
              <w:tabs>
                <w:tab w:val="center" w:pos="4820"/>
                <w:tab w:val="right" w:pos="9639"/>
              </w:tabs>
              <w:suppressAutoHyphens/>
              <w:spacing w:before="40" w:after="40"/>
              <w:ind w:left="-57" w:right="-57" w:firstLine="0"/>
              <w:jc w:val="center"/>
              <w:rPr>
                <w:spacing w:val="-3"/>
                <w:sz w:val="21"/>
                <w:szCs w:val="21"/>
                <w:lang w:val="en-US"/>
              </w:rPr>
              <w:pPrChange w:id="840" w:author="Kleber Marques Lisboa" w:date="2023-10-24T09:41:00Z">
                <w:pPr>
                  <w:tabs>
                    <w:tab w:val="center" w:pos="4820"/>
                    <w:tab w:val="right" w:pos="9639"/>
                  </w:tabs>
                  <w:suppressAutoHyphens/>
                  <w:spacing w:before="40" w:after="40" w:line="240" w:lineRule="auto"/>
                  <w:ind w:left="-57" w:right="-57" w:firstLine="0"/>
                  <w:jc w:val="center"/>
                </w:pPr>
              </w:pPrChange>
            </w:pPr>
            <w:r w:rsidRPr="00657587">
              <w:rPr>
                <w:spacing w:val="-3"/>
                <w:sz w:val="21"/>
                <w:szCs w:val="21"/>
                <w:lang w:val="en-US"/>
              </w:rPr>
              <w:t>79.3</w:t>
            </w:r>
          </w:p>
        </w:tc>
        <w:tc>
          <w:tcPr>
            <w:tcW w:w="1519" w:type="dxa"/>
            <w:tcBorders>
              <w:bottom w:val="single" w:sz="8" w:space="0" w:color="auto"/>
            </w:tcBorders>
            <w:vAlign w:val="center"/>
          </w:tcPr>
          <w:p w14:paraId="15F0CBAF"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41" w:author="Kleber Marques Lisboa" w:date="2023-10-24T09:41:00Z">
                <w:pPr>
                  <w:tabs>
                    <w:tab w:val="center" w:pos="4820"/>
                    <w:tab w:val="right" w:pos="9639"/>
                  </w:tabs>
                  <w:suppressAutoHyphens/>
                  <w:spacing w:before="40" w:after="40" w:line="240" w:lineRule="auto"/>
                  <w:ind w:firstLine="0"/>
                  <w:jc w:val="center"/>
                </w:pPr>
              </w:pPrChange>
            </w:pPr>
            <w:r w:rsidRPr="00657587">
              <w:rPr>
                <w:spacing w:val="-3"/>
                <w:sz w:val="21"/>
                <w:szCs w:val="21"/>
                <w:lang w:val="en-US"/>
              </w:rPr>
              <w:t>61.8</w:t>
            </w:r>
          </w:p>
        </w:tc>
        <w:tc>
          <w:tcPr>
            <w:tcW w:w="1123" w:type="dxa"/>
            <w:tcBorders>
              <w:bottom w:val="single" w:sz="8" w:space="0" w:color="auto"/>
            </w:tcBorders>
            <w:vAlign w:val="center"/>
          </w:tcPr>
          <w:p w14:paraId="51C2C154"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42" w:author="Kleber Marques Lisboa" w:date="2023-10-24T09:41:00Z">
                <w:pPr>
                  <w:tabs>
                    <w:tab w:val="center" w:pos="4820"/>
                    <w:tab w:val="right" w:pos="9639"/>
                  </w:tabs>
                  <w:suppressAutoHyphens/>
                  <w:spacing w:before="40" w:after="40" w:line="240" w:lineRule="auto"/>
                  <w:ind w:firstLine="0"/>
                  <w:jc w:val="center"/>
                </w:pPr>
              </w:pPrChange>
            </w:pPr>
            <w:r w:rsidRPr="00657587">
              <w:rPr>
                <w:spacing w:val="-3"/>
                <w:sz w:val="21"/>
                <w:szCs w:val="21"/>
                <w:lang w:val="en-US"/>
              </w:rPr>
              <w:t>72.6</w:t>
            </w:r>
          </w:p>
        </w:tc>
        <w:tc>
          <w:tcPr>
            <w:tcW w:w="1124" w:type="dxa"/>
            <w:tcBorders>
              <w:bottom w:val="single" w:sz="8" w:space="0" w:color="auto"/>
            </w:tcBorders>
            <w:vAlign w:val="center"/>
          </w:tcPr>
          <w:p w14:paraId="377F9BAB"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43" w:author="Kleber Marques Lisboa" w:date="2023-10-24T09:41:00Z">
                <w:pPr>
                  <w:tabs>
                    <w:tab w:val="center" w:pos="4820"/>
                    <w:tab w:val="right" w:pos="9639"/>
                  </w:tabs>
                  <w:suppressAutoHyphens/>
                  <w:spacing w:before="40" w:after="40" w:line="240" w:lineRule="auto"/>
                  <w:ind w:firstLine="0"/>
                  <w:jc w:val="center"/>
                </w:pPr>
              </w:pPrChange>
            </w:pPr>
            <w:r w:rsidRPr="00657587">
              <w:rPr>
                <w:spacing w:val="-3"/>
                <w:sz w:val="21"/>
                <w:szCs w:val="21"/>
                <w:lang w:val="en-US"/>
              </w:rPr>
              <w:t>76.0</w:t>
            </w:r>
          </w:p>
        </w:tc>
        <w:tc>
          <w:tcPr>
            <w:tcW w:w="275" w:type="dxa"/>
            <w:tcBorders>
              <w:bottom w:val="single" w:sz="8" w:space="0" w:color="auto"/>
            </w:tcBorders>
            <w:vAlign w:val="center"/>
          </w:tcPr>
          <w:p w14:paraId="3583B508"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44" w:author="Kleber Marques Lisboa" w:date="2023-10-24T09:41:00Z">
                <w:pPr>
                  <w:tabs>
                    <w:tab w:val="center" w:pos="4820"/>
                    <w:tab w:val="right" w:pos="9639"/>
                  </w:tabs>
                  <w:suppressAutoHyphens/>
                  <w:spacing w:before="40" w:after="40" w:line="240" w:lineRule="auto"/>
                  <w:ind w:firstLine="0"/>
                  <w:jc w:val="center"/>
                </w:pPr>
              </w:pPrChange>
            </w:pPr>
          </w:p>
        </w:tc>
        <w:tc>
          <w:tcPr>
            <w:tcW w:w="1175" w:type="dxa"/>
            <w:tcBorders>
              <w:bottom w:val="single" w:sz="8" w:space="0" w:color="auto"/>
            </w:tcBorders>
            <w:vAlign w:val="center"/>
          </w:tcPr>
          <w:p w14:paraId="18C4B971"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45" w:author="Kleber Marques Lisboa" w:date="2023-10-24T09:41:00Z">
                <w:pPr>
                  <w:tabs>
                    <w:tab w:val="center" w:pos="4820"/>
                    <w:tab w:val="right" w:pos="9639"/>
                  </w:tabs>
                  <w:suppressAutoHyphens/>
                  <w:spacing w:before="40" w:after="40" w:line="240" w:lineRule="auto"/>
                  <w:ind w:firstLine="0"/>
                  <w:jc w:val="center"/>
                </w:pPr>
              </w:pPrChange>
            </w:pPr>
            <w:r w:rsidRPr="00657587">
              <w:rPr>
                <w:spacing w:val="-3"/>
                <w:sz w:val="21"/>
                <w:szCs w:val="21"/>
                <w:lang w:val="en-US"/>
              </w:rPr>
              <w:t>43.8</w:t>
            </w:r>
          </w:p>
        </w:tc>
        <w:tc>
          <w:tcPr>
            <w:tcW w:w="1176" w:type="dxa"/>
            <w:tcBorders>
              <w:bottom w:val="single" w:sz="8" w:space="0" w:color="auto"/>
            </w:tcBorders>
            <w:vAlign w:val="center"/>
          </w:tcPr>
          <w:p w14:paraId="4E0AED1B"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46" w:author="Kleber Marques Lisboa" w:date="2023-10-24T09:41:00Z">
                <w:pPr>
                  <w:tabs>
                    <w:tab w:val="center" w:pos="4820"/>
                    <w:tab w:val="right" w:pos="9639"/>
                  </w:tabs>
                  <w:suppressAutoHyphens/>
                  <w:spacing w:before="40" w:after="40" w:line="240" w:lineRule="auto"/>
                  <w:ind w:firstLine="0"/>
                  <w:jc w:val="center"/>
                </w:pPr>
              </w:pPrChange>
            </w:pPr>
            <w:r w:rsidRPr="00657587">
              <w:rPr>
                <w:spacing w:val="-3"/>
                <w:sz w:val="21"/>
                <w:szCs w:val="21"/>
                <w:lang w:val="en-US"/>
              </w:rPr>
              <w:t>39.0</w:t>
            </w:r>
          </w:p>
        </w:tc>
        <w:tc>
          <w:tcPr>
            <w:tcW w:w="268" w:type="dxa"/>
            <w:tcBorders>
              <w:bottom w:val="single" w:sz="8" w:space="0" w:color="auto"/>
            </w:tcBorders>
            <w:vAlign w:val="center"/>
          </w:tcPr>
          <w:p w14:paraId="14370279" w14:textId="77777777" w:rsidR="0011212D" w:rsidRPr="00657587" w:rsidRDefault="0011212D">
            <w:pPr>
              <w:tabs>
                <w:tab w:val="center" w:pos="4820"/>
                <w:tab w:val="right" w:pos="9639"/>
              </w:tabs>
              <w:suppressAutoHyphens/>
              <w:spacing w:before="40" w:after="40"/>
              <w:ind w:firstLine="0"/>
              <w:jc w:val="center"/>
              <w:rPr>
                <w:spacing w:val="-3"/>
                <w:sz w:val="21"/>
                <w:szCs w:val="21"/>
                <w:lang w:val="en-US"/>
              </w:rPr>
              <w:pPrChange w:id="847" w:author="Kleber Marques Lisboa" w:date="2023-10-24T09:41:00Z">
                <w:pPr>
                  <w:tabs>
                    <w:tab w:val="center" w:pos="4820"/>
                    <w:tab w:val="right" w:pos="9639"/>
                  </w:tabs>
                  <w:suppressAutoHyphens/>
                  <w:spacing w:before="40" w:after="40" w:line="240" w:lineRule="auto"/>
                  <w:ind w:firstLine="0"/>
                  <w:jc w:val="center"/>
                </w:pPr>
              </w:pPrChange>
            </w:pPr>
          </w:p>
        </w:tc>
        <w:tc>
          <w:tcPr>
            <w:tcW w:w="1001" w:type="dxa"/>
            <w:tcBorders>
              <w:bottom w:val="single" w:sz="8" w:space="0" w:color="auto"/>
            </w:tcBorders>
            <w:vAlign w:val="center"/>
          </w:tcPr>
          <w:p w14:paraId="1D669162" w14:textId="77777777" w:rsidR="0011212D" w:rsidRPr="00657587" w:rsidRDefault="0011212D">
            <w:pPr>
              <w:tabs>
                <w:tab w:val="center" w:pos="4820"/>
                <w:tab w:val="right" w:pos="9639"/>
              </w:tabs>
              <w:suppressAutoHyphens/>
              <w:spacing w:before="40" w:after="40"/>
              <w:ind w:left="-57" w:right="-57" w:firstLine="0"/>
              <w:jc w:val="center"/>
              <w:rPr>
                <w:spacing w:val="-3"/>
                <w:sz w:val="21"/>
                <w:szCs w:val="21"/>
                <w:lang w:val="en-US"/>
              </w:rPr>
              <w:pPrChange w:id="848" w:author="Kleber Marques Lisboa" w:date="2023-10-24T09:41:00Z">
                <w:pPr>
                  <w:tabs>
                    <w:tab w:val="center" w:pos="4820"/>
                    <w:tab w:val="right" w:pos="9639"/>
                  </w:tabs>
                  <w:suppressAutoHyphens/>
                  <w:spacing w:before="40" w:after="40" w:line="240" w:lineRule="auto"/>
                  <w:ind w:left="-57" w:right="-57" w:firstLine="0"/>
                  <w:jc w:val="center"/>
                </w:pPr>
              </w:pPrChange>
            </w:pPr>
            <w:r w:rsidRPr="00657587">
              <w:rPr>
                <w:spacing w:val="-3"/>
                <w:sz w:val="21"/>
                <w:szCs w:val="21"/>
                <w:lang w:val="en-US"/>
              </w:rPr>
              <w:t>47.9</w:t>
            </w:r>
          </w:p>
        </w:tc>
        <w:tc>
          <w:tcPr>
            <w:tcW w:w="1001" w:type="dxa"/>
            <w:tcBorders>
              <w:bottom w:val="single" w:sz="8" w:space="0" w:color="auto"/>
            </w:tcBorders>
            <w:vAlign w:val="center"/>
          </w:tcPr>
          <w:p w14:paraId="02E423A3" w14:textId="77777777" w:rsidR="0011212D" w:rsidRPr="00657587" w:rsidRDefault="0011212D">
            <w:pPr>
              <w:tabs>
                <w:tab w:val="center" w:pos="4820"/>
                <w:tab w:val="right" w:pos="9639"/>
              </w:tabs>
              <w:suppressAutoHyphens/>
              <w:spacing w:before="40" w:after="40"/>
              <w:ind w:left="-57" w:right="-57" w:firstLine="0"/>
              <w:jc w:val="center"/>
              <w:rPr>
                <w:spacing w:val="-3"/>
                <w:sz w:val="21"/>
                <w:szCs w:val="21"/>
                <w:lang w:val="en-US"/>
              </w:rPr>
              <w:pPrChange w:id="849" w:author="Kleber Marques Lisboa" w:date="2023-10-24T09:41:00Z">
                <w:pPr>
                  <w:tabs>
                    <w:tab w:val="center" w:pos="4820"/>
                    <w:tab w:val="right" w:pos="9639"/>
                  </w:tabs>
                  <w:suppressAutoHyphens/>
                  <w:spacing w:before="40" w:after="40" w:line="240" w:lineRule="auto"/>
                  <w:ind w:left="-57" w:right="-57" w:firstLine="0"/>
                  <w:jc w:val="center"/>
                </w:pPr>
              </w:pPrChange>
            </w:pPr>
            <w:r w:rsidRPr="00657587">
              <w:rPr>
                <w:spacing w:val="-3"/>
                <w:sz w:val="21"/>
                <w:szCs w:val="21"/>
                <w:lang w:val="en-US"/>
              </w:rPr>
              <w:t>41.5 ± 1.2</w:t>
            </w:r>
          </w:p>
        </w:tc>
      </w:tr>
    </w:tbl>
    <w:p w14:paraId="4B79E60B" w14:textId="77777777" w:rsidR="001B42BF" w:rsidRDefault="003E756D">
      <w:pPr>
        <w:tabs>
          <w:tab w:val="left" w:pos="-437"/>
          <w:tab w:val="left" w:pos="2530"/>
          <w:tab w:val="left" w:pos="3134"/>
          <w:tab w:val="left" w:pos="3653"/>
          <w:tab w:val="left" w:pos="4258"/>
          <w:tab w:val="left" w:pos="4776"/>
          <w:tab w:val="left" w:pos="5381"/>
          <w:tab w:val="left" w:pos="5899"/>
          <w:tab w:val="left" w:pos="6504"/>
        </w:tabs>
        <w:suppressAutoHyphens/>
        <w:spacing w:before="60" w:after="40"/>
        <w:ind w:left="567" w:hanging="425"/>
        <w:rPr>
          <w:spacing w:val="-3"/>
          <w:sz w:val="20"/>
          <w:szCs w:val="20"/>
          <w:lang w:val="en-US"/>
        </w:rPr>
        <w:pPrChange w:id="850" w:author="Kleber Marques Lisboa" w:date="2023-10-24T09:41:00Z">
          <w:pPr>
            <w:tabs>
              <w:tab w:val="left" w:pos="-437"/>
              <w:tab w:val="left" w:pos="2530"/>
              <w:tab w:val="left" w:pos="3134"/>
              <w:tab w:val="left" w:pos="3653"/>
              <w:tab w:val="left" w:pos="4258"/>
              <w:tab w:val="left" w:pos="4776"/>
              <w:tab w:val="left" w:pos="5381"/>
              <w:tab w:val="left" w:pos="5899"/>
              <w:tab w:val="left" w:pos="6504"/>
            </w:tabs>
            <w:suppressAutoHyphens/>
            <w:spacing w:before="60" w:after="40" w:line="240" w:lineRule="auto"/>
            <w:ind w:left="567" w:hanging="425"/>
          </w:pPr>
        </w:pPrChange>
      </w:pPr>
      <w:r w:rsidRPr="003E756D">
        <w:rPr>
          <w:spacing w:val="-3"/>
          <w:sz w:val="20"/>
          <w:szCs w:val="20"/>
          <w:lang w:val="en-US"/>
        </w:rPr>
        <w:t>* Based on the outer radius of the hollow fiber</w:t>
      </w:r>
    </w:p>
    <w:p w14:paraId="1E7B07E9" w14:textId="77777777" w:rsidR="00C81062" w:rsidRPr="008B6A89" w:rsidRDefault="001B42BF">
      <w:pPr>
        <w:tabs>
          <w:tab w:val="left" w:pos="-437"/>
          <w:tab w:val="left" w:pos="2530"/>
          <w:tab w:val="left" w:pos="3134"/>
          <w:tab w:val="left" w:pos="3653"/>
          <w:tab w:val="left" w:pos="4258"/>
          <w:tab w:val="left" w:pos="4776"/>
          <w:tab w:val="left" w:pos="5381"/>
          <w:tab w:val="left" w:pos="5899"/>
          <w:tab w:val="left" w:pos="6504"/>
        </w:tabs>
        <w:suppressAutoHyphens/>
        <w:spacing w:after="0"/>
        <w:ind w:left="284" w:hanging="142"/>
        <w:rPr>
          <w:spacing w:val="-3"/>
          <w:sz w:val="20"/>
          <w:szCs w:val="20"/>
          <w:lang w:val="en-US"/>
        </w:rPr>
        <w:pPrChange w:id="851" w:author="Kleber Marques Lisboa" w:date="2023-10-24T09:41:00Z">
          <w:pPr>
            <w:tabs>
              <w:tab w:val="left" w:pos="-437"/>
              <w:tab w:val="left" w:pos="2530"/>
              <w:tab w:val="left" w:pos="3134"/>
              <w:tab w:val="left" w:pos="3653"/>
              <w:tab w:val="left" w:pos="4258"/>
              <w:tab w:val="left" w:pos="4776"/>
              <w:tab w:val="left" w:pos="5381"/>
              <w:tab w:val="left" w:pos="5899"/>
              <w:tab w:val="left" w:pos="6504"/>
            </w:tabs>
            <w:suppressAutoHyphens/>
            <w:spacing w:after="0" w:line="240" w:lineRule="auto"/>
            <w:ind w:left="284" w:hanging="142"/>
          </w:pPr>
        </w:pPrChange>
      </w:pPr>
      <w:r>
        <w:rPr>
          <w:i/>
          <w:iCs/>
          <w:spacing w:val="-3"/>
          <w:sz w:val="22"/>
          <w:szCs w:val="22"/>
          <w:lang w:val="en-US"/>
        </w:rPr>
        <w:tab/>
      </w:r>
      <w:r w:rsidR="00C81062" w:rsidRPr="0065550A">
        <w:rPr>
          <w:i/>
          <w:iCs/>
          <w:spacing w:val="-3"/>
          <w:sz w:val="22"/>
          <w:szCs w:val="22"/>
          <w:lang w:val="en-US"/>
        </w:rPr>
        <w:t>T</w:t>
      </w:r>
      <w:r w:rsidR="00C81062" w:rsidRPr="0065550A">
        <w:rPr>
          <w:i/>
          <w:iCs/>
          <w:spacing w:val="-3"/>
          <w:sz w:val="22"/>
          <w:szCs w:val="22"/>
          <w:vertAlign w:val="subscript"/>
          <w:lang w:val="en-US"/>
        </w:rPr>
        <w:t xml:space="preserve">wang_et_al. </w:t>
      </w:r>
      <w:r w:rsidR="00C81062" w:rsidRPr="0065550A">
        <w:rPr>
          <w:spacing w:val="-3"/>
          <w:sz w:val="22"/>
          <w:szCs w:val="22"/>
          <w:vertAlign w:val="subscript"/>
          <w:lang w:val="en-US"/>
        </w:rPr>
        <w:t>(2008)</w:t>
      </w:r>
      <w:r w:rsidR="00C81062" w:rsidRPr="008B6A89">
        <w:rPr>
          <w:spacing w:val="-3"/>
          <w:sz w:val="20"/>
          <w:szCs w:val="20"/>
          <w:lang w:val="en-US"/>
        </w:rPr>
        <w:t xml:space="preserve">: </w:t>
      </w:r>
      <w:r w:rsidR="00C81062" w:rsidRPr="008B6A89">
        <w:rPr>
          <w:i/>
          <w:iCs/>
          <w:spacing w:val="-3"/>
          <w:sz w:val="20"/>
          <w:szCs w:val="20"/>
          <w:lang w:val="en-US"/>
        </w:rPr>
        <w:t>T</w:t>
      </w:r>
      <w:r w:rsidR="00C81062" w:rsidRPr="008B6A89">
        <w:rPr>
          <w:spacing w:val="-3"/>
          <w:sz w:val="20"/>
          <w:szCs w:val="20"/>
          <w:lang w:val="en-US"/>
        </w:rPr>
        <w:t xml:space="preserve"> ± 0.1 </w:t>
      </w:r>
      <w:r w:rsidR="00C81062" w:rsidRPr="008B6A89">
        <w:rPr>
          <w:spacing w:val="-3"/>
          <w:sz w:val="20"/>
          <w:szCs w:val="20"/>
          <w:vertAlign w:val="superscript"/>
          <w:lang w:val="en-US"/>
        </w:rPr>
        <w:t>o</w:t>
      </w:r>
      <w:r w:rsidR="00C81062" w:rsidRPr="008B6A89">
        <w:rPr>
          <w:spacing w:val="-3"/>
          <w:sz w:val="20"/>
          <w:szCs w:val="20"/>
          <w:lang w:val="en-US"/>
        </w:rPr>
        <w:t>C</w:t>
      </w:r>
    </w:p>
    <w:p w14:paraId="70EB2A9E" w14:textId="77777777" w:rsidR="00C0790E" w:rsidRDefault="00C0790E" w:rsidP="00165B87">
      <w:pPr>
        <w:ind w:firstLine="720"/>
        <w:rPr>
          <w:spacing w:val="-3"/>
          <w:lang w:val="en-US"/>
        </w:rPr>
      </w:pPr>
    </w:p>
    <w:p w14:paraId="08CED95A" w14:textId="77777777" w:rsidR="002A1281" w:rsidRDefault="00356DF8" w:rsidP="00165B87">
      <w:pPr>
        <w:widowControl w:val="0"/>
        <w:spacing w:before="120"/>
        <w:ind w:firstLine="720"/>
        <w:rPr>
          <w:spacing w:val="-3"/>
          <w:lang w:val="en-US"/>
        </w:rPr>
      </w:pPr>
      <w:r w:rsidRPr="003B360F">
        <w:rPr>
          <w:spacing w:val="-3"/>
          <w:lang w:val="en-US"/>
        </w:rPr>
        <w:t xml:space="preserve">The results show that the present methodology is consistent with the analyzed physics, at least in the </w:t>
      </w:r>
      <w:r w:rsidR="003B360F">
        <w:rPr>
          <w:spacing w:val="-3"/>
          <w:lang w:val="en-US"/>
        </w:rPr>
        <w:t>steady-state</w:t>
      </w:r>
      <w:r w:rsidRPr="003B360F">
        <w:rPr>
          <w:spacing w:val="-3"/>
          <w:lang w:val="en-US"/>
        </w:rPr>
        <w:t xml:space="preserve"> regime, when compared to the experimental results of Wang </w:t>
      </w:r>
      <w:r w:rsidRPr="003B360F">
        <w:rPr>
          <w:i/>
          <w:iCs/>
          <w:spacing w:val="-3"/>
          <w:lang w:val="en-US"/>
        </w:rPr>
        <w:t>et al</w:t>
      </w:r>
      <w:r w:rsidRPr="003B360F">
        <w:rPr>
          <w:spacing w:val="-3"/>
          <w:lang w:val="en-US"/>
        </w:rPr>
        <w:t xml:space="preserve">. (2008). This table also shows that the results obtained with the methodology in transient regime converge, as </w:t>
      </w:r>
      <w:r w:rsidR="00476778" w:rsidRPr="003B360F">
        <w:rPr>
          <w:spacing w:val="-3"/>
          <w:lang w:val="en-US"/>
        </w:rPr>
        <w:t xml:space="preserve">would be </w:t>
      </w:r>
      <w:r w:rsidRPr="003B360F">
        <w:rPr>
          <w:spacing w:val="-3"/>
          <w:lang w:val="en-US"/>
        </w:rPr>
        <w:t xml:space="preserve">expected for long times, to the numerical results in of Lisboa </w:t>
      </w:r>
      <w:r w:rsidRPr="003B360F">
        <w:rPr>
          <w:i/>
          <w:iCs/>
          <w:spacing w:val="-3"/>
          <w:lang w:val="en-US"/>
        </w:rPr>
        <w:t>et al</w:t>
      </w:r>
      <w:r w:rsidRPr="003B360F">
        <w:rPr>
          <w:spacing w:val="-3"/>
          <w:lang w:val="en-US"/>
        </w:rPr>
        <w:t xml:space="preserve">. (2021), who also verified their code with the experiments of Wang </w:t>
      </w:r>
      <w:r w:rsidRPr="003B360F">
        <w:rPr>
          <w:i/>
          <w:iCs/>
          <w:spacing w:val="-3"/>
          <w:lang w:val="en-US"/>
        </w:rPr>
        <w:t>et al</w:t>
      </w:r>
      <w:r w:rsidRPr="003B360F">
        <w:rPr>
          <w:spacing w:val="-3"/>
          <w:lang w:val="en-US"/>
        </w:rPr>
        <w:t>. (2008).</w:t>
      </w:r>
    </w:p>
    <w:p w14:paraId="0274FF2E" w14:textId="16081296" w:rsidR="000B4A5C" w:rsidRPr="003B360F" w:rsidRDefault="00A24A46" w:rsidP="00165B87">
      <w:pPr>
        <w:widowControl w:val="0"/>
        <w:ind w:firstLine="720"/>
        <w:rPr>
          <w:spacing w:val="-3"/>
          <w:lang w:val="en-US"/>
        </w:rPr>
      </w:pPr>
      <w:r w:rsidRPr="008B6A89">
        <w:rPr>
          <w:spacing w:val="-3"/>
          <w:lang w:val="en-US"/>
        </w:rPr>
        <w:t>Another verification</w:t>
      </w:r>
      <w:r w:rsidR="00356DF8" w:rsidRPr="008B6A89">
        <w:rPr>
          <w:spacing w:val="-3"/>
          <w:lang w:val="en-US"/>
        </w:rPr>
        <w:t xml:space="preserve"> is illustrated in Figure </w:t>
      </w:r>
      <w:r w:rsidR="00866A92">
        <w:rPr>
          <w:spacing w:val="-3"/>
          <w:lang w:val="en-US"/>
        </w:rPr>
        <w:t>4</w:t>
      </w:r>
      <w:r w:rsidR="00356DF8" w:rsidRPr="008B6A89">
        <w:rPr>
          <w:spacing w:val="-3"/>
          <w:lang w:val="en-US"/>
        </w:rPr>
        <w:t xml:space="preserve">, which shows a comparison of the results obtained in the present work for the produced distillate </w:t>
      </w:r>
      <w:r w:rsidR="00476778">
        <w:rPr>
          <w:spacing w:val="-3"/>
          <w:lang w:val="en-US"/>
        </w:rPr>
        <w:t>flux</w:t>
      </w:r>
      <w:r w:rsidR="00356DF8" w:rsidRPr="008B6A89">
        <w:rPr>
          <w:spacing w:val="-3"/>
          <w:lang w:val="en-US"/>
        </w:rPr>
        <w:t xml:space="preserve"> (which match the numerical results </w:t>
      </w:r>
      <w:r w:rsidR="00356DF8" w:rsidRPr="003B360F">
        <w:rPr>
          <w:spacing w:val="-3"/>
          <w:lang w:val="en-US"/>
        </w:rPr>
        <w:t xml:space="preserve">obtained by Lisboa </w:t>
      </w:r>
      <w:r w:rsidR="00356DF8" w:rsidRPr="003B360F">
        <w:rPr>
          <w:i/>
          <w:iCs/>
          <w:spacing w:val="-3"/>
          <w:lang w:val="en-US"/>
        </w:rPr>
        <w:t>et al</w:t>
      </w:r>
      <w:r w:rsidR="00356DF8" w:rsidRPr="003B360F">
        <w:rPr>
          <w:spacing w:val="-3"/>
          <w:lang w:val="en-US"/>
        </w:rPr>
        <w:t xml:space="preserve">. (2021)) with the experimental results of Wang </w:t>
      </w:r>
      <w:r w:rsidR="00356DF8" w:rsidRPr="003B360F">
        <w:rPr>
          <w:i/>
          <w:iCs/>
          <w:spacing w:val="-3"/>
          <w:lang w:val="en-US"/>
        </w:rPr>
        <w:t>et al</w:t>
      </w:r>
      <w:r w:rsidR="00356DF8" w:rsidRPr="003B360F">
        <w:rPr>
          <w:spacing w:val="-3"/>
          <w:lang w:val="en-US"/>
        </w:rPr>
        <w:t xml:space="preserve">. (2008) and </w:t>
      </w:r>
      <w:r w:rsidR="00476778" w:rsidRPr="003B360F">
        <w:rPr>
          <w:spacing w:val="-3"/>
          <w:lang w:val="en-US"/>
        </w:rPr>
        <w:t xml:space="preserve">the </w:t>
      </w:r>
      <w:r w:rsidR="00356DF8" w:rsidRPr="003B360F">
        <w:rPr>
          <w:spacing w:val="-3"/>
          <w:lang w:val="en-US"/>
        </w:rPr>
        <w:t>numerical results of Kim (2014).</w:t>
      </w:r>
    </w:p>
    <w:p w14:paraId="5D6E4500" w14:textId="77777777" w:rsidR="00C81062" w:rsidRPr="000C0B3B" w:rsidRDefault="00356DF8" w:rsidP="00165B87">
      <w:pPr>
        <w:widowControl w:val="0"/>
        <w:ind w:firstLine="720"/>
        <w:rPr>
          <w:spacing w:val="-3"/>
          <w:lang w:val="en-US"/>
        </w:rPr>
      </w:pPr>
      <w:r w:rsidRPr="003B360F">
        <w:rPr>
          <w:spacing w:val="-3"/>
          <w:lang w:val="en-US"/>
        </w:rPr>
        <w:t xml:space="preserve">The comparison with the results of Wang </w:t>
      </w:r>
      <w:r w:rsidRPr="003B360F">
        <w:rPr>
          <w:i/>
          <w:iCs/>
          <w:spacing w:val="-3"/>
          <w:lang w:val="en-US"/>
        </w:rPr>
        <w:t>et al</w:t>
      </w:r>
      <w:r w:rsidRPr="003B360F">
        <w:rPr>
          <w:spacing w:val="-3"/>
          <w:lang w:val="en-US"/>
        </w:rPr>
        <w:t>. (2008) is made by employing the parallel model of effective thermal conductivity</w:t>
      </w:r>
      <w:r w:rsidR="00B51A99" w:rsidRPr="003B360F">
        <w:rPr>
          <w:spacing w:val="-3"/>
          <w:lang w:val="en-US"/>
        </w:rPr>
        <w:t xml:space="preserve"> (Eq. 6</w:t>
      </w:r>
      <w:r w:rsidR="000B4A5C" w:rsidRPr="003B360F">
        <w:rPr>
          <w:spacing w:val="-3"/>
          <w:lang w:val="en-US"/>
        </w:rPr>
        <w:t>3</w:t>
      </w:r>
      <w:r w:rsidR="00B51A99" w:rsidRPr="003B360F">
        <w:rPr>
          <w:spacing w:val="-3"/>
          <w:lang w:val="en-US"/>
        </w:rPr>
        <w:t>)</w:t>
      </w:r>
      <w:r w:rsidRPr="003B360F">
        <w:rPr>
          <w:spacing w:val="-3"/>
          <w:lang w:val="en-US"/>
        </w:rPr>
        <w:t xml:space="preserve"> and the fractal model of Elias-Kohav </w:t>
      </w:r>
      <w:r w:rsidRPr="003B360F">
        <w:rPr>
          <w:i/>
          <w:iCs/>
          <w:spacing w:val="-3"/>
          <w:lang w:val="en-US"/>
        </w:rPr>
        <w:t>et al</w:t>
      </w:r>
      <w:r w:rsidRPr="003B360F">
        <w:rPr>
          <w:spacing w:val="-3"/>
          <w:lang w:val="en-US"/>
        </w:rPr>
        <w:t>. (1991) for tortuosity</w:t>
      </w:r>
      <w:r w:rsidR="00B51A99" w:rsidRPr="003B360F">
        <w:rPr>
          <w:spacing w:val="-3"/>
          <w:lang w:val="en-US"/>
        </w:rPr>
        <w:t xml:space="preserve"> (Eq. 6</w:t>
      </w:r>
      <w:r w:rsidR="000B4A5C" w:rsidRPr="003B360F">
        <w:rPr>
          <w:spacing w:val="-3"/>
          <w:lang w:val="en-US"/>
        </w:rPr>
        <w:t>9</w:t>
      </w:r>
      <w:r w:rsidR="00B51A99" w:rsidRPr="003B360F">
        <w:rPr>
          <w:spacing w:val="-3"/>
          <w:lang w:val="en-US"/>
        </w:rPr>
        <w:t>)</w:t>
      </w:r>
      <w:r w:rsidRPr="003B360F">
        <w:rPr>
          <w:spacing w:val="-3"/>
          <w:lang w:val="en-US"/>
        </w:rPr>
        <w:t xml:space="preserve">, while the comparison with the results of Kim (2014) is made with the Maxwell I model </w:t>
      </w:r>
      <w:r w:rsidR="00B51A99" w:rsidRPr="003B360F">
        <w:rPr>
          <w:spacing w:val="-3"/>
          <w:lang w:val="en-US"/>
        </w:rPr>
        <w:t>(Eq. 6</w:t>
      </w:r>
      <w:r w:rsidR="000B4A5C" w:rsidRPr="003B360F">
        <w:rPr>
          <w:spacing w:val="-3"/>
          <w:lang w:val="en-US"/>
        </w:rPr>
        <w:t>5</w:t>
      </w:r>
      <w:r w:rsidR="00B51A99" w:rsidRPr="003B360F">
        <w:rPr>
          <w:spacing w:val="-3"/>
          <w:lang w:val="en-US"/>
        </w:rPr>
        <w:t xml:space="preserve">) </w:t>
      </w:r>
      <w:r w:rsidRPr="003B360F">
        <w:rPr>
          <w:spacing w:val="-3"/>
          <w:lang w:val="en-US"/>
        </w:rPr>
        <w:t>of effective thermal conductivity and the model of Beeckman (1990) for tortuosity</w:t>
      </w:r>
      <w:r w:rsidR="00B51A99" w:rsidRPr="003B360F">
        <w:rPr>
          <w:spacing w:val="-3"/>
          <w:lang w:val="en-US"/>
        </w:rPr>
        <w:t xml:space="preserve"> (Eq. 6</w:t>
      </w:r>
      <w:r w:rsidR="000B4A5C" w:rsidRPr="003B360F">
        <w:rPr>
          <w:spacing w:val="-3"/>
          <w:lang w:val="en-US"/>
        </w:rPr>
        <w:t>8</w:t>
      </w:r>
      <w:r w:rsidR="00B51A99" w:rsidRPr="003B360F">
        <w:rPr>
          <w:spacing w:val="-3"/>
          <w:lang w:val="en-US"/>
        </w:rPr>
        <w:t>)</w:t>
      </w:r>
      <w:r w:rsidRPr="003B360F">
        <w:rPr>
          <w:spacing w:val="-3"/>
          <w:lang w:val="en-US"/>
        </w:rPr>
        <w:t xml:space="preserve">. The distillate </w:t>
      </w:r>
      <w:r w:rsidR="00476778" w:rsidRPr="003B360F">
        <w:rPr>
          <w:spacing w:val="-3"/>
          <w:lang w:val="en-US"/>
        </w:rPr>
        <w:t>mass flux</w:t>
      </w:r>
      <w:r w:rsidRPr="003B360F">
        <w:rPr>
          <w:spacing w:val="-3"/>
          <w:lang w:val="en-US"/>
        </w:rPr>
        <w:t xml:space="preserve"> was calculated with the surface area based on the outer radius of the hollow fiber.</w:t>
      </w:r>
      <w:r w:rsidRPr="008B6A89">
        <w:rPr>
          <w:spacing w:val="-3"/>
          <w:lang w:val="en-US"/>
        </w:rPr>
        <w:t xml:space="preserve"> </w:t>
      </w:r>
    </w:p>
    <w:p w14:paraId="6A5A012B" w14:textId="77777777" w:rsidR="002A1281" w:rsidRPr="008B6A89" w:rsidRDefault="002A1281">
      <w:pPr>
        <w:spacing w:after="0"/>
        <w:ind w:firstLine="720"/>
        <w:rPr>
          <w:spacing w:val="-3"/>
          <w:lang w:val="en-US"/>
        </w:rPr>
        <w:pPrChange w:id="852" w:author="Kleber Marques Lisboa" w:date="2023-10-24T09:41:00Z">
          <w:pPr>
            <w:spacing w:after="0" w:line="240" w:lineRule="auto"/>
            <w:ind w:firstLine="720"/>
          </w:pPr>
        </w:pPrChange>
      </w:pPr>
    </w:p>
    <w:p w14:paraId="19EBBC3E" w14:textId="4BF5EB63" w:rsidR="00C81062" w:rsidRPr="008B6A89" w:rsidRDefault="003812E4" w:rsidP="00165B87">
      <w:pPr>
        <w:spacing w:after="0"/>
        <w:ind w:firstLine="0"/>
        <w:jc w:val="center"/>
        <w:rPr>
          <w:spacing w:val="-3"/>
          <w:lang w:val="en-US"/>
        </w:rPr>
      </w:pPr>
      <w:r>
        <w:rPr>
          <w:spacing w:val="-3"/>
          <w:lang w:val="en-US"/>
        </w:rPr>
        <w:t xml:space="preserve"> </w:t>
      </w:r>
      <w:r w:rsidR="00864EEE" w:rsidRPr="00F825C4">
        <w:rPr>
          <w:noProof/>
          <w:spacing w:val="-3"/>
          <w:lang w:val="en-US"/>
        </w:rPr>
        <w:drawing>
          <wp:inline distT="0" distB="0" distL="0" distR="0" wp14:anchorId="5CEE3C9E" wp14:editId="2E5D4A3E">
            <wp:extent cx="3238500" cy="2771775"/>
            <wp:effectExtent l="0" t="0" r="0" b="0"/>
            <wp:docPr id="412"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3238500" cy="2771775"/>
                    </a:xfrm>
                    <a:prstGeom prst="rect">
                      <a:avLst/>
                    </a:prstGeom>
                    <a:noFill/>
                    <a:ln>
                      <a:noFill/>
                    </a:ln>
                  </pic:spPr>
                </pic:pic>
              </a:graphicData>
            </a:graphic>
          </wp:inline>
        </w:drawing>
      </w:r>
    </w:p>
    <w:p w14:paraId="03A16667" w14:textId="611921D0" w:rsidR="00C81062" w:rsidRPr="008B6A89" w:rsidRDefault="00C81062">
      <w:pPr>
        <w:rPr>
          <w:spacing w:val="-3"/>
          <w:lang w:val="en-US"/>
        </w:rPr>
        <w:pPrChange w:id="853" w:author="Kleber Marques Lisboa" w:date="2023-10-24T09:41:00Z">
          <w:pPr>
            <w:spacing w:line="276" w:lineRule="auto"/>
          </w:pPr>
        </w:pPrChange>
      </w:pPr>
      <w:r w:rsidRPr="003E756D">
        <w:rPr>
          <w:spacing w:val="-3"/>
          <w:lang w:val="en-US"/>
        </w:rPr>
        <w:t>Figur</w:t>
      </w:r>
      <w:r w:rsidR="00F96679">
        <w:rPr>
          <w:spacing w:val="-3"/>
          <w:lang w:val="en-US"/>
        </w:rPr>
        <w:t>e</w:t>
      </w:r>
      <w:r w:rsidRPr="003E756D">
        <w:rPr>
          <w:spacing w:val="-3"/>
          <w:lang w:val="en-US"/>
        </w:rPr>
        <w:t xml:space="preserve"> </w:t>
      </w:r>
      <w:r w:rsidR="00866A92">
        <w:rPr>
          <w:spacing w:val="-3"/>
          <w:lang w:val="en-US"/>
        </w:rPr>
        <w:t>4</w:t>
      </w:r>
      <w:r w:rsidRPr="003E756D">
        <w:rPr>
          <w:spacing w:val="-3"/>
          <w:lang w:val="en-US"/>
        </w:rPr>
        <w:t xml:space="preserve"> - </w:t>
      </w:r>
      <w:r w:rsidR="003E756D" w:rsidRPr="003E756D">
        <w:rPr>
          <w:spacing w:val="-3"/>
          <w:lang w:val="en-US"/>
        </w:rPr>
        <w:t xml:space="preserve">Comparison between the result obtained with the present methodology and the experimental results of Wang </w:t>
      </w:r>
      <w:r w:rsidR="003E756D" w:rsidRPr="00476778">
        <w:rPr>
          <w:i/>
          <w:iCs/>
          <w:spacing w:val="-3"/>
          <w:lang w:val="en-US"/>
        </w:rPr>
        <w:t>et al</w:t>
      </w:r>
      <w:r w:rsidR="003E756D" w:rsidRPr="003E756D">
        <w:rPr>
          <w:spacing w:val="-3"/>
          <w:lang w:val="en-US"/>
        </w:rPr>
        <w:t xml:space="preserve">. </w:t>
      </w:r>
      <w:r w:rsidR="003E756D" w:rsidRPr="00F96679">
        <w:rPr>
          <w:spacing w:val="-3"/>
          <w:lang w:val="en-US"/>
        </w:rPr>
        <w:t xml:space="preserve">(2008) and numerical results of Kim (2014) for the distillate </w:t>
      </w:r>
      <w:r w:rsidR="00476778">
        <w:rPr>
          <w:spacing w:val="-3"/>
          <w:lang w:val="en-US"/>
        </w:rPr>
        <w:t>flux</w:t>
      </w:r>
      <w:r w:rsidR="003E756D" w:rsidRPr="00F96679">
        <w:rPr>
          <w:spacing w:val="-3"/>
          <w:lang w:val="en-US"/>
        </w:rPr>
        <w:t>.</w:t>
      </w:r>
    </w:p>
    <w:p w14:paraId="61E222A8" w14:textId="77777777" w:rsidR="002A1281" w:rsidRDefault="002A1281">
      <w:pPr>
        <w:spacing w:before="120"/>
        <w:ind w:firstLine="0"/>
        <w:rPr>
          <w:spacing w:val="-3"/>
          <w:lang w:val="en-US"/>
        </w:rPr>
        <w:pPrChange w:id="854" w:author="Kleber Marques Lisboa" w:date="2023-10-25T11:22:00Z">
          <w:pPr>
            <w:spacing w:before="120"/>
            <w:ind w:firstLine="720"/>
          </w:pPr>
        </w:pPrChange>
      </w:pPr>
    </w:p>
    <w:p w14:paraId="3B586B70" w14:textId="0AA46631" w:rsidR="00F96679" w:rsidRDefault="00356DF8" w:rsidP="00165B87">
      <w:pPr>
        <w:spacing w:before="120"/>
        <w:ind w:firstLine="720"/>
        <w:rPr>
          <w:spacing w:val="-3"/>
          <w:lang w:val="en-US"/>
        </w:rPr>
      </w:pPr>
      <w:r w:rsidRPr="008B6A89">
        <w:rPr>
          <w:spacing w:val="-3"/>
          <w:lang w:val="en-US"/>
        </w:rPr>
        <w:t xml:space="preserve">To illustrate the </w:t>
      </w:r>
      <w:r w:rsidR="00C05B43">
        <w:rPr>
          <w:spacing w:val="-3"/>
          <w:lang w:val="en-US"/>
        </w:rPr>
        <w:t xml:space="preserve">spatial </w:t>
      </w:r>
      <w:r w:rsidRPr="008B6A89">
        <w:rPr>
          <w:spacing w:val="-3"/>
          <w:lang w:val="en-US"/>
        </w:rPr>
        <w:t xml:space="preserve">temperature distribution along the DCMD module, Figure </w:t>
      </w:r>
      <w:r w:rsidR="00866A92">
        <w:rPr>
          <w:spacing w:val="-3"/>
          <w:lang w:val="en-US"/>
        </w:rPr>
        <w:t>5</w:t>
      </w:r>
      <w:r w:rsidRPr="008B6A89">
        <w:rPr>
          <w:spacing w:val="-3"/>
          <w:lang w:val="en-US"/>
        </w:rPr>
        <w:t xml:space="preserve"> brings a comparison between the results obtained with the present formulation and the numerical results of </w:t>
      </w:r>
      <w:r w:rsidRPr="003B360F">
        <w:rPr>
          <w:spacing w:val="-3"/>
          <w:lang w:val="en-US"/>
        </w:rPr>
        <w:t xml:space="preserve">Guan </w:t>
      </w:r>
      <w:r w:rsidRPr="003B360F">
        <w:rPr>
          <w:i/>
          <w:iCs/>
          <w:spacing w:val="-3"/>
          <w:lang w:val="en-US"/>
        </w:rPr>
        <w:t>et al</w:t>
      </w:r>
      <w:r w:rsidRPr="003B360F">
        <w:rPr>
          <w:spacing w:val="-3"/>
          <w:lang w:val="en-US"/>
        </w:rPr>
        <w:t xml:space="preserve">. (2014) for the </w:t>
      </w:r>
      <w:ins w:id="855" w:author="Kleber Marques Lisboa" w:date="2023-10-25T11:28:00Z">
        <w:r w:rsidR="00A310FE">
          <w:rPr>
            <w:spacing w:val="-3"/>
            <w:lang w:val="en-US"/>
          </w:rPr>
          <w:t xml:space="preserve">steady-state </w:t>
        </w:r>
      </w:ins>
      <w:r w:rsidRPr="003B360F">
        <w:rPr>
          <w:spacing w:val="-3"/>
          <w:lang w:val="en-US"/>
        </w:rPr>
        <w:t>temperatures along the feed channel</w:t>
      </w:r>
      <m:oMath>
        <m:r>
          <w:rPr>
            <w:rFonts w:ascii="Cambria Math" w:hAnsi="Cambria Math"/>
            <w:spacing w:val="-3"/>
            <w:lang w:val="en-US"/>
          </w:rPr>
          <m:t xml:space="preserve">, </m:t>
        </m:r>
        <m:sSub>
          <m:sSubPr>
            <m:ctrlPr>
              <w:rPr>
                <w:rFonts w:ascii="Cambria Math" w:hAnsi="Cambria Math"/>
                <w:i/>
                <w:spacing w:val="-3"/>
                <w:lang w:val="en-US"/>
              </w:rPr>
            </m:ctrlPr>
          </m:sSubPr>
          <m:e>
            <m:r>
              <w:rPr>
                <w:rFonts w:ascii="Cambria Math" w:hAnsi="Cambria Math"/>
                <w:spacing w:val="-3"/>
                <w:lang w:val="en-US"/>
              </w:rPr>
              <m:t>T</m:t>
            </m:r>
          </m:e>
          <m:sub>
            <m:r>
              <w:rPr>
                <w:rFonts w:ascii="Cambria Math" w:hAnsi="Cambria Math"/>
                <w:spacing w:val="-3"/>
                <w:lang w:val="en-US"/>
              </w:rPr>
              <m:t>s</m:t>
            </m:r>
          </m:sub>
        </m:sSub>
        <m:d>
          <m:dPr>
            <m:ctrlPr>
              <w:del w:id="856" w:author="Kleber Marques Lisboa" w:date="2023-10-25T11:28:00Z">
                <w:rPr>
                  <w:rFonts w:ascii="Cambria Math" w:hAnsi="Cambria Math"/>
                  <w:i/>
                  <w:spacing w:val="-3"/>
                  <w:lang w:val="en-US"/>
                </w:rPr>
              </w:del>
            </m:ctrlPr>
          </m:dPr>
          <m:e>
            <m:r>
              <w:del w:id="857" w:author="Kleber Marques Lisboa" w:date="2023-10-25T11:28:00Z">
                <w:rPr>
                  <w:rFonts w:ascii="Cambria Math" w:hAnsi="Cambria Math"/>
                  <w:spacing w:val="-3"/>
                  <w:lang w:val="en-US"/>
                </w:rPr>
                <m:t>z,∞</m:t>
              </w:del>
            </m:r>
          </m:e>
        </m:d>
      </m:oMath>
      <w:r w:rsidRPr="003B360F">
        <w:rPr>
          <w:spacing w:val="-3"/>
          <w:lang w:val="en-US"/>
        </w:rPr>
        <w:t>, of the feed/membrane</w:t>
      </w:r>
      <w:r w:rsidRPr="008B6A89">
        <w:rPr>
          <w:spacing w:val="-3"/>
          <w:lang w:val="en-US"/>
        </w:rPr>
        <w:t xml:space="preserve"> interface, </w:t>
      </w:r>
      <m:oMath>
        <m:sSub>
          <m:sSubPr>
            <m:ctrlPr>
              <w:rPr>
                <w:rFonts w:ascii="Cambria Math" w:hAnsi="Cambria Math"/>
                <w:i/>
                <w:spacing w:val="-3"/>
                <w:lang w:val="en-US"/>
              </w:rPr>
            </m:ctrlPr>
          </m:sSubPr>
          <m:e>
            <m:r>
              <w:rPr>
                <w:rFonts w:ascii="Cambria Math" w:hAnsi="Cambria Math"/>
                <w:spacing w:val="-3"/>
                <w:lang w:val="en-US"/>
              </w:rPr>
              <m:t>T</m:t>
            </m:r>
          </m:e>
          <m:sub>
            <m:r>
              <w:rPr>
                <w:rFonts w:ascii="Cambria Math" w:hAnsi="Cambria Math"/>
                <w:spacing w:val="-3"/>
                <w:lang w:val="en-US"/>
              </w:rPr>
              <m:t>ms</m:t>
            </m:r>
          </m:sub>
        </m:sSub>
        <m:d>
          <m:dPr>
            <m:ctrlPr>
              <w:del w:id="858" w:author="Kleber Marques Lisboa" w:date="2023-10-25T11:28:00Z">
                <w:rPr>
                  <w:rFonts w:ascii="Cambria Math" w:hAnsi="Cambria Math"/>
                  <w:i/>
                  <w:spacing w:val="-3"/>
                  <w:lang w:val="en-US"/>
                </w:rPr>
              </w:del>
            </m:ctrlPr>
          </m:dPr>
          <m:e>
            <m:r>
              <w:del w:id="859" w:author="Kleber Marques Lisboa" w:date="2023-10-25T11:28:00Z">
                <w:rPr>
                  <w:rFonts w:ascii="Cambria Math" w:hAnsi="Cambria Math"/>
                  <w:spacing w:val="-3"/>
                  <w:lang w:val="en-US"/>
                </w:rPr>
                <m:t>z,∞</m:t>
              </w:del>
            </m:r>
          </m:e>
        </m:d>
      </m:oMath>
      <w:r w:rsidRPr="008B6A89">
        <w:rPr>
          <w:spacing w:val="-3"/>
          <w:lang w:val="en-US"/>
        </w:rPr>
        <w:t xml:space="preserve">, of the membrane/distillate interface, </w:t>
      </w:r>
      <m:oMath>
        <m:sSub>
          <m:sSubPr>
            <m:ctrlPr>
              <w:rPr>
                <w:rFonts w:ascii="Cambria Math" w:hAnsi="Cambria Math"/>
                <w:i/>
                <w:spacing w:val="-3"/>
                <w:lang w:val="en-US"/>
              </w:rPr>
            </m:ctrlPr>
          </m:sSubPr>
          <m:e>
            <m:r>
              <w:rPr>
                <w:rFonts w:ascii="Cambria Math" w:hAnsi="Cambria Math"/>
                <w:spacing w:val="-3"/>
                <w:lang w:val="en-US"/>
              </w:rPr>
              <m:t>T</m:t>
            </m:r>
          </m:e>
          <m:sub>
            <m:r>
              <w:rPr>
                <w:rFonts w:ascii="Cambria Math" w:hAnsi="Cambria Math"/>
                <w:spacing w:val="-3"/>
                <w:lang w:val="en-US"/>
              </w:rPr>
              <m:t>ml</m:t>
            </m:r>
          </m:sub>
        </m:sSub>
        <m:d>
          <m:dPr>
            <m:ctrlPr>
              <w:del w:id="860" w:author="Kleber Marques Lisboa" w:date="2023-10-25T11:29:00Z">
                <w:rPr>
                  <w:rFonts w:ascii="Cambria Math" w:hAnsi="Cambria Math"/>
                  <w:i/>
                  <w:spacing w:val="-3"/>
                  <w:lang w:val="en-US"/>
                </w:rPr>
              </w:del>
            </m:ctrlPr>
          </m:dPr>
          <m:e>
            <m:r>
              <w:del w:id="861" w:author="Kleber Marques Lisboa" w:date="2023-10-25T11:29:00Z">
                <w:rPr>
                  <w:rFonts w:ascii="Cambria Math" w:hAnsi="Cambria Math"/>
                  <w:spacing w:val="-3"/>
                  <w:lang w:val="en-US"/>
                </w:rPr>
                <m:t>z,∞</m:t>
              </w:del>
            </m:r>
          </m:e>
        </m:d>
      </m:oMath>
      <w:r w:rsidRPr="008B6A89">
        <w:rPr>
          <w:spacing w:val="-3"/>
          <w:lang w:val="en-US"/>
        </w:rPr>
        <w:t xml:space="preserve">, and of the distillate channel, </w:t>
      </w:r>
      <m:oMath>
        <m:sSub>
          <m:sSubPr>
            <m:ctrlPr>
              <w:rPr>
                <w:rFonts w:ascii="Cambria Math" w:hAnsi="Cambria Math"/>
                <w:i/>
                <w:spacing w:val="-3"/>
                <w:lang w:val="en-US"/>
              </w:rPr>
            </m:ctrlPr>
          </m:sSubPr>
          <m:e>
            <m:r>
              <w:rPr>
                <w:rFonts w:ascii="Cambria Math" w:hAnsi="Cambria Math"/>
                <w:spacing w:val="-3"/>
                <w:lang w:val="en-US"/>
              </w:rPr>
              <m:t>T</m:t>
            </m:r>
          </m:e>
          <m:sub>
            <m:r>
              <w:rPr>
                <w:rFonts w:ascii="Cambria Math" w:hAnsi="Cambria Math"/>
                <w:spacing w:val="-3"/>
                <w:lang w:val="en-US"/>
              </w:rPr>
              <m:t>l</m:t>
            </m:r>
          </m:sub>
        </m:sSub>
        <m:d>
          <m:dPr>
            <m:ctrlPr>
              <w:del w:id="862" w:author="Kleber Marques Lisboa" w:date="2023-10-25T11:29:00Z">
                <w:rPr>
                  <w:rFonts w:ascii="Cambria Math" w:hAnsi="Cambria Math"/>
                  <w:i/>
                  <w:spacing w:val="-3"/>
                  <w:lang w:val="en-US"/>
                </w:rPr>
              </w:del>
            </m:ctrlPr>
          </m:dPr>
          <m:e>
            <m:r>
              <w:del w:id="863" w:author="Kleber Marques Lisboa" w:date="2023-10-25T11:29:00Z">
                <w:rPr>
                  <w:rFonts w:ascii="Cambria Math" w:hAnsi="Cambria Math"/>
                  <w:spacing w:val="-3"/>
                  <w:lang w:val="en-US"/>
                </w:rPr>
                <m:t>z,∞</m:t>
              </w:del>
            </m:r>
          </m:e>
        </m:d>
      </m:oMath>
      <w:del w:id="864" w:author="Kleber Marques Lisboa" w:date="2023-10-25T11:29:00Z">
        <w:r w:rsidRPr="008B6A89" w:rsidDel="00A310FE">
          <w:rPr>
            <w:spacing w:val="-3"/>
            <w:lang w:val="en-US"/>
          </w:rPr>
          <w:delText>, for the steady-state situation</w:delText>
        </w:r>
      </w:del>
      <w:r w:rsidRPr="008B6A89">
        <w:rPr>
          <w:spacing w:val="-3"/>
          <w:lang w:val="en-US"/>
        </w:rPr>
        <w:t xml:space="preserve">. The inlet temperatures and flow rates of the feed and distillate streams employed in the simulation were: </w:t>
      </w:r>
      <m:oMath>
        <m:sSub>
          <m:sSubPr>
            <m:ctrlPr>
              <w:rPr>
                <w:rFonts w:ascii="Cambria Math" w:hAnsi="Cambria Math"/>
                <w:i/>
                <w:spacing w:val="-3"/>
                <w:sz w:val="22"/>
                <w:szCs w:val="22"/>
                <w:lang w:val="en-US"/>
              </w:rPr>
            </m:ctrlPr>
          </m:sSubPr>
          <m:e>
            <m:r>
              <w:rPr>
                <w:rFonts w:ascii="Cambria Math" w:hAnsi="Cambria Math"/>
                <w:spacing w:val="-3"/>
                <w:sz w:val="22"/>
                <w:szCs w:val="22"/>
                <w:lang w:val="en-US"/>
              </w:rPr>
              <m:t>T</m:t>
            </m:r>
          </m:e>
          <m:sub>
            <m:r>
              <w:rPr>
                <w:rFonts w:ascii="Cambria Math" w:hAnsi="Cambria Math"/>
                <w:spacing w:val="-3"/>
                <w:sz w:val="22"/>
                <w:szCs w:val="22"/>
                <w:lang w:val="en-US"/>
              </w:rPr>
              <m:t>e_s</m:t>
            </m:r>
          </m:sub>
        </m:sSub>
        <m:r>
          <m:rPr>
            <m:nor/>
          </m:rPr>
          <w:rPr>
            <w:rFonts w:ascii="Cambria Math" w:hAnsi="Cambria Math"/>
            <w:spacing w:val="-3"/>
            <w:sz w:val="22"/>
            <w:szCs w:val="22"/>
            <w:lang w:val="en-US"/>
          </w:rPr>
          <m:t>=</m:t>
        </m:r>
        <m:r>
          <w:rPr>
            <w:rFonts w:ascii="Cambria Math" w:hAnsi="Cambria Math"/>
            <w:spacing w:val="-3"/>
            <w:sz w:val="22"/>
            <w:szCs w:val="22"/>
            <w:lang w:val="en-US"/>
          </w:rPr>
          <m:t xml:space="preserve"> 80</m:t>
        </m:r>
      </m:oMath>
      <w:r w:rsidRPr="008B6A89">
        <w:rPr>
          <w:spacing w:val="-3"/>
          <w:lang w:val="en-US"/>
        </w:rPr>
        <w:t xml:space="preserve"> </w:t>
      </w:r>
      <w:r w:rsidR="00F841F6">
        <w:rPr>
          <w:spacing w:val="-3"/>
          <w:lang w:val="en-US"/>
        </w:rPr>
        <w:t>°</w:t>
      </w:r>
      <w:r w:rsidRPr="008B6A89">
        <w:rPr>
          <w:spacing w:val="-3"/>
          <w:lang w:val="en-US"/>
        </w:rPr>
        <w:t xml:space="preserve">C, </w:t>
      </w:r>
      <m:oMath>
        <m:sSub>
          <m:sSubPr>
            <m:ctrlPr>
              <w:rPr>
                <w:rFonts w:ascii="Cambria Math" w:hAnsi="Cambria Math"/>
                <w:i/>
                <w:spacing w:val="-3"/>
                <w:sz w:val="22"/>
                <w:szCs w:val="22"/>
                <w:lang w:val="en-US"/>
              </w:rPr>
            </m:ctrlPr>
          </m:sSubPr>
          <m:e>
            <m:r>
              <w:rPr>
                <w:rFonts w:ascii="Cambria Math" w:hAnsi="Cambria Math"/>
                <w:spacing w:val="-3"/>
                <w:sz w:val="22"/>
                <w:szCs w:val="22"/>
                <w:lang w:val="en-US"/>
              </w:rPr>
              <m:t>T</m:t>
            </m:r>
          </m:e>
          <m:sub>
            <m:r>
              <w:rPr>
                <w:rFonts w:ascii="Cambria Math" w:hAnsi="Cambria Math"/>
                <w:spacing w:val="-3"/>
                <w:sz w:val="22"/>
                <w:szCs w:val="22"/>
                <w:lang w:val="en-US"/>
              </w:rPr>
              <m:t>e_l</m:t>
            </m:r>
          </m:sub>
        </m:sSub>
        <m:r>
          <m:rPr>
            <m:nor/>
          </m:rPr>
          <w:rPr>
            <w:rFonts w:ascii="Cambria Math" w:hAnsi="Cambria Math"/>
            <w:spacing w:val="-3"/>
            <w:sz w:val="22"/>
            <w:szCs w:val="22"/>
            <w:lang w:val="en-US"/>
          </w:rPr>
          <m:t>=</m:t>
        </m:r>
        <m:r>
          <w:rPr>
            <w:rFonts w:ascii="Cambria Math" w:hAnsi="Cambria Math"/>
            <w:spacing w:val="-3"/>
            <w:sz w:val="22"/>
            <w:szCs w:val="22"/>
            <w:lang w:val="en-US"/>
          </w:rPr>
          <m:t xml:space="preserve"> 30</m:t>
        </m:r>
      </m:oMath>
      <w:r w:rsidRPr="008B6A89">
        <w:rPr>
          <w:spacing w:val="-3"/>
          <w:lang w:val="en-US"/>
        </w:rPr>
        <w:t xml:space="preserve"> </w:t>
      </w:r>
      <w:r w:rsidR="00F841F6">
        <w:rPr>
          <w:spacing w:val="-3"/>
          <w:lang w:val="en-US"/>
        </w:rPr>
        <w:t>°</w:t>
      </w:r>
      <w:r w:rsidRPr="008B6A89">
        <w:rPr>
          <w:spacing w:val="-3"/>
          <w:lang w:val="en-US"/>
        </w:rPr>
        <w:t xml:space="preserve">C and </w:t>
      </w:r>
      <m:oMath>
        <m:sSub>
          <m:sSubPr>
            <m:ctrlPr>
              <w:rPr>
                <w:rFonts w:ascii="Cambria Math" w:hAnsi="Cambria Math"/>
                <w:i/>
                <w:spacing w:val="-3"/>
                <w:sz w:val="22"/>
                <w:szCs w:val="22"/>
                <w:lang w:val="en-US"/>
              </w:rPr>
            </m:ctrlPr>
          </m:sSubPr>
          <m:e>
            <m:acc>
              <m:accPr>
                <m:chr m:val="̇"/>
                <m:ctrlPr>
                  <w:rPr>
                    <w:rFonts w:ascii="Cambria Math" w:hAnsi="Cambria Math"/>
                    <w:i/>
                    <w:spacing w:val="-3"/>
                    <w:sz w:val="22"/>
                    <w:szCs w:val="22"/>
                    <w:lang w:val="en-US"/>
                  </w:rPr>
                </m:ctrlPr>
              </m:accPr>
              <m:e>
                <m:r>
                  <w:rPr>
                    <w:rFonts w:ascii="Cambria Math" w:hAnsi="Cambria Math"/>
                    <w:spacing w:val="-3"/>
                    <w:sz w:val="22"/>
                    <w:szCs w:val="22"/>
                    <w:lang w:val="en-US"/>
                  </w:rPr>
                  <m:t>V</m:t>
                </m:r>
              </m:e>
            </m:acc>
          </m:e>
          <m:sub>
            <m:r>
              <w:rPr>
                <w:rFonts w:ascii="Cambria Math" w:hAnsi="Cambria Math"/>
                <w:spacing w:val="-3"/>
                <w:sz w:val="22"/>
                <w:szCs w:val="22"/>
                <w:lang w:val="en-US"/>
              </w:rPr>
              <m:t>s</m:t>
            </m:r>
          </m:sub>
        </m:sSub>
        <m:r>
          <m:rPr>
            <m:nor/>
          </m:rPr>
          <w:rPr>
            <w:rFonts w:ascii="Cambria Math" w:hAnsi="Cambria Math"/>
            <w:spacing w:val="-3"/>
            <w:sz w:val="22"/>
            <w:szCs w:val="22"/>
            <w:lang w:val="en-US"/>
          </w:rPr>
          <m:t>=</m:t>
        </m:r>
        <m:r>
          <w:rPr>
            <w:rFonts w:ascii="Cambria Math" w:hAnsi="Cambria Math"/>
            <w:spacing w:val="-3"/>
            <w:sz w:val="22"/>
            <w:szCs w:val="22"/>
            <w:lang w:val="en-US"/>
          </w:rPr>
          <m:t xml:space="preserve"> 1.1425</m:t>
        </m:r>
      </m:oMath>
      <w:r w:rsidRPr="008B6A89">
        <w:rPr>
          <w:spacing w:val="-3"/>
          <w:lang w:val="en-US"/>
        </w:rPr>
        <w:t xml:space="preserve"> L/min, </w:t>
      </w:r>
      <m:oMath>
        <m:r>
          <w:rPr>
            <w:rFonts w:ascii="Cambria Math" w:hAnsi="Cambria Math"/>
            <w:spacing w:val="-3"/>
            <w:sz w:val="22"/>
            <w:szCs w:val="22"/>
            <w:lang w:val="en-US"/>
          </w:rPr>
          <m:t xml:space="preserve"> </m:t>
        </m:r>
        <m:sSub>
          <m:sSubPr>
            <m:ctrlPr>
              <w:rPr>
                <w:rFonts w:ascii="Cambria Math" w:hAnsi="Cambria Math"/>
                <w:i/>
                <w:spacing w:val="-3"/>
                <w:sz w:val="22"/>
                <w:szCs w:val="22"/>
                <w:lang w:val="en-US"/>
              </w:rPr>
            </m:ctrlPr>
          </m:sSubPr>
          <m:e>
            <m:acc>
              <m:accPr>
                <m:chr m:val="̇"/>
                <m:ctrlPr>
                  <w:rPr>
                    <w:rFonts w:ascii="Cambria Math" w:hAnsi="Cambria Math"/>
                    <w:i/>
                    <w:spacing w:val="-3"/>
                    <w:sz w:val="22"/>
                    <w:szCs w:val="22"/>
                    <w:lang w:val="en-US"/>
                  </w:rPr>
                </m:ctrlPr>
              </m:accPr>
              <m:e>
                <m:r>
                  <w:rPr>
                    <w:rFonts w:ascii="Cambria Math" w:hAnsi="Cambria Math"/>
                    <w:spacing w:val="-3"/>
                    <w:sz w:val="22"/>
                    <w:szCs w:val="22"/>
                    <w:lang w:val="en-US"/>
                  </w:rPr>
                  <m:t>V</m:t>
                </m:r>
              </m:e>
            </m:acc>
          </m:e>
          <m:sub>
            <m:r>
              <w:rPr>
                <w:rFonts w:ascii="Cambria Math" w:hAnsi="Cambria Math"/>
                <w:spacing w:val="-3"/>
                <w:sz w:val="22"/>
                <w:szCs w:val="22"/>
                <w:lang w:val="en-US"/>
              </w:rPr>
              <m:t>l</m:t>
            </m:r>
          </m:sub>
        </m:sSub>
        <m:r>
          <m:rPr>
            <m:nor/>
          </m:rPr>
          <w:rPr>
            <w:rFonts w:ascii="Cambria Math" w:hAnsi="Cambria Math"/>
            <w:spacing w:val="-3"/>
            <w:sz w:val="22"/>
            <w:szCs w:val="22"/>
            <w:lang w:val="en-US"/>
          </w:rPr>
          <m:t>=</m:t>
        </m:r>
        <m:r>
          <w:rPr>
            <w:rFonts w:ascii="Cambria Math" w:hAnsi="Cambria Math"/>
            <w:spacing w:val="-3"/>
            <w:sz w:val="22"/>
            <w:szCs w:val="22"/>
            <w:lang w:val="en-US"/>
          </w:rPr>
          <m:t xml:space="preserve"> 0.04635</m:t>
        </m:r>
      </m:oMath>
      <w:r w:rsidRPr="008B6A89">
        <w:rPr>
          <w:spacing w:val="-3"/>
          <w:lang w:val="en-US"/>
        </w:rPr>
        <w:t xml:space="preserve"> L/min, respectively.</w:t>
      </w:r>
    </w:p>
    <w:p w14:paraId="4A1E6A73" w14:textId="77777777" w:rsidR="00EA3005" w:rsidRDefault="00EA3005">
      <w:pPr>
        <w:spacing w:after="0"/>
        <w:ind w:firstLine="0"/>
        <w:rPr>
          <w:spacing w:val="-3"/>
          <w:lang w:val="en-US"/>
        </w:rPr>
        <w:pPrChange w:id="865" w:author="Kleber Marques Lisboa" w:date="2023-10-25T11:22:00Z">
          <w:pPr>
            <w:spacing w:after="0"/>
            <w:ind w:firstLine="720"/>
          </w:pPr>
        </w:pPrChange>
      </w:pPr>
    </w:p>
    <w:p w14:paraId="0BE6918D" w14:textId="380CB427" w:rsidR="00C81062" w:rsidRPr="003461EB" w:rsidRDefault="003461EB" w:rsidP="00165B87">
      <w:pPr>
        <w:spacing w:after="0"/>
        <w:jc w:val="center"/>
        <w:rPr>
          <w:spacing w:val="-3"/>
        </w:rPr>
      </w:pPr>
      <w:commentRangeStart w:id="866"/>
      <w:r>
        <w:rPr>
          <w:noProof/>
          <w:spacing w:val="-3"/>
        </w:rPr>
        <w:drawing>
          <wp:inline distT="0" distB="0" distL="0" distR="0" wp14:anchorId="5A68193A" wp14:editId="4013649B">
            <wp:extent cx="3304032" cy="2484120"/>
            <wp:effectExtent l="0" t="0" r="0" b="0"/>
            <wp:docPr id="11227257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25708" name="Imagem 1122725708"/>
                    <pic:cNvPicPr/>
                  </pic:nvPicPr>
                  <pic:blipFill>
                    <a:blip r:embed="rId182" cstate="print">
                      <a:extLst>
                        <a:ext uri="{28A0092B-C50C-407E-A947-70E740481C1C}">
                          <a14:useLocalDpi xmlns:a14="http://schemas.microsoft.com/office/drawing/2010/main" val="0"/>
                        </a:ext>
                      </a:extLst>
                    </a:blip>
                    <a:stretch>
                      <a:fillRect/>
                    </a:stretch>
                  </pic:blipFill>
                  <pic:spPr>
                    <a:xfrm>
                      <a:off x="0" y="0"/>
                      <a:ext cx="3304032" cy="2484120"/>
                    </a:xfrm>
                    <a:prstGeom prst="rect">
                      <a:avLst/>
                    </a:prstGeom>
                  </pic:spPr>
                </pic:pic>
              </a:graphicData>
            </a:graphic>
          </wp:inline>
        </w:drawing>
      </w:r>
      <w:commentRangeEnd w:id="866"/>
      <w:r w:rsidR="0067339F" w:rsidRPr="003461EB">
        <w:rPr>
          <w:rStyle w:val="Refdecomentrio"/>
          <w:spacing w:val="-3"/>
          <w:sz w:val="24"/>
          <w:szCs w:val="24"/>
        </w:rPr>
        <w:commentReference w:id="866"/>
      </w:r>
    </w:p>
    <w:p w14:paraId="276A848C" w14:textId="695FBC84" w:rsidR="00C259D2" w:rsidRDefault="00C81062">
      <w:pPr>
        <w:spacing w:before="120"/>
        <w:jc w:val="center"/>
        <w:rPr>
          <w:spacing w:val="-3"/>
          <w:lang w:val="en-US"/>
        </w:rPr>
        <w:pPrChange w:id="867" w:author="Kleber Marques Lisboa" w:date="2023-10-24T09:41:00Z">
          <w:pPr>
            <w:spacing w:before="120" w:line="276" w:lineRule="auto"/>
            <w:jc w:val="center"/>
          </w:pPr>
        </w:pPrChange>
      </w:pPr>
      <w:r w:rsidRPr="00C259D2">
        <w:rPr>
          <w:spacing w:val="-3"/>
          <w:lang w:val="en-US"/>
        </w:rPr>
        <w:t>Figur</w:t>
      </w:r>
      <w:r w:rsidR="00F96679">
        <w:rPr>
          <w:spacing w:val="-3"/>
          <w:lang w:val="en-US"/>
        </w:rPr>
        <w:t>e</w:t>
      </w:r>
      <w:r w:rsidRPr="00C259D2">
        <w:rPr>
          <w:spacing w:val="-3"/>
          <w:lang w:val="en-US"/>
        </w:rPr>
        <w:t xml:space="preserve"> </w:t>
      </w:r>
      <w:r w:rsidR="00866A92">
        <w:rPr>
          <w:spacing w:val="-3"/>
          <w:lang w:val="en-US"/>
        </w:rPr>
        <w:t>5</w:t>
      </w:r>
      <w:r w:rsidRPr="00C259D2">
        <w:rPr>
          <w:spacing w:val="-3"/>
          <w:lang w:val="en-US"/>
        </w:rPr>
        <w:t xml:space="preserve"> - </w:t>
      </w:r>
      <w:r w:rsidR="00C259D2" w:rsidRPr="00C259D2">
        <w:rPr>
          <w:spacing w:val="-3"/>
          <w:lang w:val="en-US"/>
        </w:rPr>
        <w:t xml:space="preserve">Temperature distribution along the axial position in the DCMD module in the feed, interface, and distillate regions. Comparison with the numerical results of Guan </w:t>
      </w:r>
      <w:r w:rsidR="00C259D2" w:rsidRPr="00B74565">
        <w:rPr>
          <w:i/>
          <w:iCs/>
          <w:spacing w:val="-3"/>
          <w:lang w:val="en-US"/>
        </w:rPr>
        <w:t>et al</w:t>
      </w:r>
      <w:r w:rsidR="00C259D2" w:rsidRPr="00C259D2">
        <w:rPr>
          <w:spacing w:val="-3"/>
          <w:lang w:val="en-US"/>
        </w:rPr>
        <w:t>. (2014).</w:t>
      </w:r>
    </w:p>
    <w:p w14:paraId="3C6BBCC9" w14:textId="77777777" w:rsidR="002032B1" w:rsidRDefault="002032B1">
      <w:pPr>
        <w:spacing w:before="120" w:after="0"/>
        <w:ind w:firstLine="0"/>
        <w:rPr>
          <w:spacing w:val="-3"/>
          <w:lang w:val="en-US"/>
        </w:rPr>
        <w:pPrChange w:id="868" w:author="Kleber Marques Lisboa" w:date="2023-10-25T11:31:00Z">
          <w:pPr>
            <w:spacing w:before="120" w:after="0"/>
            <w:ind w:firstLine="562"/>
          </w:pPr>
        </w:pPrChange>
      </w:pPr>
    </w:p>
    <w:p w14:paraId="0C364144" w14:textId="77777777" w:rsidR="00C81062" w:rsidRDefault="00972558" w:rsidP="00165B87">
      <w:pPr>
        <w:spacing w:before="120"/>
        <w:ind w:firstLine="562"/>
        <w:rPr>
          <w:spacing w:val="-3"/>
          <w:lang w:val="en-US"/>
        </w:rPr>
      </w:pPr>
      <w:r>
        <w:rPr>
          <w:spacing w:val="-3"/>
          <w:lang w:val="en-US"/>
        </w:rPr>
        <w:t xml:space="preserve">Although the effective thermal conductivity and tortuosity models employed by </w:t>
      </w:r>
      <w:r w:rsidRPr="008B6A89">
        <w:rPr>
          <w:spacing w:val="-3"/>
          <w:lang w:val="en-US"/>
        </w:rPr>
        <w:t xml:space="preserve">Guan </w:t>
      </w:r>
      <w:r w:rsidRPr="00972558">
        <w:rPr>
          <w:i/>
          <w:iCs/>
          <w:spacing w:val="-3"/>
          <w:lang w:val="en-US"/>
        </w:rPr>
        <w:t>et al</w:t>
      </w:r>
      <w:r w:rsidRPr="008B6A89">
        <w:rPr>
          <w:spacing w:val="-3"/>
          <w:lang w:val="en-US"/>
        </w:rPr>
        <w:t>. (2014)</w:t>
      </w:r>
      <w:r>
        <w:rPr>
          <w:spacing w:val="-3"/>
          <w:lang w:val="en-US"/>
        </w:rPr>
        <w:t xml:space="preserve"> </w:t>
      </w:r>
      <w:r w:rsidR="00F0166B">
        <w:rPr>
          <w:spacing w:val="-3"/>
          <w:lang w:val="en-US"/>
        </w:rPr>
        <w:t>were</w:t>
      </w:r>
      <w:r w:rsidRPr="008B6A89">
        <w:rPr>
          <w:spacing w:val="-3"/>
          <w:lang w:val="en-US"/>
        </w:rPr>
        <w:t xml:space="preserve"> </w:t>
      </w:r>
      <w:r w:rsidR="00F0166B">
        <w:rPr>
          <w:spacing w:val="-3"/>
          <w:lang w:val="en-US"/>
        </w:rPr>
        <w:t>not defined in their work</w:t>
      </w:r>
      <w:r>
        <w:rPr>
          <w:spacing w:val="-3"/>
          <w:lang w:val="en-US"/>
        </w:rPr>
        <w:t>, t</w:t>
      </w:r>
      <w:r w:rsidR="00356DF8" w:rsidRPr="008B6A89">
        <w:rPr>
          <w:spacing w:val="-3"/>
          <w:lang w:val="en-US"/>
        </w:rPr>
        <w:t xml:space="preserve">he agreement between the </w:t>
      </w:r>
      <w:r>
        <w:rPr>
          <w:spacing w:val="-3"/>
          <w:lang w:val="en-US"/>
        </w:rPr>
        <w:t xml:space="preserve">numerical </w:t>
      </w:r>
      <w:r w:rsidR="00356DF8" w:rsidRPr="008B6A89">
        <w:rPr>
          <w:spacing w:val="-3"/>
          <w:lang w:val="en-US"/>
        </w:rPr>
        <w:t xml:space="preserve">results is satisfactory. </w:t>
      </w:r>
      <w:r w:rsidRPr="008B6A89">
        <w:rPr>
          <w:spacing w:val="-3"/>
          <w:lang w:val="en-US"/>
        </w:rPr>
        <w:t xml:space="preserve">Here, the results were obtained by </w:t>
      </w:r>
      <w:r w:rsidRPr="003B360F">
        <w:rPr>
          <w:spacing w:val="-3"/>
          <w:lang w:val="en-US"/>
        </w:rPr>
        <w:t xml:space="preserve">making use of the parallel model for </w:t>
      </w:r>
      <w:r w:rsidR="00BA25DA" w:rsidRPr="003B360F">
        <w:rPr>
          <w:spacing w:val="-3"/>
          <w:lang w:val="en-US"/>
        </w:rPr>
        <w:t xml:space="preserve">the </w:t>
      </w:r>
      <w:r w:rsidRPr="003B360F">
        <w:rPr>
          <w:spacing w:val="-3"/>
          <w:lang w:val="en-US"/>
        </w:rPr>
        <w:t xml:space="preserve">effective thermal conductivity and the fractal model of Elias-Kohav </w:t>
      </w:r>
      <w:r w:rsidRPr="003B360F">
        <w:rPr>
          <w:i/>
          <w:iCs/>
          <w:spacing w:val="-3"/>
          <w:lang w:val="en-US"/>
        </w:rPr>
        <w:t>et al</w:t>
      </w:r>
      <w:r w:rsidRPr="003B360F">
        <w:rPr>
          <w:spacing w:val="-3"/>
          <w:lang w:val="en-US"/>
        </w:rPr>
        <w:t xml:space="preserve">. (1991) for </w:t>
      </w:r>
      <w:r w:rsidR="00BA25DA" w:rsidRPr="003B360F">
        <w:rPr>
          <w:spacing w:val="-3"/>
          <w:lang w:val="en-US"/>
        </w:rPr>
        <w:t xml:space="preserve">the </w:t>
      </w:r>
      <w:r w:rsidRPr="003B360F">
        <w:rPr>
          <w:spacing w:val="-3"/>
          <w:lang w:val="en-US"/>
        </w:rPr>
        <w:t>tortuosity.</w:t>
      </w:r>
      <w:r w:rsidR="00BA25DA" w:rsidRPr="003B360F">
        <w:rPr>
          <w:spacing w:val="-3"/>
          <w:lang w:val="en-US"/>
        </w:rPr>
        <w:t xml:space="preserve"> </w:t>
      </w:r>
      <w:r w:rsidR="00356DF8" w:rsidRPr="003B360F">
        <w:rPr>
          <w:spacing w:val="-3"/>
          <w:lang w:val="en-US"/>
        </w:rPr>
        <w:t>In addition</w:t>
      </w:r>
      <w:r w:rsidR="00BA25DA" w:rsidRPr="003B360F">
        <w:rPr>
          <w:spacing w:val="-3"/>
          <w:lang w:val="en-US"/>
        </w:rPr>
        <w:t xml:space="preserve"> to these differences</w:t>
      </w:r>
      <w:r w:rsidR="00356DF8" w:rsidRPr="003B360F">
        <w:rPr>
          <w:spacing w:val="-3"/>
          <w:lang w:val="en-US"/>
        </w:rPr>
        <w:t>, the HICO flow configuration</w:t>
      </w:r>
      <w:r w:rsidR="00356DF8" w:rsidRPr="008B6A89">
        <w:rPr>
          <w:spacing w:val="-3"/>
          <w:lang w:val="en-US"/>
        </w:rPr>
        <w:t xml:space="preserve"> used in the work of </w:t>
      </w:r>
      <w:r>
        <w:rPr>
          <w:spacing w:val="-3"/>
          <w:lang w:val="en-US"/>
        </w:rPr>
        <w:t xml:space="preserve">those authors </w:t>
      </w:r>
      <w:r w:rsidR="00356DF8" w:rsidRPr="008B6A89">
        <w:rPr>
          <w:spacing w:val="-3"/>
          <w:lang w:val="en-US"/>
        </w:rPr>
        <w:t>differs from the HOCI configuration simulated in the present work</w:t>
      </w:r>
      <w:r w:rsidR="00BA25DA">
        <w:rPr>
          <w:spacing w:val="-3"/>
          <w:lang w:val="en-US"/>
        </w:rPr>
        <w:t xml:space="preserve">, so </w:t>
      </w:r>
      <w:r w:rsidR="003B360F">
        <w:rPr>
          <w:spacing w:val="-3"/>
          <w:lang w:val="en-US"/>
        </w:rPr>
        <w:t xml:space="preserve">the </w:t>
      </w:r>
      <w:r w:rsidR="00BA25DA">
        <w:rPr>
          <w:spacing w:val="-3"/>
          <w:lang w:val="en-US"/>
        </w:rPr>
        <w:t xml:space="preserve">small departures from their results </w:t>
      </w:r>
      <w:r w:rsidR="003B360F">
        <w:rPr>
          <w:spacing w:val="-3"/>
          <w:lang w:val="en-US"/>
        </w:rPr>
        <w:t>were</w:t>
      </w:r>
      <w:r w:rsidR="00BA25DA">
        <w:rPr>
          <w:spacing w:val="-3"/>
          <w:lang w:val="en-US"/>
        </w:rPr>
        <w:t xml:space="preserve"> expected.</w:t>
      </w:r>
    </w:p>
    <w:p w14:paraId="187283CE" w14:textId="77777777" w:rsidR="00F0166B" w:rsidRPr="0067339F" w:rsidRDefault="00F0166B">
      <w:pPr>
        <w:spacing w:after="0"/>
        <w:ind w:firstLine="0"/>
        <w:rPr>
          <w:b/>
          <w:bCs/>
          <w:lang w:val="en-US"/>
          <w:rPrChange w:id="869" w:author="Kleber Marques Lisboa" w:date="2023-10-25T11:31:00Z">
            <w:rPr>
              <w:lang w:val="en-US"/>
            </w:rPr>
          </w:rPrChange>
        </w:rPr>
        <w:pPrChange w:id="870" w:author="Kleber Marques Lisboa" w:date="2023-10-25T11:31:00Z">
          <w:pPr>
            <w:pStyle w:val="PargrafodaLista"/>
            <w:spacing w:after="0" w:line="240" w:lineRule="auto"/>
            <w:ind w:left="360" w:firstLine="0"/>
          </w:pPr>
        </w:pPrChange>
      </w:pPr>
    </w:p>
    <w:p w14:paraId="7C372EDA" w14:textId="77777777" w:rsidR="00F0166B" w:rsidRDefault="00F0166B">
      <w:pPr>
        <w:spacing w:after="0"/>
        <w:ind w:left="567" w:firstLine="0"/>
        <w:rPr>
          <w:b/>
          <w:bCs/>
          <w:i/>
          <w:iCs/>
          <w:lang w:val="en-US"/>
        </w:rPr>
        <w:pPrChange w:id="871" w:author="Kleber Marques Lisboa" w:date="2023-10-24T09:41:00Z">
          <w:pPr>
            <w:spacing w:after="0" w:line="240" w:lineRule="auto"/>
            <w:ind w:left="567" w:firstLine="0"/>
          </w:pPr>
        </w:pPrChange>
      </w:pPr>
      <w:r w:rsidRPr="003C7DFC">
        <w:rPr>
          <w:b/>
          <w:bCs/>
          <w:i/>
          <w:iCs/>
          <w:lang w:val="en-US"/>
        </w:rPr>
        <w:t xml:space="preserve">5.2 </w:t>
      </w:r>
      <w:r w:rsidR="00F3319E" w:rsidRPr="003C7DFC">
        <w:rPr>
          <w:b/>
          <w:bCs/>
          <w:i/>
          <w:iCs/>
          <w:lang w:val="en-US"/>
        </w:rPr>
        <w:t>Simulations</w:t>
      </w:r>
      <w:r w:rsidR="005A70A1" w:rsidRPr="003C7DFC">
        <w:rPr>
          <w:b/>
          <w:bCs/>
          <w:i/>
          <w:iCs/>
          <w:lang w:val="en-US"/>
        </w:rPr>
        <w:t xml:space="preserve"> with the </w:t>
      </w:r>
      <w:r w:rsidR="003B360F" w:rsidRPr="003C7DFC">
        <w:rPr>
          <w:b/>
          <w:bCs/>
          <w:i/>
          <w:iCs/>
          <w:lang w:val="en-US"/>
        </w:rPr>
        <w:t>b</w:t>
      </w:r>
      <w:r w:rsidR="005A70A1" w:rsidRPr="003C7DFC">
        <w:rPr>
          <w:b/>
          <w:bCs/>
          <w:i/>
          <w:iCs/>
          <w:lang w:val="en-US"/>
        </w:rPr>
        <w:t xml:space="preserve">rackish </w:t>
      </w:r>
      <w:r w:rsidR="003B360F" w:rsidRPr="003C7DFC">
        <w:rPr>
          <w:b/>
          <w:bCs/>
          <w:i/>
          <w:iCs/>
          <w:lang w:val="en-US"/>
        </w:rPr>
        <w:t>w</w:t>
      </w:r>
      <w:r w:rsidR="005A70A1" w:rsidRPr="003C7DFC">
        <w:rPr>
          <w:b/>
          <w:bCs/>
          <w:i/>
          <w:iCs/>
          <w:lang w:val="en-US"/>
        </w:rPr>
        <w:t xml:space="preserve">ater </w:t>
      </w:r>
      <w:r w:rsidR="003B360F" w:rsidRPr="003C7DFC">
        <w:rPr>
          <w:b/>
          <w:bCs/>
          <w:i/>
          <w:iCs/>
          <w:lang w:val="en-US"/>
        </w:rPr>
        <w:t>w</w:t>
      </w:r>
      <w:r w:rsidR="005A70A1" w:rsidRPr="003C7DFC">
        <w:rPr>
          <w:b/>
          <w:bCs/>
          <w:i/>
          <w:iCs/>
          <w:lang w:val="en-US"/>
        </w:rPr>
        <w:t>ell</w:t>
      </w:r>
    </w:p>
    <w:p w14:paraId="015EFE39" w14:textId="77777777" w:rsidR="004E4148" w:rsidRDefault="004E4148">
      <w:pPr>
        <w:spacing w:after="0"/>
        <w:ind w:firstLine="0"/>
        <w:rPr>
          <w:i/>
          <w:iCs/>
          <w:lang w:val="en-US"/>
        </w:rPr>
        <w:pPrChange w:id="872" w:author="Kleber Marques Lisboa" w:date="2023-10-25T11:33:00Z">
          <w:pPr>
            <w:spacing w:after="0" w:line="276" w:lineRule="auto"/>
            <w:ind w:left="567" w:firstLine="0"/>
          </w:pPr>
        </w:pPrChange>
      </w:pPr>
    </w:p>
    <w:p w14:paraId="7232CB23" w14:textId="6481484B" w:rsidR="004E4148" w:rsidRPr="004E4148" w:rsidRDefault="004E4148" w:rsidP="00165B87">
      <w:pPr>
        <w:spacing w:after="60"/>
        <w:ind w:left="567" w:firstLine="0"/>
        <w:rPr>
          <w:i/>
          <w:iCs/>
          <w:lang w:val="en-US"/>
        </w:rPr>
      </w:pPr>
      <w:r w:rsidRPr="004E4148">
        <w:rPr>
          <w:i/>
          <w:iCs/>
          <w:lang w:val="en-US"/>
        </w:rPr>
        <w:t xml:space="preserve">5.2.1 </w:t>
      </w:r>
      <w:r w:rsidR="002C41DB">
        <w:rPr>
          <w:i/>
          <w:iCs/>
          <w:lang w:val="en-US"/>
        </w:rPr>
        <w:t>Preliminary</w:t>
      </w:r>
      <w:r w:rsidR="001271BC">
        <w:rPr>
          <w:i/>
          <w:iCs/>
          <w:lang w:val="en-US"/>
        </w:rPr>
        <w:t xml:space="preserve"> </w:t>
      </w:r>
      <w:r>
        <w:rPr>
          <w:i/>
          <w:iCs/>
          <w:lang w:val="en-US"/>
        </w:rPr>
        <w:t>Analys</w:t>
      </w:r>
      <w:r w:rsidR="00487C47">
        <w:rPr>
          <w:i/>
          <w:iCs/>
          <w:lang w:val="en-US"/>
        </w:rPr>
        <w:t>i</w:t>
      </w:r>
      <w:r>
        <w:rPr>
          <w:i/>
          <w:iCs/>
          <w:lang w:val="en-US"/>
        </w:rPr>
        <w:t>s</w:t>
      </w:r>
    </w:p>
    <w:p w14:paraId="6C0D6A29" w14:textId="0D85BEC3" w:rsidR="00F0166B" w:rsidRDefault="00356DF8" w:rsidP="00165B87">
      <w:pPr>
        <w:rPr>
          <w:spacing w:val="-3"/>
          <w:lang w:val="en-US"/>
        </w:rPr>
      </w:pPr>
      <w:r w:rsidRPr="008B6A89">
        <w:rPr>
          <w:spacing w:val="-3"/>
          <w:lang w:val="en-US"/>
        </w:rPr>
        <w:t xml:space="preserve">For simulation of a </w:t>
      </w:r>
      <w:r w:rsidR="00F3319E">
        <w:rPr>
          <w:spacing w:val="-3"/>
          <w:lang w:val="en-US"/>
        </w:rPr>
        <w:t xml:space="preserve">real </w:t>
      </w:r>
      <w:r w:rsidRPr="008B6A89">
        <w:rPr>
          <w:spacing w:val="-3"/>
          <w:lang w:val="en-US"/>
        </w:rPr>
        <w:t xml:space="preserve">desalination system fed by brackish water wells, data from wells commonly found in the northeastern region of Brazil were used, </w:t>
      </w:r>
      <w:r w:rsidRPr="003B360F">
        <w:rPr>
          <w:spacing w:val="-3"/>
          <w:lang w:val="en-US"/>
        </w:rPr>
        <w:t>whose temperatures, salt concentrations</w:t>
      </w:r>
      <w:ins w:id="873" w:author="Kleber Marques Lisboa" w:date="2023-10-25T11:39:00Z">
        <w:r w:rsidR="00820CA3">
          <w:rPr>
            <w:spacing w:val="-3"/>
            <w:lang w:val="en-US"/>
          </w:rPr>
          <w:t>,</w:t>
        </w:r>
      </w:ins>
      <w:del w:id="874" w:author="Kleber Marques Lisboa" w:date="2023-10-25T11:38:00Z">
        <w:r w:rsidRPr="003B360F" w:rsidDel="00820CA3">
          <w:rPr>
            <w:spacing w:val="-3"/>
            <w:lang w:val="en-US"/>
          </w:rPr>
          <w:delText xml:space="preserve"> and</w:delText>
        </w:r>
      </w:del>
      <w:r w:rsidRPr="003B360F">
        <w:rPr>
          <w:spacing w:val="-3"/>
          <w:lang w:val="en-US"/>
        </w:rPr>
        <w:t xml:space="preserve"> typical flow rates</w:t>
      </w:r>
      <w:ins w:id="875" w:author="Kleber Marques Lisboa" w:date="2023-10-25T11:39:00Z">
        <w:r w:rsidR="00820CA3">
          <w:rPr>
            <w:spacing w:val="-3"/>
            <w:lang w:val="en-US"/>
          </w:rPr>
          <w:t xml:space="preserve">, </w:t>
        </w:r>
      </w:ins>
      <w:del w:id="876" w:author="Kleber Marques Lisboa" w:date="2023-10-25T11:39:00Z">
        <w:r w:rsidRPr="003B360F" w:rsidDel="00820CA3">
          <w:rPr>
            <w:spacing w:val="-3"/>
            <w:lang w:val="en-US"/>
          </w:rPr>
          <w:delText xml:space="preserve"> (</w:delText>
        </w:r>
      </w:del>
      <w:r w:rsidRPr="003B360F">
        <w:rPr>
          <w:spacing w:val="-3"/>
          <w:lang w:val="en-US"/>
        </w:rPr>
        <w:t>and other properties</w:t>
      </w:r>
      <w:del w:id="877" w:author="Kleber Marques Lisboa" w:date="2023-10-25T11:39:00Z">
        <w:r w:rsidRPr="003B360F" w:rsidDel="00820CA3">
          <w:rPr>
            <w:spacing w:val="-3"/>
            <w:lang w:val="en-US"/>
          </w:rPr>
          <w:delText>)</w:delText>
        </w:r>
      </w:del>
      <w:r w:rsidRPr="003B360F">
        <w:rPr>
          <w:spacing w:val="-3"/>
          <w:lang w:val="en-US"/>
        </w:rPr>
        <w:t xml:space="preserve"> can be found in Veiga (2017). Table </w:t>
      </w:r>
      <w:r w:rsidR="00055B2A" w:rsidRPr="003B360F">
        <w:rPr>
          <w:spacing w:val="-3"/>
          <w:lang w:val="en-US"/>
        </w:rPr>
        <w:t>4</w:t>
      </w:r>
      <w:r w:rsidRPr="003B360F">
        <w:rPr>
          <w:spacing w:val="-3"/>
          <w:lang w:val="en-US"/>
        </w:rPr>
        <w:t xml:space="preserve"> provides the characteristic parameter values, which serve as input data for the code</w:t>
      </w:r>
      <w:r w:rsidRPr="008B6A89">
        <w:rPr>
          <w:spacing w:val="-3"/>
          <w:lang w:val="en-US"/>
        </w:rPr>
        <w:t>, of 444 wells located in the Ceará</w:t>
      </w:r>
      <w:r w:rsidR="00F3319E">
        <w:rPr>
          <w:spacing w:val="-3"/>
          <w:lang w:val="en-US"/>
        </w:rPr>
        <w:t xml:space="preserve"> state of </w:t>
      </w:r>
      <w:r w:rsidRPr="008B6A89">
        <w:rPr>
          <w:spacing w:val="-3"/>
          <w:lang w:val="en-US"/>
        </w:rPr>
        <w:t>Brazil.</w:t>
      </w:r>
    </w:p>
    <w:p w14:paraId="59AEA898" w14:textId="08E46D0B" w:rsidR="006001FE" w:rsidRDefault="006001FE" w:rsidP="00165B87">
      <w:pPr>
        <w:rPr>
          <w:lang w:val="en-US"/>
        </w:rPr>
      </w:pPr>
      <w:r w:rsidRPr="008B6A89">
        <w:rPr>
          <w:lang w:val="en-US"/>
        </w:rPr>
        <w:t xml:space="preserve">The parameters relating to the characteristics of the DCMD module and the membrane are those provided in Table </w:t>
      </w:r>
      <w:r>
        <w:rPr>
          <w:lang w:val="en-US"/>
        </w:rPr>
        <w:t>5</w:t>
      </w:r>
      <w:r w:rsidRPr="008B6A89">
        <w:rPr>
          <w:lang w:val="en-US"/>
        </w:rPr>
        <w:t>.</w:t>
      </w:r>
      <w:r w:rsidRPr="006001FE">
        <w:rPr>
          <w:lang w:val="en-US"/>
        </w:rPr>
        <w:t xml:space="preserve"> </w:t>
      </w:r>
      <w:r w:rsidRPr="008B6A89">
        <w:rPr>
          <w:lang w:val="en-US"/>
        </w:rPr>
        <w:t>The flow</w:t>
      </w:r>
      <w:del w:id="878" w:author="Kleber Marques Lisboa" w:date="2023-10-25T11:39:00Z">
        <w:r w:rsidRPr="008B6A89" w:rsidDel="00820CA3">
          <w:rPr>
            <w:lang w:val="en-US"/>
          </w:rPr>
          <w:delText>s in</w:delText>
        </w:r>
        <w:r w:rsidR="00ED4FB1" w:rsidDel="00820CA3">
          <w:rPr>
            <w:lang w:val="en-US"/>
          </w:rPr>
          <w:delText>side</w:delText>
        </w:r>
        <w:r w:rsidRPr="008B6A89" w:rsidDel="00820CA3">
          <w:rPr>
            <w:lang w:val="en-US"/>
          </w:rPr>
          <w:delText xml:space="preserve"> the channels</w:delText>
        </w:r>
      </w:del>
      <w:ins w:id="879" w:author="Kleber Marques Lisboa" w:date="2023-10-25T11:39:00Z">
        <w:r w:rsidR="00820CA3">
          <w:rPr>
            <w:lang w:val="en-US"/>
          </w:rPr>
          <w:t xml:space="preserve"> arrangement</w:t>
        </w:r>
      </w:ins>
      <w:r w:rsidRPr="008B6A89">
        <w:rPr>
          <w:lang w:val="en-US"/>
        </w:rPr>
        <w:t xml:space="preserve"> </w:t>
      </w:r>
      <w:r w:rsidR="00ED4FB1">
        <w:rPr>
          <w:lang w:val="en-US"/>
        </w:rPr>
        <w:t xml:space="preserve">of the module </w:t>
      </w:r>
      <w:r w:rsidRPr="008B6A89">
        <w:rPr>
          <w:lang w:val="en-US"/>
        </w:rPr>
        <w:t xml:space="preserve">are </w:t>
      </w:r>
      <w:r w:rsidR="00C16FC4">
        <w:rPr>
          <w:lang w:val="en-US"/>
        </w:rPr>
        <w:t>carried out</w:t>
      </w:r>
      <w:r w:rsidRPr="008B6A89">
        <w:rPr>
          <w:lang w:val="en-US"/>
        </w:rPr>
        <w:t xml:space="preserve"> in </w:t>
      </w:r>
      <w:r w:rsidR="00ED4FB1">
        <w:rPr>
          <w:lang w:val="en-US"/>
        </w:rPr>
        <w:t xml:space="preserve">the </w:t>
      </w:r>
      <w:r w:rsidRPr="008B6A89">
        <w:rPr>
          <w:lang w:val="en-US"/>
        </w:rPr>
        <w:t>HOCI configuration (hot fluid in the shell and cold fluid in the lumen) in counter-current.</w:t>
      </w:r>
    </w:p>
    <w:p w14:paraId="777D5A2F" w14:textId="77777777" w:rsidR="00C81062" w:rsidRPr="008B6A89" w:rsidRDefault="00F841F6" w:rsidP="00165B87">
      <w:pPr>
        <w:spacing w:after="0"/>
        <w:ind w:firstLine="0"/>
        <w:jc w:val="center"/>
        <w:rPr>
          <w:spacing w:val="-3"/>
          <w:lang w:val="en-US"/>
        </w:rPr>
      </w:pPr>
      <w:r w:rsidRPr="00F841F6">
        <w:rPr>
          <w:lang w:val="en-US"/>
        </w:rPr>
        <w:t xml:space="preserve">Table </w:t>
      </w:r>
      <w:r w:rsidR="00055B2A">
        <w:rPr>
          <w:lang w:val="en-US"/>
        </w:rPr>
        <w:t>4</w:t>
      </w:r>
      <w:r w:rsidRPr="00F841F6">
        <w:rPr>
          <w:lang w:val="en-US"/>
        </w:rPr>
        <w:t>. Characteristics of wells</w:t>
      </w:r>
      <w:r w:rsidR="006001FE">
        <w:rPr>
          <w:lang w:val="en-US"/>
        </w:rPr>
        <w:t xml:space="preserve"> in </w:t>
      </w:r>
      <w:r w:rsidRPr="00F841F6">
        <w:rPr>
          <w:lang w:val="en-US"/>
        </w:rPr>
        <w:t>the state of Ceará/Brazil.</w:t>
      </w:r>
    </w:p>
    <w:tbl>
      <w:tblPr>
        <w:tblW w:w="5245" w:type="dxa"/>
        <w:jc w:val="center"/>
        <w:tblLayout w:type="fixed"/>
        <w:tblCellMar>
          <w:left w:w="107" w:type="dxa"/>
          <w:right w:w="107" w:type="dxa"/>
        </w:tblCellMar>
        <w:tblLook w:val="04A0" w:firstRow="1" w:lastRow="0" w:firstColumn="1" w:lastColumn="0" w:noHBand="0" w:noVBand="1"/>
      </w:tblPr>
      <w:tblGrid>
        <w:gridCol w:w="1276"/>
        <w:gridCol w:w="1559"/>
        <w:gridCol w:w="1134"/>
        <w:gridCol w:w="1276"/>
      </w:tblGrid>
      <w:tr w:rsidR="00171FDE" w:rsidRPr="00171FDE" w14:paraId="65EE5992" w14:textId="77777777" w:rsidTr="003461EB">
        <w:trPr>
          <w:trHeight w:val="170"/>
          <w:jc w:val="center"/>
        </w:trPr>
        <w:tc>
          <w:tcPr>
            <w:tcW w:w="1276" w:type="dxa"/>
            <w:vMerge w:val="restart"/>
            <w:tcBorders>
              <w:top w:val="single" w:sz="8" w:space="0" w:color="auto"/>
              <w:left w:val="nil"/>
              <w:right w:val="nil"/>
            </w:tcBorders>
            <w:vAlign w:val="center"/>
          </w:tcPr>
          <w:p w14:paraId="1EF9B509" w14:textId="77777777" w:rsidR="00171FDE" w:rsidRPr="00657587" w:rsidRDefault="00171FDE">
            <w:pPr>
              <w:tabs>
                <w:tab w:val="center" w:pos="4820"/>
                <w:tab w:val="right" w:pos="9639"/>
              </w:tabs>
              <w:suppressAutoHyphens/>
              <w:spacing w:beforeLines="20" w:before="48" w:afterLines="20" w:after="48"/>
              <w:ind w:firstLine="0"/>
              <w:jc w:val="center"/>
              <w:rPr>
                <w:b/>
                <w:bCs/>
                <w:spacing w:val="-3"/>
                <w:sz w:val="22"/>
                <w:szCs w:val="22"/>
                <w:lang w:val="en-US"/>
              </w:rPr>
              <w:pPrChange w:id="880" w:author="Kleber Marques Lisboa" w:date="2023-10-24T09:41:00Z">
                <w:pPr>
                  <w:tabs>
                    <w:tab w:val="center" w:pos="4820"/>
                    <w:tab w:val="right" w:pos="9639"/>
                  </w:tabs>
                  <w:suppressAutoHyphens/>
                  <w:spacing w:beforeLines="20" w:before="48" w:afterLines="20" w:after="48" w:line="240" w:lineRule="auto"/>
                  <w:ind w:firstLine="0"/>
                  <w:jc w:val="center"/>
                </w:pPr>
              </w:pPrChange>
            </w:pPr>
            <w:r w:rsidRPr="00657587">
              <w:rPr>
                <w:b/>
                <w:bCs/>
                <w:sz w:val="22"/>
                <w:szCs w:val="22"/>
              </w:rPr>
              <w:t>Limits</w:t>
            </w:r>
          </w:p>
        </w:tc>
        <w:tc>
          <w:tcPr>
            <w:tcW w:w="1559" w:type="dxa"/>
            <w:tcBorders>
              <w:top w:val="single" w:sz="8" w:space="0" w:color="auto"/>
              <w:left w:val="nil"/>
              <w:right w:val="nil"/>
            </w:tcBorders>
          </w:tcPr>
          <w:p w14:paraId="6CA2ECC3" w14:textId="106F9705" w:rsidR="00171FDE" w:rsidRPr="00657587" w:rsidRDefault="00171FDE">
            <w:pPr>
              <w:tabs>
                <w:tab w:val="center" w:pos="4820"/>
                <w:tab w:val="right" w:pos="9639"/>
              </w:tabs>
              <w:suppressAutoHyphens/>
              <w:spacing w:beforeLines="20" w:before="48" w:afterLines="20" w:after="48"/>
              <w:ind w:firstLine="0"/>
              <w:jc w:val="center"/>
              <w:rPr>
                <w:b/>
                <w:bCs/>
                <w:spacing w:val="-3"/>
                <w:sz w:val="22"/>
                <w:szCs w:val="22"/>
                <w:lang w:val="en-US"/>
              </w:rPr>
              <w:pPrChange w:id="881" w:author="Kleber Marques Lisboa" w:date="2023-10-24T09:41:00Z">
                <w:pPr>
                  <w:tabs>
                    <w:tab w:val="center" w:pos="4820"/>
                    <w:tab w:val="right" w:pos="9639"/>
                  </w:tabs>
                  <w:suppressAutoHyphens/>
                  <w:spacing w:beforeLines="20" w:before="48" w:afterLines="20" w:after="48" w:line="240" w:lineRule="auto"/>
                  <w:ind w:firstLine="0"/>
                  <w:jc w:val="center"/>
                </w:pPr>
              </w:pPrChange>
            </w:pPr>
            <w:r w:rsidRPr="00657587">
              <w:rPr>
                <w:b/>
                <w:bCs/>
                <w:sz w:val="22"/>
                <w:szCs w:val="22"/>
              </w:rPr>
              <w:t>Sal</w:t>
            </w:r>
            <w:r w:rsidR="003461EB">
              <w:rPr>
                <w:b/>
                <w:bCs/>
                <w:sz w:val="22"/>
                <w:szCs w:val="22"/>
              </w:rPr>
              <w:t>t</w:t>
            </w:r>
            <w:r w:rsidR="008547CD">
              <w:rPr>
                <w:b/>
                <w:bCs/>
                <w:sz w:val="22"/>
                <w:szCs w:val="22"/>
              </w:rPr>
              <w:t xml:space="preserve"> </w:t>
            </w:r>
            <w:r w:rsidR="003461EB">
              <w:rPr>
                <w:b/>
                <w:bCs/>
                <w:sz w:val="22"/>
                <w:szCs w:val="22"/>
              </w:rPr>
              <w:t>concentration</w:t>
            </w:r>
          </w:p>
        </w:tc>
        <w:tc>
          <w:tcPr>
            <w:tcW w:w="2410" w:type="dxa"/>
            <w:gridSpan w:val="2"/>
            <w:tcBorders>
              <w:top w:val="single" w:sz="8" w:space="0" w:color="auto"/>
              <w:left w:val="nil"/>
              <w:right w:val="nil"/>
            </w:tcBorders>
            <w:vAlign w:val="center"/>
          </w:tcPr>
          <w:p w14:paraId="4161F485" w14:textId="77777777" w:rsidR="00171FDE" w:rsidRPr="00657587" w:rsidRDefault="00171FDE">
            <w:pPr>
              <w:tabs>
                <w:tab w:val="center" w:pos="4820"/>
                <w:tab w:val="right" w:pos="9639"/>
              </w:tabs>
              <w:suppressAutoHyphens/>
              <w:spacing w:beforeLines="20" w:before="48" w:afterLines="20" w:after="48"/>
              <w:ind w:firstLine="0"/>
              <w:jc w:val="center"/>
              <w:rPr>
                <w:b/>
                <w:bCs/>
                <w:spacing w:val="-3"/>
                <w:sz w:val="22"/>
                <w:szCs w:val="22"/>
                <w:lang w:val="en-US"/>
              </w:rPr>
              <w:pPrChange w:id="882" w:author="Kleber Marques Lisboa" w:date="2023-10-24T09:41:00Z">
                <w:pPr>
                  <w:tabs>
                    <w:tab w:val="center" w:pos="4820"/>
                    <w:tab w:val="right" w:pos="9639"/>
                  </w:tabs>
                  <w:suppressAutoHyphens/>
                  <w:spacing w:beforeLines="20" w:before="48" w:afterLines="20" w:after="48" w:line="240" w:lineRule="auto"/>
                  <w:ind w:firstLine="0"/>
                  <w:jc w:val="center"/>
                </w:pPr>
              </w:pPrChange>
            </w:pPr>
            <w:r w:rsidRPr="00657587">
              <w:rPr>
                <w:b/>
                <w:bCs/>
                <w:spacing w:val="-3"/>
                <w:sz w:val="22"/>
                <w:szCs w:val="22"/>
                <w:lang w:val="en-US"/>
              </w:rPr>
              <w:t>Flow rates</w:t>
            </w:r>
          </w:p>
        </w:tc>
      </w:tr>
      <w:tr w:rsidR="00171FDE" w:rsidRPr="00171FDE" w14:paraId="5AA2A550" w14:textId="77777777" w:rsidTr="003461EB">
        <w:trPr>
          <w:trHeight w:val="20"/>
          <w:jc w:val="center"/>
        </w:trPr>
        <w:tc>
          <w:tcPr>
            <w:tcW w:w="1276" w:type="dxa"/>
            <w:vMerge/>
            <w:tcBorders>
              <w:left w:val="nil"/>
              <w:bottom w:val="single" w:sz="4" w:space="0" w:color="auto"/>
              <w:right w:val="nil"/>
            </w:tcBorders>
          </w:tcPr>
          <w:p w14:paraId="03EF2C48" w14:textId="77777777" w:rsidR="00171FDE" w:rsidRPr="00657587" w:rsidRDefault="00171FDE">
            <w:pPr>
              <w:tabs>
                <w:tab w:val="center" w:pos="4820"/>
                <w:tab w:val="right" w:pos="9639"/>
              </w:tabs>
              <w:suppressAutoHyphens/>
              <w:ind w:firstLine="0"/>
              <w:jc w:val="center"/>
              <w:rPr>
                <w:b/>
                <w:bCs/>
                <w:spacing w:val="-3"/>
                <w:sz w:val="22"/>
                <w:szCs w:val="22"/>
                <w:lang w:val="en-US"/>
              </w:rPr>
              <w:pPrChange w:id="883" w:author="Kleber Marques Lisboa" w:date="2023-10-24T09:41:00Z">
                <w:pPr>
                  <w:tabs>
                    <w:tab w:val="center" w:pos="4820"/>
                    <w:tab w:val="right" w:pos="9639"/>
                  </w:tabs>
                  <w:suppressAutoHyphens/>
                  <w:spacing w:line="240" w:lineRule="auto"/>
                  <w:ind w:firstLine="0"/>
                  <w:jc w:val="center"/>
                </w:pPr>
              </w:pPrChange>
            </w:pPr>
          </w:p>
        </w:tc>
        <w:tc>
          <w:tcPr>
            <w:tcW w:w="1559" w:type="dxa"/>
            <w:tcBorders>
              <w:left w:val="nil"/>
              <w:bottom w:val="single" w:sz="4" w:space="0" w:color="auto"/>
              <w:right w:val="nil"/>
            </w:tcBorders>
          </w:tcPr>
          <w:p w14:paraId="09826B66" w14:textId="0DBA5216" w:rsidR="00171FDE" w:rsidRPr="00657587" w:rsidRDefault="00171FDE">
            <w:pPr>
              <w:tabs>
                <w:tab w:val="center" w:pos="4820"/>
                <w:tab w:val="right" w:pos="9639"/>
              </w:tabs>
              <w:suppressAutoHyphens/>
              <w:ind w:firstLine="0"/>
              <w:jc w:val="center"/>
              <w:rPr>
                <w:b/>
                <w:bCs/>
                <w:spacing w:val="-3"/>
                <w:sz w:val="22"/>
                <w:szCs w:val="22"/>
                <w:lang w:val="en-US"/>
              </w:rPr>
              <w:pPrChange w:id="884" w:author="Kleber Marques Lisboa" w:date="2023-10-24T09:41:00Z">
                <w:pPr>
                  <w:tabs>
                    <w:tab w:val="center" w:pos="4820"/>
                    <w:tab w:val="right" w:pos="9639"/>
                  </w:tabs>
                  <w:suppressAutoHyphens/>
                  <w:spacing w:line="240" w:lineRule="auto"/>
                  <w:ind w:firstLine="0"/>
                  <w:jc w:val="center"/>
                </w:pPr>
              </w:pPrChange>
            </w:pPr>
            <w:r w:rsidRPr="00657587">
              <w:rPr>
                <w:b/>
                <w:bCs/>
                <w:sz w:val="22"/>
                <w:szCs w:val="22"/>
              </w:rPr>
              <w:t>[g</w:t>
            </w:r>
            <w:r w:rsidR="00487C47" w:rsidRPr="00487C47">
              <w:rPr>
                <w:b/>
                <w:bCs/>
                <w:sz w:val="22"/>
                <w:szCs w:val="22"/>
                <w:vertAlign w:val="subscript"/>
              </w:rPr>
              <w:t>s</w:t>
            </w:r>
            <w:r w:rsidRPr="00657587">
              <w:rPr>
                <w:b/>
                <w:bCs/>
                <w:sz w:val="22"/>
                <w:szCs w:val="22"/>
              </w:rPr>
              <w:t>/L]</w:t>
            </w:r>
          </w:p>
        </w:tc>
        <w:tc>
          <w:tcPr>
            <w:tcW w:w="1134" w:type="dxa"/>
            <w:tcBorders>
              <w:left w:val="nil"/>
              <w:bottom w:val="single" w:sz="4" w:space="0" w:color="auto"/>
              <w:right w:val="nil"/>
            </w:tcBorders>
            <w:vAlign w:val="center"/>
          </w:tcPr>
          <w:p w14:paraId="6B5EE618" w14:textId="77777777" w:rsidR="00171FDE" w:rsidRPr="00657587" w:rsidRDefault="00171FDE">
            <w:pPr>
              <w:tabs>
                <w:tab w:val="center" w:pos="4820"/>
                <w:tab w:val="right" w:pos="9639"/>
              </w:tabs>
              <w:suppressAutoHyphens/>
              <w:ind w:firstLine="0"/>
              <w:jc w:val="center"/>
              <w:rPr>
                <w:b/>
                <w:bCs/>
                <w:spacing w:val="-3"/>
                <w:sz w:val="22"/>
                <w:szCs w:val="22"/>
                <w:lang w:val="en-US"/>
              </w:rPr>
              <w:pPrChange w:id="885" w:author="Kleber Marques Lisboa" w:date="2023-10-24T09:41:00Z">
                <w:pPr>
                  <w:tabs>
                    <w:tab w:val="center" w:pos="4820"/>
                    <w:tab w:val="right" w:pos="9639"/>
                  </w:tabs>
                  <w:suppressAutoHyphens/>
                  <w:spacing w:line="240" w:lineRule="auto"/>
                  <w:ind w:firstLine="0"/>
                  <w:jc w:val="center"/>
                </w:pPr>
              </w:pPrChange>
            </w:pPr>
            <w:r w:rsidRPr="00657587">
              <w:rPr>
                <w:b/>
                <w:bCs/>
                <w:spacing w:val="-3"/>
                <w:sz w:val="22"/>
                <w:szCs w:val="22"/>
                <w:lang w:val="en-US"/>
              </w:rPr>
              <w:t>[m</w:t>
            </w:r>
            <w:r w:rsidRPr="00657587">
              <w:rPr>
                <w:b/>
                <w:bCs/>
                <w:spacing w:val="-3"/>
                <w:sz w:val="22"/>
                <w:szCs w:val="22"/>
                <w:vertAlign w:val="superscript"/>
                <w:lang w:val="en-US"/>
              </w:rPr>
              <w:t>3</w:t>
            </w:r>
            <w:r w:rsidRPr="00657587">
              <w:rPr>
                <w:b/>
                <w:bCs/>
                <w:spacing w:val="-3"/>
                <w:sz w:val="22"/>
                <w:szCs w:val="22"/>
                <w:lang w:val="en-US"/>
              </w:rPr>
              <w:t>/h]</w:t>
            </w:r>
          </w:p>
        </w:tc>
        <w:tc>
          <w:tcPr>
            <w:tcW w:w="1276" w:type="dxa"/>
            <w:tcBorders>
              <w:left w:val="nil"/>
              <w:bottom w:val="single" w:sz="4" w:space="0" w:color="auto"/>
              <w:right w:val="nil"/>
            </w:tcBorders>
            <w:vAlign w:val="center"/>
          </w:tcPr>
          <w:p w14:paraId="32AE0FD8" w14:textId="4EFB3B04" w:rsidR="00171FDE" w:rsidRPr="00657587" w:rsidRDefault="00171FDE">
            <w:pPr>
              <w:tabs>
                <w:tab w:val="center" w:pos="4820"/>
                <w:tab w:val="right" w:pos="9639"/>
              </w:tabs>
              <w:suppressAutoHyphens/>
              <w:ind w:left="-113" w:right="-113" w:firstLine="8"/>
              <w:jc w:val="center"/>
              <w:rPr>
                <w:b/>
                <w:bCs/>
                <w:spacing w:val="-3"/>
                <w:sz w:val="22"/>
                <w:szCs w:val="22"/>
                <w:lang w:val="en-US"/>
              </w:rPr>
              <w:pPrChange w:id="886" w:author="Kleber Marques Lisboa" w:date="2023-10-24T09:41:00Z">
                <w:pPr>
                  <w:tabs>
                    <w:tab w:val="center" w:pos="4820"/>
                    <w:tab w:val="right" w:pos="9639"/>
                  </w:tabs>
                  <w:suppressAutoHyphens/>
                  <w:spacing w:line="240" w:lineRule="auto"/>
                  <w:ind w:left="-113" w:right="-113" w:firstLine="8"/>
                  <w:jc w:val="center"/>
                </w:pPr>
              </w:pPrChange>
            </w:pPr>
            <w:r w:rsidRPr="00657587">
              <w:rPr>
                <w:b/>
                <w:bCs/>
                <w:spacing w:val="-3"/>
                <w:sz w:val="22"/>
                <w:szCs w:val="22"/>
                <w:lang w:val="en-US"/>
              </w:rPr>
              <w:t>[L/min]</w:t>
            </w:r>
          </w:p>
        </w:tc>
      </w:tr>
      <w:tr w:rsidR="00171FDE" w:rsidRPr="00171FDE" w14:paraId="1A7FA8A1" w14:textId="77777777" w:rsidTr="003461EB">
        <w:trPr>
          <w:trHeight w:val="170"/>
          <w:jc w:val="center"/>
        </w:trPr>
        <w:tc>
          <w:tcPr>
            <w:tcW w:w="1276" w:type="dxa"/>
            <w:tcBorders>
              <w:top w:val="single" w:sz="4" w:space="0" w:color="auto"/>
            </w:tcBorders>
            <w:hideMark/>
          </w:tcPr>
          <w:p w14:paraId="2CACD1B8" w14:textId="77777777" w:rsidR="00171FDE" w:rsidRPr="00657587" w:rsidRDefault="00171FDE">
            <w:pPr>
              <w:tabs>
                <w:tab w:val="center" w:pos="4820"/>
                <w:tab w:val="right" w:pos="9639"/>
              </w:tabs>
              <w:suppressAutoHyphens/>
              <w:spacing w:before="20" w:after="20"/>
              <w:ind w:firstLine="0"/>
              <w:jc w:val="center"/>
              <w:rPr>
                <w:spacing w:val="-3"/>
                <w:sz w:val="21"/>
                <w:szCs w:val="21"/>
                <w:lang w:val="en-US"/>
              </w:rPr>
              <w:pPrChange w:id="887" w:author="Kleber Marques Lisboa" w:date="2023-10-24T09:41:00Z">
                <w:pPr>
                  <w:tabs>
                    <w:tab w:val="center" w:pos="4820"/>
                    <w:tab w:val="right" w:pos="9639"/>
                  </w:tabs>
                  <w:suppressAutoHyphens/>
                  <w:spacing w:before="20" w:after="20" w:line="240" w:lineRule="auto"/>
                  <w:ind w:firstLine="0"/>
                  <w:jc w:val="center"/>
                </w:pPr>
              </w:pPrChange>
            </w:pPr>
            <w:r w:rsidRPr="00657587">
              <w:rPr>
                <w:sz w:val="21"/>
                <w:szCs w:val="21"/>
              </w:rPr>
              <w:t>Maximum</w:t>
            </w:r>
          </w:p>
        </w:tc>
        <w:tc>
          <w:tcPr>
            <w:tcW w:w="1559" w:type="dxa"/>
            <w:tcBorders>
              <w:top w:val="single" w:sz="4" w:space="0" w:color="auto"/>
            </w:tcBorders>
            <w:hideMark/>
          </w:tcPr>
          <w:p w14:paraId="7CF649A5" w14:textId="77777777" w:rsidR="00171FDE" w:rsidRPr="00657587" w:rsidRDefault="00171FDE">
            <w:pPr>
              <w:tabs>
                <w:tab w:val="center" w:pos="4820"/>
                <w:tab w:val="right" w:pos="9639"/>
              </w:tabs>
              <w:suppressAutoHyphens/>
              <w:spacing w:before="20" w:after="20"/>
              <w:ind w:firstLine="0"/>
              <w:jc w:val="center"/>
              <w:rPr>
                <w:spacing w:val="-3"/>
                <w:sz w:val="21"/>
                <w:szCs w:val="21"/>
                <w:lang w:val="en-US"/>
              </w:rPr>
              <w:pPrChange w:id="888" w:author="Kleber Marques Lisboa" w:date="2023-10-24T09:41:00Z">
                <w:pPr>
                  <w:tabs>
                    <w:tab w:val="center" w:pos="4820"/>
                    <w:tab w:val="right" w:pos="9639"/>
                  </w:tabs>
                  <w:suppressAutoHyphens/>
                  <w:spacing w:before="20" w:after="20" w:line="240" w:lineRule="auto"/>
                  <w:ind w:firstLine="0"/>
                  <w:jc w:val="center"/>
                </w:pPr>
              </w:pPrChange>
            </w:pPr>
            <w:r w:rsidRPr="00657587">
              <w:rPr>
                <w:sz w:val="21"/>
                <w:szCs w:val="21"/>
              </w:rPr>
              <w:t>13</w:t>
            </w:r>
          </w:p>
        </w:tc>
        <w:tc>
          <w:tcPr>
            <w:tcW w:w="1134" w:type="dxa"/>
            <w:tcBorders>
              <w:top w:val="single" w:sz="4" w:space="0" w:color="auto"/>
            </w:tcBorders>
            <w:vAlign w:val="center"/>
          </w:tcPr>
          <w:p w14:paraId="0F743BED" w14:textId="77777777" w:rsidR="00171FDE" w:rsidRPr="00657587" w:rsidRDefault="00171FDE">
            <w:pPr>
              <w:tabs>
                <w:tab w:val="center" w:pos="4820"/>
                <w:tab w:val="right" w:pos="9639"/>
              </w:tabs>
              <w:suppressAutoHyphens/>
              <w:spacing w:before="20" w:after="20"/>
              <w:ind w:firstLine="0"/>
              <w:jc w:val="center"/>
              <w:rPr>
                <w:spacing w:val="-3"/>
                <w:sz w:val="21"/>
                <w:szCs w:val="21"/>
                <w:lang w:val="en-US"/>
              </w:rPr>
              <w:pPrChange w:id="889" w:author="Kleber Marques Lisboa" w:date="2023-10-24T09:41:00Z">
                <w:pPr>
                  <w:tabs>
                    <w:tab w:val="center" w:pos="4820"/>
                    <w:tab w:val="right" w:pos="9639"/>
                  </w:tabs>
                  <w:suppressAutoHyphens/>
                  <w:spacing w:before="20" w:after="20" w:line="240" w:lineRule="auto"/>
                  <w:ind w:firstLine="0"/>
                  <w:jc w:val="center"/>
                </w:pPr>
              </w:pPrChange>
            </w:pPr>
            <w:r w:rsidRPr="00657587">
              <w:rPr>
                <w:spacing w:val="-3"/>
                <w:sz w:val="21"/>
                <w:szCs w:val="21"/>
                <w:lang w:val="en-US"/>
              </w:rPr>
              <w:t>15</w:t>
            </w:r>
          </w:p>
        </w:tc>
        <w:tc>
          <w:tcPr>
            <w:tcW w:w="1276" w:type="dxa"/>
            <w:tcBorders>
              <w:top w:val="single" w:sz="4" w:space="0" w:color="auto"/>
            </w:tcBorders>
            <w:vAlign w:val="center"/>
          </w:tcPr>
          <w:p w14:paraId="792BA5AC" w14:textId="77777777" w:rsidR="00171FDE" w:rsidRPr="00657587" w:rsidRDefault="00171FDE">
            <w:pPr>
              <w:tabs>
                <w:tab w:val="center" w:pos="4820"/>
                <w:tab w:val="right" w:pos="9639"/>
              </w:tabs>
              <w:suppressAutoHyphens/>
              <w:spacing w:before="20" w:after="20"/>
              <w:ind w:left="-113" w:right="-113" w:firstLine="8"/>
              <w:jc w:val="center"/>
              <w:rPr>
                <w:spacing w:val="-3"/>
                <w:sz w:val="21"/>
                <w:szCs w:val="21"/>
                <w:lang w:val="en-US"/>
              </w:rPr>
              <w:pPrChange w:id="890" w:author="Kleber Marques Lisboa" w:date="2023-10-24T09:41:00Z">
                <w:pPr>
                  <w:tabs>
                    <w:tab w:val="center" w:pos="4820"/>
                    <w:tab w:val="right" w:pos="9639"/>
                  </w:tabs>
                  <w:suppressAutoHyphens/>
                  <w:spacing w:before="20" w:after="20" w:line="240" w:lineRule="auto"/>
                  <w:ind w:left="-113" w:right="-113" w:firstLine="8"/>
                  <w:jc w:val="center"/>
                </w:pPr>
              </w:pPrChange>
            </w:pPr>
            <w:r w:rsidRPr="00657587">
              <w:rPr>
                <w:spacing w:val="-3"/>
                <w:sz w:val="21"/>
                <w:szCs w:val="21"/>
                <w:lang w:val="en-US"/>
              </w:rPr>
              <w:t>250</w:t>
            </w:r>
          </w:p>
        </w:tc>
      </w:tr>
      <w:tr w:rsidR="00171FDE" w:rsidRPr="00171FDE" w14:paraId="6F15697C" w14:textId="77777777" w:rsidTr="003461EB">
        <w:trPr>
          <w:trHeight w:val="170"/>
          <w:jc w:val="center"/>
        </w:trPr>
        <w:tc>
          <w:tcPr>
            <w:tcW w:w="1276" w:type="dxa"/>
          </w:tcPr>
          <w:p w14:paraId="2E74E6C1" w14:textId="77777777" w:rsidR="00171FDE" w:rsidRPr="00657587" w:rsidRDefault="00171FDE">
            <w:pPr>
              <w:tabs>
                <w:tab w:val="center" w:pos="4820"/>
                <w:tab w:val="right" w:pos="9639"/>
              </w:tabs>
              <w:suppressAutoHyphens/>
              <w:spacing w:before="20" w:after="20"/>
              <w:ind w:firstLine="0"/>
              <w:jc w:val="center"/>
              <w:rPr>
                <w:spacing w:val="-3"/>
                <w:sz w:val="21"/>
                <w:szCs w:val="21"/>
                <w:lang w:val="en-US"/>
              </w:rPr>
              <w:pPrChange w:id="891" w:author="Kleber Marques Lisboa" w:date="2023-10-24T09:41:00Z">
                <w:pPr>
                  <w:tabs>
                    <w:tab w:val="center" w:pos="4820"/>
                    <w:tab w:val="right" w:pos="9639"/>
                  </w:tabs>
                  <w:suppressAutoHyphens/>
                  <w:spacing w:before="20" w:after="20" w:line="240" w:lineRule="auto"/>
                  <w:ind w:firstLine="0"/>
                  <w:jc w:val="center"/>
                </w:pPr>
              </w:pPrChange>
            </w:pPr>
            <w:r w:rsidRPr="00657587">
              <w:rPr>
                <w:sz w:val="21"/>
                <w:szCs w:val="21"/>
              </w:rPr>
              <w:t>Minimum</w:t>
            </w:r>
          </w:p>
        </w:tc>
        <w:tc>
          <w:tcPr>
            <w:tcW w:w="1559" w:type="dxa"/>
          </w:tcPr>
          <w:p w14:paraId="55C551C7" w14:textId="77777777" w:rsidR="00171FDE" w:rsidRPr="00657587" w:rsidRDefault="00171FDE">
            <w:pPr>
              <w:tabs>
                <w:tab w:val="center" w:pos="4820"/>
                <w:tab w:val="right" w:pos="9639"/>
              </w:tabs>
              <w:suppressAutoHyphens/>
              <w:spacing w:before="20" w:after="20"/>
              <w:ind w:firstLine="0"/>
              <w:jc w:val="center"/>
              <w:rPr>
                <w:spacing w:val="-3"/>
                <w:sz w:val="21"/>
                <w:szCs w:val="21"/>
                <w:lang w:val="en-US"/>
              </w:rPr>
              <w:pPrChange w:id="892" w:author="Kleber Marques Lisboa" w:date="2023-10-24T09:41:00Z">
                <w:pPr>
                  <w:tabs>
                    <w:tab w:val="center" w:pos="4820"/>
                    <w:tab w:val="right" w:pos="9639"/>
                  </w:tabs>
                  <w:suppressAutoHyphens/>
                  <w:spacing w:before="20" w:after="20" w:line="240" w:lineRule="auto"/>
                  <w:ind w:firstLine="0"/>
                  <w:jc w:val="center"/>
                </w:pPr>
              </w:pPrChange>
            </w:pPr>
            <w:r w:rsidRPr="00657587">
              <w:rPr>
                <w:sz w:val="21"/>
                <w:szCs w:val="21"/>
              </w:rPr>
              <w:t>0.199</w:t>
            </w:r>
          </w:p>
        </w:tc>
        <w:tc>
          <w:tcPr>
            <w:tcW w:w="1134" w:type="dxa"/>
            <w:vAlign w:val="center"/>
          </w:tcPr>
          <w:p w14:paraId="0DDF2D11" w14:textId="77777777" w:rsidR="00171FDE" w:rsidRPr="00657587" w:rsidRDefault="00171FDE">
            <w:pPr>
              <w:tabs>
                <w:tab w:val="center" w:pos="4820"/>
                <w:tab w:val="right" w:pos="9639"/>
              </w:tabs>
              <w:suppressAutoHyphens/>
              <w:spacing w:before="20" w:after="20"/>
              <w:ind w:firstLine="0"/>
              <w:jc w:val="center"/>
              <w:rPr>
                <w:spacing w:val="-3"/>
                <w:sz w:val="21"/>
                <w:szCs w:val="21"/>
                <w:lang w:val="en-US"/>
              </w:rPr>
              <w:pPrChange w:id="893" w:author="Kleber Marques Lisboa" w:date="2023-10-24T09:41:00Z">
                <w:pPr>
                  <w:tabs>
                    <w:tab w:val="center" w:pos="4820"/>
                    <w:tab w:val="right" w:pos="9639"/>
                  </w:tabs>
                  <w:suppressAutoHyphens/>
                  <w:spacing w:before="20" w:after="20" w:line="240" w:lineRule="auto"/>
                  <w:ind w:firstLine="0"/>
                  <w:jc w:val="center"/>
                </w:pPr>
              </w:pPrChange>
            </w:pPr>
            <w:r w:rsidRPr="00657587">
              <w:rPr>
                <w:spacing w:val="-3"/>
                <w:sz w:val="21"/>
                <w:szCs w:val="21"/>
                <w:lang w:val="en-US"/>
              </w:rPr>
              <w:t>0.10</w:t>
            </w:r>
          </w:p>
        </w:tc>
        <w:tc>
          <w:tcPr>
            <w:tcW w:w="1276" w:type="dxa"/>
            <w:vAlign w:val="center"/>
          </w:tcPr>
          <w:p w14:paraId="45D09C9F" w14:textId="77777777" w:rsidR="00171FDE" w:rsidRPr="00657587" w:rsidRDefault="00171FDE">
            <w:pPr>
              <w:tabs>
                <w:tab w:val="center" w:pos="4820"/>
                <w:tab w:val="right" w:pos="9639"/>
              </w:tabs>
              <w:suppressAutoHyphens/>
              <w:spacing w:before="20" w:after="20"/>
              <w:ind w:left="-113" w:right="-113" w:firstLine="8"/>
              <w:jc w:val="center"/>
              <w:rPr>
                <w:spacing w:val="-3"/>
                <w:sz w:val="21"/>
                <w:szCs w:val="21"/>
                <w:lang w:val="en-US"/>
              </w:rPr>
              <w:pPrChange w:id="894" w:author="Kleber Marques Lisboa" w:date="2023-10-24T09:41:00Z">
                <w:pPr>
                  <w:tabs>
                    <w:tab w:val="center" w:pos="4820"/>
                    <w:tab w:val="right" w:pos="9639"/>
                  </w:tabs>
                  <w:suppressAutoHyphens/>
                  <w:spacing w:before="20" w:after="20" w:line="240" w:lineRule="auto"/>
                  <w:ind w:left="-113" w:right="-113" w:firstLine="8"/>
                  <w:jc w:val="center"/>
                </w:pPr>
              </w:pPrChange>
            </w:pPr>
            <w:r w:rsidRPr="00657587">
              <w:rPr>
                <w:spacing w:val="-3"/>
                <w:sz w:val="21"/>
                <w:szCs w:val="21"/>
                <w:lang w:val="en-US"/>
              </w:rPr>
              <w:t>1.67</w:t>
            </w:r>
          </w:p>
        </w:tc>
      </w:tr>
      <w:tr w:rsidR="00171FDE" w:rsidRPr="00171FDE" w14:paraId="5DE6C8F6" w14:textId="77777777" w:rsidTr="003461EB">
        <w:trPr>
          <w:trHeight w:val="170"/>
          <w:jc w:val="center"/>
        </w:trPr>
        <w:tc>
          <w:tcPr>
            <w:tcW w:w="1276" w:type="dxa"/>
            <w:tcBorders>
              <w:top w:val="nil"/>
              <w:left w:val="nil"/>
              <w:bottom w:val="single" w:sz="4" w:space="0" w:color="auto"/>
              <w:right w:val="nil"/>
            </w:tcBorders>
          </w:tcPr>
          <w:p w14:paraId="237C9F34" w14:textId="77777777" w:rsidR="00171FDE" w:rsidRPr="00657587" w:rsidRDefault="00171FDE">
            <w:pPr>
              <w:tabs>
                <w:tab w:val="center" w:pos="4820"/>
                <w:tab w:val="right" w:pos="9639"/>
              </w:tabs>
              <w:suppressAutoHyphens/>
              <w:spacing w:before="20" w:after="20"/>
              <w:ind w:firstLine="0"/>
              <w:jc w:val="center"/>
              <w:rPr>
                <w:spacing w:val="-3"/>
                <w:sz w:val="21"/>
                <w:szCs w:val="21"/>
                <w:lang w:val="en-US"/>
              </w:rPr>
              <w:pPrChange w:id="895" w:author="Kleber Marques Lisboa" w:date="2023-10-24T09:41:00Z">
                <w:pPr>
                  <w:tabs>
                    <w:tab w:val="center" w:pos="4820"/>
                    <w:tab w:val="right" w:pos="9639"/>
                  </w:tabs>
                  <w:suppressAutoHyphens/>
                  <w:spacing w:before="20" w:after="20" w:line="240" w:lineRule="auto"/>
                  <w:ind w:firstLine="0"/>
                  <w:jc w:val="center"/>
                </w:pPr>
              </w:pPrChange>
            </w:pPr>
            <w:r w:rsidRPr="00657587">
              <w:rPr>
                <w:sz w:val="21"/>
                <w:szCs w:val="21"/>
              </w:rPr>
              <w:t>Average</w:t>
            </w:r>
          </w:p>
        </w:tc>
        <w:tc>
          <w:tcPr>
            <w:tcW w:w="1559" w:type="dxa"/>
            <w:tcBorders>
              <w:top w:val="nil"/>
              <w:left w:val="nil"/>
              <w:bottom w:val="single" w:sz="4" w:space="0" w:color="auto"/>
              <w:right w:val="nil"/>
            </w:tcBorders>
          </w:tcPr>
          <w:p w14:paraId="7EF449C1" w14:textId="77777777" w:rsidR="00171FDE" w:rsidRPr="00657587" w:rsidRDefault="00171FDE">
            <w:pPr>
              <w:tabs>
                <w:tab w:val="center" w:pos="4820"/>
                <w:tab w:val="right" w:pos="9639"/>
              </w:tabs>
              <w:suppressAutoHyphens/>
              <w:spacing w:before="20" w:after="20"/>
              <w:ind w:firstLine="0"/>
              <w:jc w:val="center"/>
              <w:rPr>
                <w:spacing w:val="-3"/>
                <w:sz w:val="21"/>
                <w:szCs w:val="21"/>
                <w:lang w:val="en-US"/>
              </w:rPr>
              <w:pPrChange w:id="896" w:author="Kleber Marques Lisboa" w:date="2023-10-24T09:41:00Z">
                <w:pPr>
                  <w:tabs>
                    <w:tab w:val="center" w:pos="4820"/>
                    <w:tab w:val="right" w:pos="9639"/>
                  </w:tabs>
                  <w:suppressAutoHyphens/>
                  <w:spacing w:before="20" w:after="20" w:line="240" w:lineRule="auto"/>
                  <w:ind w:firstLine="0"/>
                  <w:jc w:val="center"/>
                </w:pPr>
              </w:pPrChange>
            </w:pPr>
            <w:r w:rsidRPr="00657587">
              <w:rPr>
                <w:sz w:val="21"/>
                <w:szCs w:val="21"/>
              </w:rPr>
              <w:t>2.532</w:t>
            </w:r>
          </w:p>
        </w:tc>
        <w:tc>
          <w:tcPr>
            <w:tcW w:w="1134" w:type="dxa"/>
            <w:tcBorders>
              <w:top w:val="nil"/>
              <w:left w:val="nil"/>
              <w:bottom w:val="single" w:sz="4" w:space="0" w:color="auto"/>
              <w:right w:val="nil"/>
            </w:tcBorders>
            <w:vAlign w:val="center"/>
          </w:tcPr>
          <w:p w14:paraId="7CBE7655" w14:textId="77777777" w:rsidR="00171FDE" w:rsidRPr="00657587" w:rsidRDefault="00171FDE">
            <w:pPr>
              <w:tabs>
                <w:tab w:val="center" w:pos="4820"/>
                <w:tab w:val="right" w:pos="9639"/>
              </w:tabs>
              <w:suppressAutoHyphens/>
              <w:spacing w:before="20" w:after="20"/>
              <w:ind w:firstLine="0"/>
              <w:jc w:val="center"/>
              <w:rPr>
                <w:color w:val="0070C0"/>
                <w:spacing w:val="-3"/>
                <w:sz w:val="21"/>
                <w:szCs w:val="21"/>
                <w:lang w:val="en-US"/>
              </w:rPr>
              <w:pPrChange w:id="897" w:author="Kleber Marques Lisboa" w:date="2023-10-24T09:41:00Z">
                <w:pPr>
                  <w:tabs>
                    <w:tab w:val="center" w:pos="4820"/>
                    <w:tab w:val="right" w:pos="9639"/>
                  </w:tabs>
                  <w:suppressAutoHyphens/>
                  <w:spacing w:before="20" w:after="20" w:line="240" w:lineRule="auto"/>
                  <w:ind w:firstLine="0"/>
                  <w:jc w:val="center"/>
                </w:pPr>
              </w:pPrChange>
            </w:pPr>
            <w:r w:rsidRPr="00657587">
              <w:rPr>
                <w:spacing w:val="-3"/>
                <w:sz w:val="21"/>
                <w:szCs w:val="21"/>
                <w:lang w:val="en-US"/>
              </w:rPr>
              <w:t>3.45</w:t>
            </w:r>
          </w:p>
        </w:tc>
        <w:tc>
          <w:tcPr>
            <w:tcW w:w="1276" w:type="dxa"/>
            <w:tcBorders>
              <w:top w:val="nil"/>
              <w:left w:val="nil"/>
              <w:bottom w:val="single" w:sz="4" w:space="0" w:color="auto"/>
              <w:right w:val="nil"/>
            </w:tcBorders>
            <w:vAlign w:val="center"/>
          </w:tcPr>
          <w:p w14:paraId="31CE9995" w14:textId="77777777" w:rsidR="00171FDE" w:rsidRPr="00657587" w:rsidRDefault="00171FDE">
            <w:pPr>
              <w:tabs>
                <w:tab w:val="center" w:pos="4820"/>
                <w:tab w:val="right" w:pos="9639"/>
              </w:tabs>
              <w:suppressAutoHyphens/>
              <w:spacing w:before="20" w:after="20"/>
              <w:ind w:left="-113" w:right="-113" w:firstLine="8"/>
              <w:jc w:val="center"/>
              <w:rPr>
                <w:spacing w:val="-3"/>
                <w:sz w:val="21"/>
                <w:szCs w:val="21"/>
                <w:lang w:val="en-US"/>
              </w:rPr>
              <w:pPrChange w:id="898" w:author="Kleber Marques Lisboa" w:date="2023-10-24T09:41:00Z">
                <w:pPr>
                  <w:tabs>
                    <w:tab w:val="center" w:pos="4820"/>
                    <w:tab w:val="right" w:pos="9639"/>
                  </w:tabs>
                  <w:suppressAutoHyphens/>
                  <w:spacing w:before="20" w:after="20" w:line="240" w:lineRule="auto"/>
                  <w:ind w:left="-113" w:right="-113" w:firstLine="8"/>
                  <w:jc w:val="center"/>
                </w:pPr>
              </w:pPrChange>
            </w:pPr>
            <w:r w:rsidRPr="00657587">
              <w:rPr>
                <w:spacing w:val="-3"/>
                <w:sz w:val="21"/>
                <w:szCs w:val="21"/>
                <w:lang w:val="en-US"/>
              </w:rPr>
              <w:t>57.5</w:t>
            </w:r>
          </w:p>
        </w:tc>
      </w:tr>
      <w:tr w:rsidR="00171FDE" w:rsidRPr="00171FDE" w14:paraId="4DF7E701" w14:textId="77777777" w:rsidTr="003461EB">
        <w:trPr>
          <w:trHeight w:val="20"/>
          <w:jc w:val="center"/>
        </w:trPr>
        <w:tc>
          <w:tcPr>
            <w:tcW w:w="1276" w:type="dxa"/>
            <w:tcBorders>
              <w:top w:val="single" w:sz="4" w:space="0" w:color="auto"/>
              <w:left w:val="nil"/>
              <w:bottom w:val="single" w:sz="8" w:space="0" w:color="auto"/>
              <w:right w:val="nil"/>
            </w:tcBorders>
          </w:tcPr>
          <w:p w14:paraId="79B86B6B" w14:textId="77777777" w:rsidR="00171FDE" w:rsidRPr="00657587" w:rsidRDefault="00171FDE">
            <w:pPr>
              <w:tabs>
                <w:tab w:val="center" w:pos="4820"/>
                <w:tab w:val="right" w:pos="9639"/>
              </w:tabs>
              <w:suppressAutoHyphens/>
              <w:spacing w:before="40" w:after="40"/>
              <w:ind w:firstLine="0"/>
              <w:jc w:val="center"/>
              <w:rPr>
                <w:b/>
                <w:bCs/>
                <w:spacing w:val="-3"/>
                <w:sz w:val="22"/>
                <w:szCs w:val="22"/>
                <w:lang w:val="en-US"/>
              </w:rPr>
              <w:pPrChange w:id="899" w:author="Kleber Marques Lisboa" w:date="2023-10-24T09:41:00Z">
                <w:pPr>
                  <w:tabs>
                    <w:tab w:val="center" w:pos="4820"/>
                    <w:tab w:val="right" w:pos="9639"/>
                  </w:tabs>
                  <w:suppressAutoHyphens/>
                  <w:spacing w:before="40" w:after="40" w:line="240" w:lineRule="auto"/>
                  <w:ind w:firstLine="0"/>
                  <w:jc w:val="center"/>
                </w:pPr>
              </w:pPrChange>
            </w:pPr>
            <w:r w:rsidRPr="00657587">
              <w:rPr>
                <w:b/>
                <w:bCs/>
                <w:sz w:val="22"/>
                <w:szCs w:val="22"/>
              </w:rPr>
              <w:t>Adopted</w:t>
            </w:r>
          </w:p>
        </w:tc>
        <w:tc>
          <w:tcPr>
            <w:tcW w:w="1559" w:type="dxa"/>
            <w:tcBorders>
              <w:top w:val="single" w:sz="4" w:space="0" w:color="auto"/>
              <w:left w:val="nil"/>
              <w:bottom w:val="single" w:sz="8" w:space="0" w:color="auto"/>
              <w:right w:val="nil"/>
            </w:tcBorders>
          </w:tcPr>
          <w:p w14:paraId="32FDD0D9" w14:textId="77777777" w:rsidR="00171FDE" w:rsidRPr="00657587" w:rsidRDefault="00171FDE">
            <w:pPr>
              <w:tabs>
                <w:tab w:val="center" w:pos="4820"/>
                <w:tab w:val="right" w:pos="9639"/>
              </w:tabs>
              <w:suppressAutoHyphens/>
              <w:spacing w:before="40" w:after="40"/>
              <w:ind w:firstLine="0"/>
              <w:jc w:val="center"/>
              <w:rPr>
                <w:b/>
                <w:bCs/>
                <w:spacing w:val="-3"/>
                <w:sz w:val="22"/>
                <w:szCs w:val="22"/>
                <w:lang w:val="en-US"/>
              </w:rPr>
              <w:pPrChange w:id="900" w:author="Kleber Marques Lisboa" w:date="2023-10-24T09:41:00Z">
                <w:pPr>
                  <w:tabs>
                    <w:tab w:val="center" w:pos="4820"/>
                    <w:tab w:val="right" w:pos="9639"/>
                  </w:tabs>
                  <w:suppressAutoHyphens/>
                  <w:spacing w:before="40" w:after="40" w:line="240" w:lineRule="auto"/>
                  <w:ind w:firstLine="0"/>
                  <w:jc w:val="center"/>
                </w:pPr>
              </w:pPrChange>
            </w:pPr>
            <w:r w:rsidRPr="00657587">
              <w:rPr>
                <w:b/>
                <w:bCs/>
                <w:sz w:val="22"/>
                <w:szCs w:val="22"/>
              </w:rPr>
              <w:t>3.5</w:t>
            </w:r>
          </w:p>
        </w:tc>
        <w:tc>
          <w:tcPr>
            <w:tcW w:w="1134" w:type="dxa"/>
            <w:tcBorders>
              <w:top w:val="single" w:sz="4" w:space="0" w:color="auto"/>
              <w:left w:val="nil"/>
              <w:bottom w:val="single" w:sz="8" w:space="0" w:color="auto"/>
              <w:right w:val="nil"/>
            </w:tcBorders>
            <w:vAlign w:val="center"/>
          </w:tcPr>
          <w:p w14:paraId="4E41DABD" w14:textId="77777777" w:rsidR="00171FDE" w:rsidRPr="00657587" w:rsidRDefault="00171FDE">
            <w:pPr>
              <w:tabs>
                <w:tab w:val="center" w:pos="4820"/>
                <w:tab w:val="right" w:pos="9639"/>
              </w:tabs>
              <w:suppressAutoHyphens/>
              <w:spacing w:before="40" w:after="40"/>
              <w:ind w:firstLine="0"/>
              <w:jc w:val="center"/>
              <w:rPr>
                <w:b/>
                <w:bCs/>
                <w:spacing w:val="-3"/>
                <w:sz w:val="22"/>
                <w:szCs w:val="22"/>
                <w:lang w:val="en-US"/>
              </w:rPr>
              <w:pPrChange w:id="901" w:author="Kleber Marques Lisboa" w:date="2023-10-24T09:41:00Z">
                <w:pPr>
                  <w:tabs>
                    <w:tab w:val="center" w:pos="4820"/>
                    <w:tab w:val="right" w:pos="9639"/>
                  </w:tabs>
                  <w:suppressAutoHyphens/>
                  <w:spacing w:before="40" w:after="40" w:line="240" w:lineRule="auto"/>
                  <w:ind w:firstLine="0"/>
                  <w:jc w:val="center"/>
                </w:pPr>
              </w:pPrChange>
            </w:pPr>
            <w:r w:rsidRPr="00657587">
              <w:rPr>
                <w:b/>
                <w:bCs/>
                <w:spacing w:val="-3"/>
                <w:sz w:val="22"/>
                <w:szCs w:val="22"/>
                <w:lang w:val="en-US"/>
              </w:rPr>
              <w:t>3</w:t>
            </w:r>
          </w:p>
        </w:tc>
        <w:tc>
          <w:tcPr>
            <w:tcW w:w="1276" w:type="dxa"/>
            <w:tcBorders>
              <w:top w:val="single" w:sz="4" w:space="0" w:color="auto"/>
              <w:left w:val="nil"/>
              <w:bottom w:val="single" w:sz="8" w:space="0" w:color="auto"/>
              <w:right w:val="nil"/>
            </w:tcBorders>
            <w:vAlign w:val="center"/>
          </w:tcPr>
          <w:p w14:paraId="4F71708E" w14:textId="77777777" w:rsidR="00171FDE" w:rsidRPr="00657587" w:rsidRDefault="00171FDE">
            <w:pPr>
              <w:tabs>
                <w:tab w:val="center" w:pos="4820"/>
                <w:tab w:val="right" w:pos="9639"/>
              </w:tabs>
              <w:suppressAutoHyphens/>
              <w:spacing w:before="40" w:after="40"/>
              <w:ind w:left="-113" w:right="-113" w:firstLine="8"/>
              <w:jc w:val="center"/>
              <w:rPr>
                <w:b/>
                <w:bCs/>
                <w:spacing w:val="-3"/>
                <w:sz w:val="22"/>
                <w:szCs w:val="22"/>
                <w:lang w:val="en-US"/>
              </w:rPr>
              <w:pPrChange w:id="902" w:author="Kleber Marques Lisboa" w:date="2023-10-24T09:41:00Z">
                <w:pPr>
                  <w:tabs>
                    <w:tab w:val="center" w:pos="4820"/>
                    <w:tab w:val="right" w:pos="9639"/>
                  </w:tabs>
                  <w:suppressAutoHyphens/>
                  <w:spacing w:before="40" w:after="40" w:line="240" w:lineRule="auto"/>
                  <w:ind w:left="-113" w:right="-113" w:firstLine="8"/>
                  <w:jc w:val="center"/>
                </w:pPr>
              </w:pPrChange>
            </w:pPr>
            <w:r w:rsidRPr="00657587">
              <w:rPr>
                <w:b/>
                <w:bCs/>
                <w:spacing w:val="-3"/>
                <w:sz w:val="22"/>
                <w:szCs w:val="22"/>
                <w:lang w:val="en-US"/>
              </w:rPr>
              <w:t>50</w:t>
            </w:r>
          </w:p>
        </w:tc>
      </w:tr>
    </w:tbl>
    <w:p w14:paraId="3A65EF06" w14:textId="28E037B8" w:rsidR="00C81062" w:rsidRPr="008B6A89" w:rsidRDefault="00000000" w:rsidP="00165B87">
      <w:pPr>
        <w:spacing w:before="60" w:after="0"/>
        <w:ind w:left="1559" w:firstLine="720"/>
        <w:rPr>
          <w:spacing w:val="-3"/>
          <w:lang w:val="en-US"/>
        </w:rPr>
      </w:pPr>
      <m:oMath>
        <m:sSub>
          <m:sSubPr>
            <m:ctrlPr>
              <w:rPr>
                <w:rFonts w:ascii="Cambria Math" w:hAnsi="Cambria Math"/>
                <w:i/>
                <w:spacing w:val="-3"/>
                <w:sz w:val="20"/>
                <w:szCs w:val="20"/>
                <w:lang w:val="en-US"/>
              </w:rPr>
            </m:ctrlPr>
          </m:sSubPr>
          <m:e>
            <m:r>
              <w:rPr>
                <w:rFonts w:ascii="Cambria Math" w:hAnsi="Cambria Math"/>
                <w:spacing w:val="-3"/>
                <w:sz w:val="20"/>
                <w:szCs w:val="20"/>
                <w:lang w:val="en-US"/>
              </w:rPr>
              <m:t>T</m:t>
            </m:r>
          </m:e>
          <m:sub>
            <m:r>
              <w:rPr>
                <w:rFonts w:ascii="Cambria Math" w:hAnsi="Cambria Math"/>
                <w:spacing w:val="-3"/>
                <w:sz w:val="20"/>
                <w:szCs w:val="20"/>
                <w:lang w:val="en-US"/>
              </w:rPr>
              <m:t>well</m:t>
            </m:r>
          </m:sub>
        </m:sSub>
        <m:r>
          <m:rPr>
            <m:nor/>
          </m:rPr>
          <w:rPr>
            <w:rFonts w:ascii="Cambria Math" w:hAnsi="Cambria Math"/>
            <w:spacing w:val="-3"/>
            <w:sz w:val="20"/>
            <w:szCs w:val="20"/>
            <w:lang w:val="en-US"/>
          </w:rPr>
          <m:t xml:space="preserve"> = </m:t>
        </m:r>
        <m:sSub>
          <m:sSubPr>
            <m:ctrlPr>
              <w:rPr>
                <w:rFonts w:ascii="Cambria Math" w:hAnsi="Cambria Math"/>
                <w:i/>
                <w:spacing w:val="-3"/>
                <w:sz w:val="20"/>
                <w:szCs w:val="20"/>
                <w:lang w:val="en-US"/>
              </w:rPr>
            </m:ctrlPr>
          </m:sSubPr>
          <m:e>
            <m:r>
              <w:rPr>
                <w:rFonts w:ascii="Cambria Math" w:hAnsi="Cambria Math"/>
                <w:spacing w:val="-3"/>
                <w:sz w:val="20"/>
                <w:szCs w:val="20"/>
                <w:lang w:val="en-US"/>
              </w:rPr>
              <m:t>T</m:t>
            </m:r>
          </m:e>
          <m:sub>
            <m:r>
              <w:rPr>
                <w:rFonts w:ascii="Cambria Math" w:hAnsi="Cambria Math"/>
                <w:spacing w:val="-3"/>
                <w:sz w:val="20"/>
                <w:szCs w:val="20"/>
                <w:lang w:val="en-US"/>
              </w:rPr>
              <m:t>amb</m:t>
            </m:r>
          </m:sub>
        </m:sSub>
        <m:r>
          <w:rPr>
            <w:rFonts w:ascii="Cambria Math" w:hAnsi="Cambria Math"/>
            <w:spacing w:val="-3"/>
            <w:sz w:val="20"/>
            <w:szCs w:val="20"/>
            <w:lang w:val="en-US"/>
          </w:rPr>
          <m:t>=</m:t>
        </m:r>
        <m:r>
          <m:rPr>
            <m:nor/>
          </m:rPr>
          <w:rPr>
            <w:rFonts w:ascii="Cambria Math" w:hAnsi="Cambria Math"/>
            <w:spacing w:val="-3"/>
            <w:sz w:val="20"/>
            <w:szCs w:val="20"/>
            <w:lang w:val="en-US"/>
          </w:rPr>
          <m:t>25</m:t>
        </m:r>
      </m:oMath>
      <w:r w:rsidR="00C81062" w:rsidRPr="008B6A89">
        <w:rPr>
          <w:spacing w:val="-3"/>
          <w:lang w:val="en-US"/>
        </w:rPr>
        <w:t xml:space="preserve"> </w:t>
      </w:r>
      <w:r w:rsidR="00C81062" w:rsidRPr="00171FDE">
        <w:rPr>
          <w:sz w:val="20"/>
          <w:szCs w:val="20"/>
          <w:vertAlign w:val="superscript"/>
          <w:lang w:val="en-US"/>
        </w:rPr>
        <w:t>o</w:t>
      </w:r>
      <w:r w:rsidR="00C81062" w:rsidRPr="00171FDE">
        <w:rPr>
          <w:i/>
          <w:iCs/>
          <w:sz w:val="20"/>
          <w:szCs w:val="20"/>
          <w:lang w:val="en-US"/>
        </w:rPr>
        <w:t>C</w:t>
      </w:r>
    </w:p>
    <w:p w14:paraId="738F94F7" w14:textId="77777777" w:rsidR="00150923" w:rsidRDefault="00150923">
      <w:pPr>
        <w:spacing w:after="0"/>
        <w:ind w:firstLine="0"/>
        <w:rPr>
          <w:lang w:val="en-US"/>
        </w:rPr>
        <w:pPrChange w:id="903" w:author="Kleber Marques Lisboa" w:date="2023-10-25T11:40:00Z">
          <w:pPr>
            <w:spacing w:after="0"/>
            <w:ind w:left="284"/>
          </w:pPr>
        </w:pPrChange>
      </w:pPr>
    </w:p>
    <w:p w14:paraId="6652B520" w14:textId="45A43CEF" w:rsidR="003B360F" w:rsidRDefault="003B360F" w:rsidP="00165B87">
      <w:pPr>
        <w:spacing w:before="120"/>
        <w:rPr>
          <w:spacing w:val="-3"/>
          <w:lang w:val="en-US"/>
        </w:rPr>
      </w:pPr>
      <w:r w:rsidRPr="003B360F">
        <w:rPr>
          <w:lang w:val="en-US"/>
        </w:rPr>
        <w:t xml:space="preserve">The data </w:t>
      </w:r>
      <w:r>
        <w:rPr>
          <w:lang w:val="en-US"/>
        </w:rPr>
        <w:t xml:space="preserve">of the module </w:t>
      </w:r>
      <w:del w:id="904" w:author="Kleber Marques Lisboa" w:date="2023-10-25T12:42:00Z">
        <w:r w:rsidRPr="003B360F" w:rsidDel="00BA3B0B">
          <w:rPr>
            <w:lang w:val="en-US"/>
          </w:rPr>
          <w:delText xml:space="preserve">were </w:delText>
        </w:r>
      </w:del>
      <w:ins w:id="905" w:author="Kleber Marques Lisboa" w:date="2023-10-25T12:42:00Z">
        <w:r w:rsidR="00BA3B0B" w:rsidRPr="003B360F">
          <w:rPr>
            <w:lang w:val="en-US"/>
          </w:rPr>
          <w:t>w</w:t>
        </w:r>
        <w:r w:rsidR="00BA3B0B">
          <w:rPr>
            <w:lang w:val="en-US"/>
          </w:rPr>
          <w:t>as</w:t>
        </w:r>
        <w:r w:rsidR="00BA3B0B" w:rsidRPr="003B360F">
          <w:rPr>
            <w:lang w:val="en-US"/>
          </w:rPr>
          <w:t xml:space="preserve"> </w:t>
        </w:r>
      </w:ins>
      <w:r w:rsidRPr="003B360F">
        <w:rPr>
          <w:lang w:val="en-US"/>
        </w:rPr>
        <w:t xml:space="preserve">obtained from the work of Lisboa </w:t>
      </w:r>
      <w:r w:rsidRPr="003B360F">
        <w:rPr>
          <w:i/>
          <w:iCs/>
          <w:lang w:val="en-US"/>
        </w:rPr>
        <w:t>et al</w:t>
      </w:r>
      <w:r w:rsidRPr="003B360F">
        <w:rPr>
          <w:lang w:val="en-US"/>
        </w:rPr>
        <w:t xml:space="preserve">. (2021), who performed steady-state analyses of a DCMD module with membrane surface area similar to that manufactured by the company </w:t>
      </w:r>
      <w:commentRangeStart w:id="906"/>
      <w:r w:rsidRPr="003B360F">
        <w:rPr>
          <w:lang w:val="en-US"/>
        </w:rPr>
        <w:t>Aquastil (PLICA 7 model, membrane area of 7.2 m</w:t>
      </w:r>
      <w:r w:rsidRPr="003B360F">
        <w:rPr>
          <w:vertAlign w:val="superscript"/>
          <w:lang w:val="en-US"/>
        </w:rPr>
        <w:t>2</w:t>
      </w:r>
      <w:r w:rsidRPr="003B360F">
        <w:rPr>
          <w:lang w:val="en-US"/>
        </w:rPr>
        <w:t>)</w:t>
      </w:r>
      <w:commentRangeEnd w:id="906"/>
      <w:r w:rsidR="00BA3B0B" w:rsidRPr="003B360F">
        <w:rPr>
          <w:rStyle w:val="Refdecomentrio"/>
          <w:sz w:val="24"/>
          <w:szCs w:val="24"/>
          <w:lang w:val="en-US"/>
        </w:rPr>
        <w:commentReference w:id="906"/>
      </w:r>
      <w:r w:rsidRPr="003B360F">
        <w:rPr>
          <w:lang w:val="en-US"/>
        </w:rPr>
        <w:t xml:space="preserve">, and installed in the external area </w:t>
      </w:r>
      <w:commentRangeStart w:id="907"/>
      <w:r w:rsidRPr="003B360F">
        <w:rPr>
          <w:lang w:val="en-US"/>
        </w:rPr>
        <w:t>of the LabMEMS/UFRJ</w:t>
      </w:r>
      <w:commentRangeEnd w:id="907"/>
      <w:r w:rsidR="00BA3B0B" w:rsidRPr="003B360F">
        <w:rPr>
          <w:rStyle w:val="Refdecomentrio"/>
          <w:sz w:val="24"/>
          <w:szCs w:val="24"/>
          <w:lang w:val="en-US"/>
        </w:rPr>
        <w:commentReference w:id="907"/>
      </w:r>
      <w:r w:rsidRPr="003B360F">
        <w:rPr>
          <w:lang w:val="en-US"/>
        </w:rPr>
        <w:t xml:space="preserve">. Additional parameters were evaluated using the procedure illustrated in Kim (2014) and, based on literature data, adopting values of characteristic membrane parameters (porosity, thickness, among others). </w:t>
      </w:r>
      <w:r w:rsidRPr="003B360F">
        <w:rPr>
          <w:spacing w:val="-3"/>
          <w:lang w:val="en-US"/>
        </w:rPr>
        <w:t xml:space="preserve">All the results presented were obtained by making use of the parallel model for the effective thermal conductivity and the fractal model of Elias-Kohav </w:t>
      </w:r>
      <w:r w:rsidRPr="003B360F">
        <w:rPr>
          <w:i/>
          <w:iCs/>
          <w:spacing w:val="-3"/>
          <w:lang w:val="en-US"/>
        </w:rPr>
        <w:t>et al</w:t>
      </w:r>
      <w:r w:rsidRPr="003B360F">
        <w:rPr>
          <w:spacing w:val="-3"/>
          <w:lang w:val="en-US"/>
        </w:rPr>
        <w:t>. (1991) for the tortuosity.</w:t>
      </w:r>
    </w:p>
    <w:p w14:paraId="0DFB6DF6" w14:textId="77777777" w:rsidR="003B360F" w:rsidRPr="008B6A89" w:rsidRDefault="003B360F">
      <w:pPr>
        <w:spacing w:after="0"/>
        <w:ind w:firstLine="0"/>
        <w:rPr>
          <w:lang w:val="en-US"/>
        </w:rPr>
        <w:pPrChange w:id="908" w:author="Kleber Marques Lisboa" w:date="2023-10-25T12:41:00Z">
          <w:pPr>
            <w:spacing w:after="0"/>
            <w:ind w:left="284"/>
          </w:pPr>
        </w:pPrChange>
      </w:pPr>
    </w:p>
    <w:p w14:paraId="01B627F9" w14:textId="77777777" w:rsidR="00C81062" w:rsidRPr="008B6A89" w:rsidRDefault="00984D58" w:rsidP="00165B87">
      <w:pPr>
        <w:spacing w:after="0"/>
        <w:ind w:firstLine="0"/>
        <w:jc w:val="center"/>
        <w:rPr>
          <w:spacing w:val="-3"/>
          <w:lang w:val="en-US"/>
        </w:rPr>
      </w:pPr>
      <w:r>
        <w:rPr>
          <w:lang w:val="en-US"/>
        </w:rPr>
        <w:t xml:space="preserve">Table </w:t>
      </w:r>
      <w:r w:rsidR="00055B2A">
        <w:rPr>
          <w:lang w:val="en-US"/>
        </w:rPr>
        <w:t>5</w:t>
      </w:r>
      <w:r w:rsidR="00C81062" w:rsidRPr="008B6A89">
        <w:rPr>
          <w:lang w:val="en-US"/>
        </w:rPr>
        <w:t xml:space="preserve">. </w:t>
      </w:r>
      <w:r w:rsidR="00145ADB">
        <w:rPr>
          <w:lang w:val="en-US"/>
        </w:rPr>
        <w:t>I</w:t>
      </w:r>
      <w:r w:rsidRPr="00984D58">
        <w:rPr>
          <w:lang w:val="en-US"/>
        </w:rPr>
        <w:t xml:space="preserve">nput data, membrane and module, used in the simulation of </w:t>
      </w:r>
      <w:r w:rsidR="00145ADB">
        <w:rPr>
          <w:lang w:val="en-US"/>
        </w:rPr>
        <w:t>the</w:t>
      </w:r>
      <w:r w:rsidRPr="00984D58">
        <w:rPr>
          <w:lang w:val="en-US"/>
        </w:rPr>
        <w:t xml:space="preserve"> wells.</w:t>
      </w:r>
    </w:p>
    <w:tbl>
      <w:tblPr>
        <w:tblW w:w="7655" w:type="dxa"/>
        <w:jc w:val="center"/>
        <w:tblLayout w:type="fixed"/>
        <w:tblCellMar>
          <w:left w:w="107" w:type="dxa"/>
          <w:right w:w="107" w:type="dxa"/>
        </w:tblCellMar>
        <w:tblLook w:val="04A0" w:firstRow="1" w:lastRow="0" w:firstColumn="1" w:lastColumn="0" w:noHBand="0" w:noVBand="1"/>
      </w:tblPr>
      <w:tblGrid>
        <w:gridCol w:w="3543"/>
        <w:gridCol w:w="851"/>
        <w:gridCol w:w="1418"/>
        <w:gridCol w:w="1843"/>
      </w:tblGrid>
      <w:tr w:rsidR="00C81062" w:rsidRPr="003B360F" w14:paraId="2EFFC5D2" w14:textId="77777777" w:rsidTr="00657587">
        <w:trPr>
          <w:trHeight w:val="170"/>
          <w:jc w:val="center"/>
        </w:trPr>
        <w:tc>
          <w:tcPr>
            <w:tcW w:w="3543" w:type="dxa"/>
            <w:tcBorders>
              <w:top w:val="single" w:sz="8" w:space="0" w:color="auto"/>
              <w:left w:val="nil"/>
              <w:bottom w:val="single" w:sz="4" w:space="0" w:color="auto"/>
              <w:right w:val="nil"/>
            </w:tcBorders>
            <w:vAlign w:val="center"/>
          </w:tcPr>
          <w:p w14:paraId="44283860" w14:textId="77777777" w:rsidR="00C81062" w:rsidRPr="00657587" w:rsidRDefault="000A6D46">
            <w:pPr>
              <w:tabs>
                <w:tab w:val="center" w:pos="4820"/>
                <w:tab w:val="right" w:pos="9639"/>
              </w:tabs>
              <w:suppressAutoHyphens/>
              <w:spacing w:beforeLines="20" w:before="48" w:afterLines="20" w:after="48"/>
              <w:ind w:firstLine="0"/>
              <w:jc w:val="center"/>
              <w:rPr>
                <w:b/>
                <w:bCs/>
                <w:spacing w:val="-3"/>
                <w:sz w:val="22"/>
                <w:szCs w:val="22"/>
                <w:lang w:val="en-US"/>
              </w:rPr>
              <w:pPrChange w:id="909" w:author="Kleber Marques Lisboa" w:date="2023-10-24T09:41:00Z">
                <w:pPr>
                  <w:tabs>
                    <w:tab w:val="center" w:pos="4820"/>
                    <w:tab w:val="right" w:pos="9639"/>
                  </w:tabs>
                  <w:suppressAutoHyphens/>
                  <w:spacing w:beforeLines="20" w:before="48" w:afterLines="20" w:after="48" w:line="240" w:lineRule="auto"/>
                  <w:ind w:firstLine="0"/>
                  <w:jc w:val="center"/>
                </w:pPr>
              </w:pPrChange>
            </w:pPr>
            <w:r w:rsidRPr="00657587">
              <w:rPr>
                <w:b/>
                <w:bCs/>
                <w:spacing w:val="-3"/>
                <w:sz w:val="22"/>
                <w:szCs w:val="22"/>
                <w:lang w:val="en-US"/>
              </w:rPr>
              <w:t>Parameter</w:t>
            </w:r>
          </w:p>
        </w:tc>
        <w:tc>
          <w:tcPr>
            <w:tcW w:w="851" w:type="dxa"/>
            <w:tcBorders>
              <w:top w:val="single" w:sz="8" w:space="0" w:color="auto"/>
              <w:left w:val="nil"/>
              <w:bottom w:val="single" w:sz="4" w:space="0" w:color="auto"/>
              <w:right w:val="nil"/>
            </w:tcBorders>
            <w:vAlign w:val="center"/>
          </w:tcPr>
          <w:p w14:paraId="56078834" w14:textId="77777777" w:rsidR="00C81062" w:rsidRPr="00657587" w:rsidRDefault="000A6D46">
            <w:pPr>
              <w:tabs>
                <w:tab w:val="center" w:pos="4820"/>
                <w:tab w:val="right" w:pos="9639"/>
              </w:tabs>
              <w:suppressAutoHyphens/>
              <w:spacing w:beforeLines="20" w:before="48" w:afterLines="20" w:after="48"/>
              <w:ind w:right="-113" w:firstLine="0"/>
              <w:jc w:val="center"/>
              <w:rPr>
                <w:b/>
                <w:bCs/>
                <w:spacing w:val="-3"/>
                <w:sz w:val="22"/>
                <w:szCs w:val="22"/>
                <w:lang w:val="en-US"/>
              </w:rPr>
              <w:pPrChange w:id="910" w:author="Kleber Marques Lisboa" w:date="2023-10-24T09:41:00Z">
                <w:pPr>
                  <w:tabs>
                    <w:tab w:val="center" w:pos="4820"/>
                    <w:tab w:val="right" w:pos="9639"/>
                  </w:tabs>
                  <w:suppressAutoHyphens/>
                  <w:spacing w:beforeLines="20" w:before="48" w:afterLines="20" w:after="48" w:line="240" w:lineRule="auto"/>
                  <w:ind w:right="-113" w:firstLine="0"/>
                  <w:jc w:val="center"/>
                </w:pPr>
              </w:pPrChange>
            </w:pPr>
            <w:r w:rsidRPr="00657587">
              <w:rPr>
                <w:b/>
                <w:bCs/>
                <w:spacing w:val="-3"/>
                <w:sz w:val="22"/>
                <w:szCs w:val="22"/>
                <w:lang w:val="en-US"/>
              </w:rPr>
              <w:t>Symbol</w:t>
            </w:r>
          </w:p>
        </w:tc>
        <w:tc>
          <w:tcPr>
            <w:tcW w:w="1418" w:type="dxa"/>
            <w:tcBorders>
              <w:top w:val="single" w:sz="8" w:space="0" w:color="auto"/>
              <w:left w:val="nil"/>
              <w:bottom w:val="single" w:sz="4" w:space="0" w:color="auto"/>
              <w:right w:val="nil"/>
            </w:tcBorders>
            <w:vAlign w:val="center"/>
          </w:tcPr>
          <w:p w14:paraId="7A010EC0" w14:textId="77777777" w:rsidR="00C81062" w:rsidRPr="00657587" w:rsidRDefault="000A6D46">
            <w:pPr>
              <w:tabs>
                <w:tab w:val="center" w:pos="4820"/>
                <w:tab w:val="right" w:pos="9639"/>
              </w:tabs>
              <w:suppressAutoHyphens/>
              <w:spacing w:beforeLines="20" w:before="48" w:afterLines="20" w:after="48"/>
              <w:ind w:firstLine="0"/>
              <w:jc w:val="center"/>
              <w:rPr>
                <w:b/>
                <w:bCs/>
                <w:spacing w:val="-3"/>
                <w:sz w:val="22"/>
                <w:szCs w:val="22"/>
                <w:lang w:val="en-US"/>
              </w:rPr>
              <w:pPrChange w:id="911" w:author="Kleber Marques Lisboa" w:date="2023-10-24T09:41:00Z">
                <w:pPr>
                  <w:tabs>
                    <w:tab w:val="center" w:pos="4820"/>
                    <w:tab w:val="right" w:pos="9639"/>
                  </w:tabs>
                  <w:suppressAutoHyphens/>
                  <w:spacing w:beforeLines="20" w:before="48" w:afterLines="20" w:after="48" w:line="240" w:lineRule="auto"/>
                  <w:ind w:firstLine="0"/>
                  <w:jc w:val="center"/>
                </w:pPr>
              </w:pPrChange>
            </w:pPr>
            <w:r w:rsidRPr="00657587">
              <w:rPr>
                <w:b/>
                <w:bCs/>
                <w:spacing w:val="-3"/>
                <w:sz w:val="22"/>
                <w:szCs w:val="22"/>
                <w:lang w:val="en-US"/>
              </w:rPr>
              <w:t>Unit</w:t>
            </w:r>
          </w:p>
        </w:tc>
        <w:tc>
          <w:tcPr>
            <w:tcW w:w="1843" w:type="dxa"/>
            <w:tcBorders>
              <w:top w:val="single" w:sz="8" w:space="0" w:color="auto"/>
              <w:left w:val="nil"/>
              <w:bottom w:val="single" w:sz="4" w:space="0" w:color="auto"/>
              <w:right w:val="nil"/>
            </w:tcBorders>
            <w:vAlign w:val="center"/>
          </w:tcPr>
          <w:p w14:paraId="159FD01E" w14:textId="77777777" w:rsidR="00C81062" w:rsidRPr="00657587" w:rsidRDefault="00C81062">
            <w:pPr>
              <w:tabs>
                <w:tab w:val="center" w:pos="4820"/>
                <w:tab w:val="right" w:pos="9639"/>
              </w:tabs>
              <w:suppressAutoHyphens/>
              <w:spacing w:beforeLines="20" w:before="48" w:afterLines="20" w:after="48"/>
              <w:ind w:left="-57" w:right="-57" w:firstLine="0"/>
              <w:jc w:val="center"/>
              <w:rPr>
                <w:b/>
                <w:bCs/>
                <w:spacing w:val="-3"/>
                <w:sz w:val="22"/>
                <w:szCs w:val="22"/>
                <w:lang w:val="en-US"/>
              </w:rPr>
              <w:pPrChange w:id="912" w:author="Kleber Marques Lisboa" w:date="2023-10-24T09:41:00Z">
                <w:pPr>
                  <w:tabs>
                    <w:tab w:val="center" w:pos="4820"/>
                    <w:tab w:val="right" w:pos="9639"/>
                  </w:tabs>
                  <w:suppressAutoHyphens/>
                  <w:spacing w:beforeLines="20" w:before="48" w:afterLines="20" w:after="48" w:line="240" w:lineRule="auto"/>
                  <w:ind w:left="-57" w:right="-57" w:firstLine="0"/>
                  <w:jc w:val="center"/>
                </w:pPr>
              </w:pPrChange>
            </w:pPr>
            <w:r w:rsidRPr="00657587">
              <w:rPr>
                <w:b/>
                <w:bCs/>
                <w:spacing w:val="-3"/>
                <w:sz w:val="22"/>
                <w:szCs w:val="22"/>
                <w:lang w:val="en-US"/>
              </w:rPr>
              <w:t xml:space="preserve">Lisboa </w:t>
            </w:r>
            <w:r w:rsidRPr="00657587">
              <w:rPr>
                <w:b/>
                <w:bCs/>
                <w:i/>
                <w:iCs/>
                <w:spacing w:val="-3"/>
                <w:sz w:val="22"/>
                <w:szCs w:val="22"/>
                <w:lang w:val="en-US"/>
              </w:rPr>
              <w:t>et al</w:t>
            </w:r>
            <w:r w:rsidRPr="00657587">
              <w:rPr>
                <w:b/>
                <w:bCs/>
                <w:spacing w:val="-3"/>
                <w:sz w:val="22"/>
                <w:szCs w:val="22"/>
                <w:lang w:val="en-US"/>
              </w:rPr>
              <w:t xml:space="preserve">. </w:t>
            </w:r>
            <w:r w:rsidR="00E772E3" w:rsidRPr="00657587">
              <w:rPr>
                <w:b/>
                <w:bCs/>
                <w:spacing w:val="-3"/>
                <w:sz w:val="22"/>
                <w:szCs w:val="22"/>
                <w:lang w:val="en-US"/>
              </w:rPr>
              <w:t>(</w:t>
            </w:r>
            <w:r w:rsidRPr="00657587">
              <w:rPr>
                <w:b/>
                <w:bCs/>
                <w:spacing w:val="-3"/>
                <w:sz w:val="22"/>
                <w:szCs w:val="22"/>
                <w:lang w:val="en-US"/>
              </w:rPr>
              <w:t>2021</w:t>
            </w:r>
            <w:r w:rsidR="00E772E3" w:rsidRPr="00657587">
              <w:rPr>
                <w:b/>
                <w:bCs/>
                <w:spacing w:val="-3"/>
                <w:sz w:val="22"/>
                <w:szCs w:val="22"/>
                <w:lang w:val="en-US"/>
              </w:rPr>
              <w:t>)</w:t>
            </w:r>
          </w:p>
        </w:tc>
      </w:tr>
      <w:tr w:rsidR="00F1675A" w:rsidRPr="00C259D2" w14:paraId="32816D94" w14:textId="77777777" w:rsidTr="00657587">
        <w:trPr>
          <w:trHeight w:val="170"/>
          <w:jc w:val="center"/>
        </w:trPr>
        <w:tc>
          <w:tcPr>
            <w:tcW w:w="3543" w:type="dxa"/>
            <w:tcBorders>
              <w:top w:val="single" w:sz="4" w:space="0" w:color="auto"/>
            </w:tcBorders>
            <w:hideMark/>
          </w:tcPr>
          <w:p w14:paraId="2554E89A"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13" w:author="Kleber Marques Lisboa" w:date="2023-10-24T09:41:00Z">
                <w:pPr>
                  <w:tabs>
                    <w:tab w:val="center" w:pos="4820"/>
                    <w:tab w:val="right" w:pos="9639"/>
                  </w:tabs>
                  <w:suppressAutoHyphens/>
                  <w:spacing w:before="20" w:after="0" w:line="240" w:lineRule="auto"/>
                  <w:ind w:firstLine="0"/>
                  <w:jc w:val="center"/>
                </w:pPr>
              </w:pPrChange>
            </w:pPr>
            <w:r w:rsidRPr="00657587">
              <w:rPr>
                <w:sz w:val="21"/>
                <w:szCs w:val="21"/>
              </w:rPr>
              <w:t>Membrane inner radius</w:t>
            </w:r>
          </w:p>
        </w:tc>
        <w:tc>
          <w:tcPr>
            <w:tcW w:w="851" w:type="dxa"/>
            <w:tcBorders>
              <w:top w:val="single" w:sz="4" w:space="0" w:color="auto"/>
            </w:tcBorders>
            <w:vAlign w:val="center"/>
            <w:hideMark/>
          </w:tcPr>
          <w:p w14:paraId="456C1138" w14:textId="2961B0F3" w:rsidR="00F1675A" w:rsidRPr="00864EEE" w:rsidRDefault="00000000">
            <w:pPr>
              <w:tabs>
                <w:tab w:val="center" w:pos="4820"/>
                <w:tab w:val="right" w:pos="9639"/>
              </w:tabs>
              <w:suppressAutoHyphens/>
              <w:spacing w:before="20" w:after="0"/>
              <w:ind w:firstLine="0"/>
              <w:jc w:val="center"/>
              <w:rPr>
                <w:spacing w:val="-3"/>
                <w:sz w:val="21"/>
                <w:szCs w:val="21"/>
                <w:lang w:val="en-US"/>
              </w:rPr>
              <w:pPrChange w:id="914" w:author="Kleber Marques Lisboa" w:date="2023-10-24T09:41:00Z">
                <w:pPr>
                  <w:tabs>
                    <w:tab w:val="center" w:pos="4820"/>
                    <w:tab w:val="right" w:pos="9639"/>
                  </w:tabs>
                  <w:suppressAutoHyphens/>
                  <w:spacing w:before="20" w:after="0" w:line="240" w:lineRule="auto"/>
                  <w:ind w:firstLine="0"/>
                  <w:jc w:val="center"/>
                </w:pPr>
              </w:pPrChange>
            </w:pPr>
            <m:oMathPara>
              <m:oMath>
                <m:sSub>
                  <m:sSubPr>
                    <m:ctrlPr>
                      <w:rPr>
                        <w:rFonts w:ascii="Cambria Math" w:hAnsi="Cambria Math"/>
                        <w:i/>
                        <w:spacing w:val="-3"/>
                        <w:sz w:val="21"/>
                        <w:szCs w:val="21"/>
                        <w:lang w:val="en-US"/>
                      </w:rPr>
                    </m:ctrlPr>
                  </m:sSubPr>
                  <m:e>
                    <m:r>
                      <w:rPr>
                        <w:rFonts w:ascii="Cambria Math" w:hAnsi="Cambria Math"/>
                        <w:spacing w:val="-3"/>
                        <w:sz w:val="21"/>
                        <w:szCs w:val="21"/>
                        <w:lang w:val="en-US"/>
                      </w:rPr>
                      <m:t>r</m:t>
                    </m:r>
                  </m:e>
                  <m:sub>
                    <m:r>
                      <w:rPr>
                        <w:rFonts w:ascii="Cambria Math" w:hAnsi="Cambria Math"/>
                        <w:spacing w:val="-3"/>
                        <w:sz w:val="21"/>
                        <w:szCs w:val="21"/>
                        <w:lang w:val="en-US"/>
                      </w:rPr>
                      <m:t>l</m:t>
                    </m:r>
                  </m:sub>
                </m:sSub>
              </m:oMath>
            </m:oMathPara>
          </w:p>
        </w:tc>
        <w:tc>
          <w:tcPr>
            <w:tcW w:w="1418" w:type="dxa"/>
            <w:tcBorders>
              <w:top w:val="single" w:sz="4" w:space="0" w:color="auto"/>
            </w:tcBorders>
            <w:vAlign w:val="center"/>
          </w:tcPr>
          <w:p w14:paraId="5DDD70CD"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15"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lang w:val="en-US"/>
              </w:rPr>
              <w:t>mm</w:t>
            </w:r>
          </w:p>
        </w:tc>
        <w:tc>
          <w:tcPr>
            <w:tcW w:w="1843" w:type="dxa"/>
            <w:tcBorders>
              <w:top w:val="single" w:sz="4" w:space="0" w:color="auto"/>
            </w:tcBorders>
            <w:vAlign w:val="center"/>
          </w:tcPr>
          <w:p w14:paraId="133D520D"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16"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lang w:val="en-US"/>
              </w:rPr>
              <w:t>0</w:t>
            </w:r>
            <w:r w:rsidR="00171FDE" w:rsidRPr="00657587">
              <w:rPr>
                <w:spacing w:val="-3"/>
                <w:sz w:val="21"/>
                <w:szCs w:val="21"/>
                <w:lang w:val="en-US"/>
              </w:rPr>
              <w:t>.</w:t>
            </w:r>
            <w:r w:rsidRPr="00657587">
              <w:rPr>
                <w:spacing w:val="-3"/>
                <w:sz w:val="21"/>
                <w:szCs w:val="21"/>
                <w:lang w:val="en-US"/>
              </w:rPr>
              <w:t>3</w:t>
            </w:r>
          </w:p>
        </w:tc>
      </w:tr>
      <w:tr w:rsidR="00F1675A" w:rsidRPr="00C259D2" w14:paraId="7D45227E" w14:textId="77777777" w:rsidTr="00657587">
        <w:trPr>
          <w:trHeight w:val="170"/>
          <w:jc w:val="center"/>
        </w:trPr>
        <w:tc>
          <w:tcPr>
            <w:tcW w:w="3543" w:type="dxa"/>
          </w:tcPr>
          <w:p w14:paraId="2A558ABA"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17" w:author="Kleber Marques Lisboa" w:date="2023-10-24T09:41:00Z">
                <w:pPr>
                  <w:tabs>
                    <w:tab w:val="center" w:pos="4820"/>
                    <w:tab w:val="right" w:pos="9639"/>
                  </w:tabs>
                  <w:suppressAutoHyphens/>
                  <w:spacing w:before="20" w:after="0" w:line="240" w:lineRule="auto"/>
                  <w:ind w:firstLine="0"/>
                  <w:jc w:val="center"/>
                </w:pPr>
              </w:pPrChange>
            </w:pPr>
            <w:r w:rsidRPr="00657587">
              <w:rPr>
                <w:sz w:val="21"/>
                <w:szCs w:val="21"/>
              </w:rPr>
              <w:t>Membrane thickness</w:t>
            </w:r>
          </w:p>
        </w:tc>
        <w:tc>
          <w:tcPr>
            <w:tcW w:w="851" w:type="dxa"/>
            <w:vAlign w:val="center"/>
          </w:tcPr>
          <w:p w14:paraId="2EB7D1BF" w14:textId="3A096053" w:rsidR="00F1675A" w:rsidRPr="00864EEE" w:rsidRDefault="00864EEE">
            <w:pPr>
              <w:tabs>
                <w:tab w:val="center" w:pos="4820"/>
                <w:tab w:val="right" w:pos="9639"/>
              </w:tabs>
              <w:suppressAutoHyphens/>
              <w:spacing w:before="20" w:after="0"/>
              <w:ind w:firstLine="0"/>
              <w:jc w:val="center"/>
              <w:rPr>
                <w:spacing w:val="-3"/>
                <w:sz w:val="21"/>
                <w:szCs w:val="21"/>
                <w:lang w:val="en-US"/>
              </w:rPr>
              <w:pPrChange w:id="918" w:author="Kleber Marques Lisboa" w:date="2023-10-24T09:41:00Z">
                <w:pPr>
                  <w:tabs>
                    <w:tab w:val="center" w:pos="4820"/>
                    <w:tab w:val="right" w:pos="9639"/>
                  </w:tabs>
                  <w:suppressAutoHyphens/>
                  <w:spacing w:before="20" w:after="0" w:line="240" w:lineRule="auto"/>
                  <w:ind w:firstLine="0"/>
                  <w:jc w:val="center"/>
                </w:pPr>
              </w:pPrChange>
            </w:pPr>
            <m:oMathPara>
              <m:oMath>
                <m:r>
                  <w:rPr>
                    <w:rFonts w:ascii="Cambria Math" w:hAnsi="Cambria Math"/>
                    <w:spacing w:val="-3"/>
                    <w:sz w:val="21"/>
                    <w:szCs w:val="21"/>
                    <w:lang w:val="en-US"/>
                  </w:rPr>
                  <m:t>t</m:t>
                </m:r>
              </m:oMath>
            </m:oMathPara>
          </w:p>
        </w:tc>
        <w:tc>
          <w:tcPr>
            <w:tcW w:w="1418" w:type="dxa"/>
            <w:vAlign w:val="center"/>
          </w:tcPr>
          <w:p w14:paraId="5CF64D7F"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19"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lang w:val="en-US"/>
              </w:rPr>
              <w:t>mm</w:t>
            </w:r>
          </w:p>
        </w:tc>
        <w:tc>
          <w:tcPr>
            <w:tcW w:w="1843" w:type="dxa"/>
            <w:vAlign w:val="center"/>
          </w:tcPr>
          <w:p w14:paraId="7007FB6B"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20"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lang w:val="en-US"/>
              </w:rPr>
              <w:t>0</w:t>
            </w:r>
            <w:r w:rsidR="00171FDE" w:rsidRPr="00657587">
              <w:rPr>
                <w:spacing w:val="-3"/>
                <w:sz w:val="21"/>
                <w:szCs w:val="21"/>
                <w:lang w:val="en-US"/>
              </w:rPr>
              <w:t>.</w:t>
            </w:r>
            <w:r w:rsidRPr="00657587">
              <w:rPr>
                <w:spacing w:val="-3"/>
                <w:sz w:val="21"/>
                <w:szCs w:val="21"/>
                <w:lang w:val="en-US"/>
              </w:rPr>
              <w:t>1</w:t>
            </w:r>
          </w:p>
        </w:tc>
      </w:tr>
      <w:tr w:rsidR="00F1675A" w:rsidRPr="00C259D2" w14:paraId="327074DB" w14:textId="77777777" w:rsidTr="00657587">
        <w:trPr>
          <w:trHeight w:val="170"/>
          <w:jc w:val="center"/>
        </w:trPr>
        <w:tc>
          <w:tcPr>
            <w:tcW w:w="3543" w:type="dxa"/>
          </w:tcPr>
          <w:p w14:paraId="604927E5"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21" w:author="Kleber Marques Lisboa" w:date="2023-10-24T09:41:00Z">
                <w:pPr>
                  <w:tabs>
                    <w:tab w:val="center" w:pos="4820"/>
                    <w:tab w:val="right" w:pos="9639"/>
                  </w:tabs>
                  <w:suppressAutoHyphens/>
                  <w:spacing w:before="20" w:after="0" w:line="240" w:lineRule="auto"/>
                  <w:ind w:firstLine="0"/>
                  <w:jc w:val="center"/>
                </w:pPr>
              </w:pPrChange>
            </w:pPr>
            <w:r w:rsidRPr="00657587">
              <w:rPr>
                <w:sz w:val="21"/>
                <w:szCs w:val="21"/>
              </w:rPr>
              <w:t>Polymer thermal conductivity</w:t>
            </w:r>
          </w:p>
        </w:tc>
        <w:tc>
          <w:tcPr>
            <w:tcW w:w="851" w:type="dxa"/>
            <w:vAlign w:val="center"/>
          </w:tcPr>
          <w:p w14:paraId="718C5A39" w14:textId="579675EC" w:rsidR="00F1675A" w:rsidRPr="00864EEE" w:rsidRDefault="00000000">
            <w:pPr>
              <w:tabs>
                <w:tab w:val="center" w:pos="4820"/>
                <w:tab w:val="right" w:pos="9639"/>
              </w:tabs>
              <w:suppressAutoHyphens/>
              <w:spacing w:before="20" w:after="0"/>
              <w:ind w:firstLine="0"/>
              <w:jc w:val="center"/>
              <w:rPr>
                <w:spacing w:val="-3"/>
                <w:sz w:val="21"/>
                <w:szCs w:val="21"/>
                <w:lang w:val="en-US"/>
              </w:rPr>
              <w:pPrChange w:id="922" w:author="Kleber Marques Lisboa" w:date="2023-10-24T09:41:00Z">
                <w:pPr>
                  <w:tabs>
                    <w:tab w:val="center" w:pos="4820"/>
                    <w:tab w:val="right" w:pos="9639"/>
                  </w:tabs>
                  <w:suppressAutoHyphens/>
                  <w:spacing w:before="20" w:after="0" w:line="240" w:lineRule="auto"/>
                  <w:ind w:firstLine="0"/>
                  <w:jc w:val="center"/>
                </w:pPr>
              </w:pPrChange>
            </w:pPr>
            <m:oMathPara>
              <m:oMath>
                <m:sSub>
                  <m:sSubPr>
                    <m:ctrlPr>
                      <w:rPr>
                        <w:rFonts w:ascii="Cambria Math" w:hAnsi="Cambria Math"/>
                        <w:i/>
                        <w:spacing w:val="-3"/>
                        <w:sz w:val="21"/>
                        <w:szCs w:val="21"/>
                        <w:lang w:val="en-US"/>
                      </w:rPr>
                    </m:ctrlPr>
                  </m:sSubPr>
                  <m:e>
                    <m:r>
                      <w:rPr>
                        <w:rFonts w:ascii="Cambria Math" w:hAnsi="Cambria Math"/>
                        <w:spacing w:val="-3"/>
                        <w:sz w:val="21"/>
                        <w:szCs w:val="21"/>
                        <w:lang w:val="en-US"/>
                      </w:rPr>
                      <m:t>k</m:t>
                    </m:r>
                  </m:e>
                  <m:sub>
                    <m:r>
                      <w:rPr>
                        <w:rFonts w:ascii="Cambria Math" w:hAnsi="Cambria Math"/>
                        <w:spacing w:val="-3"/>
                        <w:sz w:val="21"/>
                        <w:szCs w:val="21"/>
                        <w:lang w:val="en-US"/>
                      </w:rPr>
                      <m:t>p</m:t>
                    </m:r>
                  </m:sub>
                </m:sSub>
              </m:oMath>
            </m:oMathPara>
          </w:p>
        </w:tc>
        <w:tc>
          <w:tcPr>
            <w:tcW w:w="1418" w:type="dxa"/>
            <w:vAlign w:val="center"/>
          </w:tcPr>
          <w:p w14:paraId="306E3B56"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23"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lang w:val="en-US"/>
              </w:rPr>
              <w:t>W/(m.K)</w:t>
            </w:r>
          </w:p>
        </w:tc>
        <w:tc>
          <w:tcPr>
            <w:tcW w:w="1843" w:type="dxa"/>
            <w:vAlign w:val="center"/>
          </w:tcPr>
          <w:p w14:paraId="0FE72B2F"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24"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lang w:val="en-US"/>
              </w:rPr>
              <w:t>0</w:t>
            </w:r>
            <w:r w:rsidR="00171FDE" w:rsidRPr="00657587">
              <w:rPr>
                <w:spacing w:val="-3"/>
                <w:sz w:val="21"/>
                <w:szCs w:val="21"/>
                <w:lang w:val="en-US"/>
              </w:rPr>
              <w:t>.</w:t>
            </w:r>
            <w:r w:rsidRPr="00657587">
              <w:rPr>
                <w:spacing w:val="-3"/>
                <w:sz w:val="21"/>
                <w:szCs w:val="21"/>
                <w:lang w:val="en-US"/>
              </w:rPr>
              <w:t>2</w:t>
            </w:r>
          </w:p>
        </w:tc>
      </w:tr>
      <w:tr w:rsidR="00F1675A" w:rsidRPr="00C259D2" w14:paraId="6B276471" w14:textId="77777777" w:rsidTr="00657587">
        <w:trPr>
          <w:trHeight w:val="170"/>
          <w:jc w:val="center"/>
        </w:trPr>
        <w:tc>
          <w:tcPr>
            <w:tcW w:w="3543" w:type="dxa"/>
          </w:tcPr>
          <w:p w14:paraId="1F3FB3AD"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25" w:author="Kleber Marques Lisboa" w:date="2023-10-24T09:41:00Z">
                <w:pPr>
                  <w:tabs>
                    <w:tab w:val="center" w:pos="4820"/>
                    <w:tab w:val="right" w:pos="9639"/>
                  </w:tabs>
                  <w:suppressAutoHyphens/>
                  <w:spacing w:before="20" w:after="0" w:line="240" w:lineRule="auto"/>
                  <w:ind w:firstLine="0"/>
                  <w:jc w:val="center"/>
                </w:pPr>
              </w:pPrChange>
            </w:pPr>
            <w:r w:rsidRPr="00657587">
              <w:rPr>
                <w:sz w:val="21"/>
                <w:szCs w:val="21"/>
              </w:rPr>
              <w:t>Average pore diameter</w:t>
            </w:r>
          </w:p>
        </w:tc>
        <w:tc>
          <w:tcPr>
            <w:tcW w:w="851" w:type="dxa"/>
            <w:vAlign w:val="center"/>
          </w:tcPr>
          <w:p w14:paraId="69DCBD93" w14:textId="037378CB" w:rsidR="00F1675A" w:rsidRPr="00864EEE" w:rsidRDefault="00000000">
            <w:pPr>
              <w:tabs>
                <w:tab w:val="center" w:pos="4820"/>
                <w:tab w:val="right" w:pos="9639"/>
              </w:tabs>
              <w:suppressAutoHyphens/>
              <w:spacing w:before="20" w:after="0"/>
              <w:ind w:firstLine="0"/>
              <w:jc w:val="center"/>
              <w:rPr>
                <w:spacing w:val="-3"/>
                <w:sz w:val="21"/>
                <w:szCs w:val="21"/>
                <w:lang w:val="en-US"/>
              </w:rPr>
              <w:pPrChange w:id="926" w:author="Kleber Marques Lisboa" w:date="2023-10-24T09:41:00Z">
                <w:pPr>
                  <w:tabs>
                    <w:tab w:val="center" w:pos="4820"/>
                    <w:tab w:val="right" w:pos="9639"/>
                  </w:tabs>
                  <w:suppressAutoHyphens/>
                  <w:spacing w:before="20" w:after="0" w:line="240" w:lineRule="auto"/>
                  <w:ind w:firstLine="0"/>
                  <w:jc w:val="center"/>
                </w:pPr>
              </w:pPrChange>
            </w:pPr>
            <m:oMathPara>
              <m:oMath>
                <m:sSub>
                  <m:sSubPr>
                    <m:ctrlPr>
                      <w:rPr>
                        <w:rFonts w:ascii="Cambria Math" w:hAnsi="Cambria Math"/>
                        <w:i/>
                        <w:spacing w:val="-3"/>
                        <w:sz w:val="21"/>
                        <w:szCs w:val="21"/>
                        <w:lang w:val="en-US"/>
                      </w:rPr>
                    </m:ctrlPr>
                  </m:sSubPr>
                  <m:e>
                    <m:r>
                      <w:rPr>
                        <w:rFonts w:ascii="Cambria Math" w:hAnsi="Cambria Math"/>
                        <w:spacing w:val="-3"/>
                        <w:sz w:val="21"/>
                        <w:szCs w:val="21"/>
                        <w:lang w:val="en-US"/>
                      </w:rPr>
                      <m:t>d</m:t>
                    </m:r>
                  </m:e>
                  <m:sub>
                    <m:r>
                      <w:rPr>
                        <w:rFonts w:ascii="Cambria Math" w:hAnsi="Cambria Math"/>
                        <w:spacing w:val="-3"/>
                        <w:sz w:val="21"/>
                        <w:szCs w:val="21"/>
                        <w:lang w:val="en-US"/>
                      </w:rPr>
                      <m:t>p</m:t>
                    </m:r>
                  </m:sub>
                </m:sSub>
              </m:oMath>
            </m:oMathPara>
          </w:p>
        </w:tc>
        <w:tc>
          <w:tcPr>
            <w:tcW w:w="1418" w:type="dxa"/>
            <w:vAlign w:val="center"/>
          </w:tcPr>
          <w:p w14:paraId="5461A66A"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27" w:author="Kleber Marques Lisboa" w:date="2023-10-24T09:41:00Z">
                <w:pPr>
                  <w:tabs>
                    <w:tab w:val="center" w:pos="4820"/>
                    <w:tab w:val="right" w:pos="9639"/>
                  </w:tabs>
                  <w:suppressAutoHyphens/>
                  <w:spacing w:before="20" w:after="0" w:line="240" w:lineRule="auto"/>
                  <w:ind w:firstLine="0"/>
                  <w:jc w:val="center"/>
                </w:pPr>
              </w:pPrChange>
            </w:pPr>
            <w:r w:rsidRPr="00657587">
              <w:rPr>
                <w:rFonts w:ascii="Symbol" w:hAnsi="Symbol"/>
                <w:spacing w:val="-3"/>
                <w:sz w:val="21"/>
                <w:szCs w:val="21"/>
                <w:lang w:val="en-US"/>
              </w:rPr>
              <w:t>m</w:t>
            </w:r>
            <w:r w:rsidRPr="00657587">
              <w:rPr>
                <w:spacing w:val="-3"/>
                <w:sz w:val="21"/>
                <w:szCs w:val="21"/>
                <w:lang w:val="en-US"/>
              </w:rPr>
              <w:t>m</w:t>
            </w:r>
          </w:p>
        </w:tc>
        <w:tc>
          <w:tcPr>
            <w:tcW w:w="1843" w:type="dxa"/>
            <w:vAlign w:val="center"/>
          </w:tcPr>
          <w:p w14:paraId="413A0D92"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28"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lang w:val="en-US"/>
              </w:rPr>
              <w:t>0</w:t>
            </w:r>
            <w:r w:rsidR="00171FDE" w:rsidRPr="00657587">
              <w:rPr>
                <w:spacing w:val="-3"/>
                <w:sz w:val="21"/>
                <w:szCs w:val="21"/>
                <w:lang w:val="en-US"/>
              </w:rPr>
              <w:t>.</w:t>
            </w:r>
            <w:r w:rsidRPr="00657587">
              <w:rPr>
                <w:spacing w:val="-3"/>
                <w:sz w:val="21"/>
                <w:szCs w:val="21"/>
                <w:lang w:val="en-US"/>
              </w:rPr>
              <w:t>2</w:t>
            </w:r>
          </w:p>
        </w:tc>
      </w:tr>
      <w:tr w:rsidR="00F1675A" w:rsidRPr="00C259D2" w14:paraId="2B9FA195" w14:textId="77777777" w:rsidTr="00657587">
        <w:trPr>
          <w:trHeight w:val="170"/>
          <w:jc w:val="center"/>
        </w:trPr>
        <w:tc>
          <w:tcPr>
            <w:tcW w:w="3543" w:type="dxa"/>
          </w:tcPr>
          <w:p w14:paraId="61452B0D"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29" w:author="Kleber Marques Lisboa" w:date="2023-10-24T09:41:00Z">
                <w:pPr>
                  <w:tabs>
                    <w:tab w:val="center" w:pos="4820"/>
                    <w:tab w:val="right" w:pos="9639"/>
                  </w:tabs>
                  <w:suppressAutoHyphens/>
                  <w:spacing w:before="20" w:after="0" w:line="240" w:lineRule="auto"/>
                  <w:ind w:firstLine="0"/>
                  <w:jc w:val="center"/>
                </w:pPr>
              </w:pPrChange>
            </w:pPr>
            <w:r w:rsidRPr="00657587">
              <w:rPr>
                <w:sz w:val="21"/>
                <w:szCs w:val="21"/>
              </w:rPr>
              <w:t>Membrane porosity</w:t>
            </w:r>
          </w:p>
        </w:tc>
        <w:tc>
          <w:tcPr>
            <w:tcW w:w="851" w:type="dxa"/>
            <w:vAlign w:val="center"/>
          </w:tcPr>
          <w:p w14:paraId="3591700F" w14:textId="6BC595FC" w:rsidR="00F1675A" w:rsidRPr="00864EEE" w:rsidRDefault="00000000">
            <w:pPr>
              <w:tabs>
                <w:tab w:val="center" w:pos="4820"/>
                <w:tab w:val="right" w:pos="9639"/>
              </w:tabs>
              <w:suppressAutoHyphens/>
              <w:spacing w:before="20" w:after="0"/>
              <w:ind w:firstLine="0"/>
              <w:jc w:val="center"/>
              <w:rPr>
                <w:rFonts w:ascii="Symbol" w:hAnsi="Symbol"/>
                <w:spacing w:val="-3"/>
                <w:sz w:val="21"/>
                <w:szCs w:val="21"/>
                <w:lang w:val="en-US"/>
              </w:rPr>
              <w:pPrChange w:id="930" w:author="Kleber Marques Lisboa" w:date="2023-10-24T09:41:00Z">
                <w:pPr>
                  <w:tabs>
                    <w:tab w:val="center" w:pos="4820"/>
                    <w:tab w:val="right" w:pos="9639"/>
                  </w:tabs>
                  <w:suppressAutoHyphens/>
                  <w:spacing w:before="20" w:after="0" w:line="240" w:lineRule="auto"/>
                  <w:ind w:firstLine="0"/>
                  <w:jc w:val="center"/>
                </w:pPr>
              </w:pPrChange>
            </w:pPr>
            <m:oMathPara>
              <m:oMath>
                <m:sSub>
                  <m:sSubPr>
                    <m:ctrlPr>
                      <w:rPr>
                        <w:rFonts w:ascii="Cambria Math" w:hAnsi="Cambria Math"/>
                        <w:spacing w:val="-3"/>
                        <w:sz w:val="21"/>
                        <w:szCs w:val="21"/>
                        <w:lang w:val="en-US"/>
                      </w:rPr>
                    </m:ctrlPr>
                  </m:sSubPr>
                  <m:e>
                    <m:r>
                      <w:rPr>
                        <w:rFonts w:ascii="Cambria Math" w:hAnsi="Cambria Math"/>
                        <w:i/>
                        <w:spacing w:val="-3"/>
                        <w:sz w:val="21"/>
                        <w:szCs w:val="21"/>
                        <w:lang w:val="en-US"/>
                      </w:rPr>
                      <w:sym w:font="Symbol" w:char="F065"/>
                    </m:r>
                  </m:e>
                  <m:sub>
                    <m:r>
                      <w:rPr>
                        <w:rFonts w:ascii="Cambria Math" w:hAnsi="Cambria Math"/>
                        <w:spacing w:val="-3"/>
                        <w:sz w:val="21"/>
                        <w:szCs w:val="21"/>
                        <w:lang w:val="en-US"/>
                      </w:rPr>
                      <m:t>m</m:t>
                    </m:r>
                  </m:sub>
                </m:sSub>
              </m:oMath>
            </m:oMathPara>
          </w:p>
        </w:tc>
        <w:tc>
          <w:tcPr>
            <w:tcW w:w="1418" w:type="dxa"/>
            <w:vAlign w:val="center"/>
          </w:tcPr>
          <w:p w14:paraId="2784BD3A"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31"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lang w:val="en-US"/>
              </w:rPr>
              <w:t>---</w:t>
            </w:r>
          </w:p>
        </w:tc>
        <w:tc>
          <w:tcPr>
            <w:tcW w:w="1843" w:type="dxa"/>
            <w:vAlign w:val="center"/>
          </w:tcPr>
          <w:p w14:paraId="2A5C2261"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32"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lang w:val="en-US"/>
              </w:rPr>
              <w:t>0</w:t>
            </w:r>
            <w:r w:rsidR="00171FDE" w:rsidRPr="00657587">
              <w:rPr>
                <w:spacing w:val="-3"/>
                <w:sz w:val="21"/>
                <w:szCs w:val="21"/>
                <w:lang w:val="en-US"/>
              </w:rPr>
              <w:t>.</w:t>
            </w:r>
            <w:r w:rsidRPr="00657587">
              <w:rPr>
                <w:spacing w:val="-3"/>
                <w:sz w:val="21"/>
                <w:szCs w:val="21"/>
                <w:lang w:val="en-US"/>
              </w:rPr>
              <w:t>8</w:t>
            </w:r>
          </w:p>
        </w:tc>
      </w:tr>
      <w:tr w:rsidR="00F1675A" w:rsidRPr="00C259D2" w14:paraId="5C16C5DB" w14:textId="77777777" w:rsidTr="00657587">
        <w:trPr>
          <w:trHeight w:val="170"/>
          <w:jc w:val="center"/>
        </w:trPr>
        <w:tc>
          <w:tcPr>
            <w:tcW w:w="3543" w:type="dxa"/>
          </w:tcPr>
          <w:p w14:paraId="26068967"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33" w:author="Kleber Marques Lisboa" w:date="2023-10-24T09:41:00Z">
                <w:pPr>
                  <w:tabs>
                    <w:tab w:val="center" w:pos="4820"/>
                    <w:tab w:val="right" w:pos="9639"/>
                  </w:tabs>
                  <w:suppressAutoHyphens/>
                  <w:spacing w:before="20" w:after="0" w:line="240" w:lineRule="auto"/>
                  <w:ind w:firstLine="0"/>
                  <w:jc w:val="center"/>
                </w:pPr>
              </w:pPrChange>
            </w:pPr>
            <w:r w:rsidRPr="00657587">
              <w:rPr>
                <w:sz w:val="21"/>
                <w:szCs w:val="21"/>
                <w:lang w:val="en-US"/>
              </w:rPr>
              <w:t>Inlet temperature on shell side</w:t>
            </w:r>
          </w:p>
        </w:tc>
        <w:tc>
          <w:tcPr>
            <w:tcW w:w="851" w:type="dxa"/>
            <w:vAlign w:val="center"/>
          </w:tcPr>
          <w:p w14:paraId="63D1F7B4" w14:textId="5AB6022D" w:rsidR="00F1675A" w:rsidRPr="00864EEE" w:rsidRDefault="00000000">
            <w:pPr>
              <w:tabs>
                <w:tab w:val="center" w:pos="4820"/>
                <w:tab w:val="right" w:pos="9639"/>
              </w:tabs>
              <w:suppressAutoHyphens/>
              <w:spacing w:before="20" w:after="0"/>
              <w:ind w:firstLine="0"/>
              <w:jc w:val="center"/>
              <w:rPr>
                <w:spacing w:val="-3"/>
                <w:sz w:val="21"/>
                <w:szCs w:val="21"/>
                <w:lang w:val="en-US"/>
              </w:rPr>
              <w:pPrChange w:id="934" w:author="Kleber Marques Lisboa" w:date="2023-10-24T09:41:00Z">
                <w:pPr>
                  <w:tabs>
                    <w:tab w:val="center" w:pos="4820"/>
                    <w:tab w:val="right" w:pos="9639"/>
                  </w:tabs>
                  <w:suppressAutoHyphens/>
                  <w:spacing w:before="20" w:after="0" w:line="240" w:lineRule="auto"/>
                  <w:ind w:firstLine="0"/>
                  <w:jc w:val="center"/>
                </w:pPr>
              </w:pPrChange>
            </w:pPr>
            <m:oMathPara>
              <m:oMath>
                <m:sSub>
                  <m:sSubPr>
                    <m:ctrlPr>
                      <w:rPr>
                        <w:rFonts w:ascii="Cambria Math" w:hAnsi="Cambria Math"/>
                        <w:i/>
                        <w:spacing w:val="-3"/>
                        <w:sz w:val="21"/>
                        <w:szCs w:val="21"/>
                        <w:lang w:val="en-US"/>
                      </w:rPr>
                    </m:ctrlPr>
                  </m:sSubPr>
                  <m:e>
                    <m:r>
                      <w:rPr>
                        <w:rFonts w:ascii="Cambria Math" w:hAnsi="Cambria Math"/>
                        <w:spacing w:val="-3"/>
                        <w:sz w:val="21"/>
                        <w:szCs w:val="21"/>
                        <w:lang w:val="en-US"/>
                      </w:rPr>
                      <m:t>T</m:t>
                    </m:r>
                  </m:e>
                  <m:sub>
                    <m:r>
                      <w:rPr>
                        <w:rFonts w:ascii="Cambria Math" w:hAnsi="Cambria Math"/>
                        <w:spacing w:val="-3"/>
                        <w:sz w:val="21"/>
                        <w:szCs w:val="21"/>
                        <w:lang w:val="en-US"/>
                      </w:rPr>
                      <m:t>e_s</m:t>
                    </m:r>
                  </m:sub>
                </m:sSub>
              </m:oMath>
            </m:oMathPara>
          </w:p>
        </w:tc>
        <w:tc>
          <w:tcPr>
            <w:tcW w:w="1418" w:type="dxa"/>
            <w:vAlign w:val="center"/>
          </w:tcPr>
          <w:p w14:paraId="09189294"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35"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vertAlign w:val="superscript"/>
                <w:lang w:val="en-US"/>
              </w:rPr>
              <w:t>o</w:t>
            </w:r>
            <w:r w:rsidRPr="00657587">
              <w:rPr>
                <w:spacing w:val="-3"/>
                <w:sz w:val="21"/>
                <w:szCs w:val="21"/>
                <w:lang w:val="en-US"/>
              </w:rPr>
              <w:t>C</w:t>
            </w:r>
          </w:p>
        </w:tc>
        <w:tc>
          <w:tcPr>
            <w:tcW w:w="1843" w:type="dxa"/>
            <w:vAlign w:val="center"/>
          </w:tcPr>
          <w:p w14:paraId="0EBBF79C"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36"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lang w:val="en-US"/>
              </w:rPr>
              <w:t>80</w:t>
            </w:r>
          </w:p>
        </w:tc>
      </w:tr>
      <w:tr w:rsidR="00F1675A" w:rsidRPr="00C259D2" w14:paraId="2D2BA4AE" w14:textId="77777777" w:rsidTr="00657587">
        <w:trPr>
          <w:trHeight w:val="170"/>
          <w:jc w:val="center"/>
        </w:trPr>
        <w:tc>
          <w:tcPr>
            <w:tcW w:w="3543" w:type="dxa"/>
          </w:tcPr>
          <w:p w14:paraId="70B14683"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37" w:author="Kleber Marques Lisboa" w:date="2023-10-24T09:41:00Z">
                <w:pPr>
                  <w:tabs>
                    <w:tab w:val="center" w:pos="4820"/>
                    <w:tab w:val="right" w:pos="9639"/>
                  </w:tabs>
                  <w:suppressAutoHyphens/>
                  <w:spacing w:before="20" w:after="0" w:line="240" w:lineRule="auto"/>
                  <w:ind w:firstLine="0"/>
                  <w:jc w:val="center"/>
                </w:pPr>
              </w:pPrChange>
            </w:pPr>
            <w:r w:rsidRPr="00657587">
              <w:rPr>
                <w:sz w:val="21"/>
                <w:szCs w:val="21"/>
                <w:lang w:val="en-US"/>
              </w:rPr>
              <w:t>Inlet temperature on the lumen side</w:t>
            </w:r>
          </w:p>
        </w:tc>
        <w:tc>
          <w:tcPr>
            <w:tcW w:w="851" w:type="dxa"/>
            <w:vAlign w:val="center"/>
          </w:tcPr>
          <w:p w14:paraId="5BEAF544" w14:textId="4E62331B" w:rsidR="00F1675A" w:rsidRPr="00864EEE" w:rsidRDefault="00000000">
            <w:pPr>
              <w:tabs>
                <w:tab w:val="center" w:pos="4820"/>
                <w:tab w:val="right" w:pos="9639"/>
              </w:tabs>
              <w:suppressAutoHyphens/>
              <w:spacing w:before="20" w:after="0"/>
              <w:ind w:firstLine="0"/>
              <w:jc w:val="center"/>
              <w:rPr>
                <w:spacing w:val="-3"/>
                <w:sz w:val="21"/>
                <w:szCs w:val="21"/>
                <w:lang w:val="en-US"/>
              </w:rPr>
              <w:pPrChange w:id="938" w:author="Kleber Marques Lisboa" w:date="2023-10-24T09:41:00Z">
                <w:pPr>
                  <w:tabs>
                    <w:tab w:val="center" w:pos="4820"/>
                    <w:tab w:val="right" w:pos="9639"/>
                  </w:tabs>
                  <w:suppressAutoHyphens/>
                  <w:spacing w:before="20" w:after="0" w:line="240" w:lineRule="auto"/>
                  <w:ind w:firstLine="0"/>
                  <w:jc w:val="center"/>
                </w:pPr>
              </w:pPrChange>
            </w:pPr>
            <m:oMathPara>
              <m:oMath>
                <m:sSub>
                  <m:sSubPr>
                    <m:ctrlPr>
                      <w:rPr>
                        <w:rFonts w:ascii="Cambria Math" w:hAnsi="Cambria Math"/>
                        <w:i/>
                        <w:spacing w:val="-3"/>
                        <w:sz w:val="21"/>
                        <w:szCs w:val="21"/>
                        <w:lang w:val="en-US"/>
                      </w:rPr>
                    </m:ctrlPr>
                  </m:sSubPr>
                  <m:e>
                    <m:r>
                      <w:rPr>
                        <w:rFonts w:ascii="Cambria Math" w:hAnsi="Cambria Math"/>
                        <w:spacing w:val="-3"/>
                        <w:sz w:val="21"/>
                        <w:szCs w:val="21"/>
                        <w:lang w:val="en-US"/>
                      </w:rPr>
                      <m:t>T</m:t>
                    </m:r>
                  </m:e>
                  <m:sub>
                    <m:r>
                      <w:rPr>
                        <w:rFonts w:ascii="Cambria Math" w:hAnsi="Cambria Math"/>
                        <w:spacing w:val="-3"/>
                        <w:sz w:val="21"/>
                        <w:szCs w:val="21"/>
                        <w:lang w:val="en-US"/>
                      </w:rPr>
                      <m:t>e_l</m:t>
                    </m:r>
                  </m:sub>
                </m:sSub>
              </m:oMath>
            </m:oMathPara>
          </w:p>
        </w:tc>
        <w:tc>
          <w:tcPr>
            <w:tcW w:w="1418" w:type="dxa"/>
            <w:vAlign w:val="center"/>
          </w:tcPr>
          <w:p w14:paraId="5FD01E46"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39"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vertAlign w:val="superscript"/>
                <w:lang w:val="en-US"/>
              </w:rPr>
              <w:t>o</w:t>
            </w:r>
            <w:r w:rsidRPr="00657587">
              <w:rPr>
                <w:spacing w:val="-3"/>
                <w:sz w:val="21"/>
                <w:szCs w:val="21"/>
                <w:lang w:val="en-US"/>
              </w:rPr>
              <w:t>C</w:t>
            </w:r>
          </w:p>
        </w:tc>
        <w:tc>
          <w:tcPr>
            <w:tcW w:w="1843" w:type="dxa"/>
            <w:vAlign w:val="center"/>
          </w:tcPr>
          <w:p w14:paraId="4E2644D6"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40"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lang w:val="en-US"/>
              </w:rPr>
              <w:t>25</w:t>
            </w:r>
          </w:p>
        </w:tc>
      </w:tr>
      <w:tr w:rsidR="00F1675A" w:rsidRPr="00C259D2" w14:paraId="2DA64D7A" w14:textId="77777777" w:rsidTr="00657587">
        <w:trPr>
          <w:trHeight w:val="170"/>
          <w:jc w:val="center"/>
        </w:trPr>
        <w:tc>
          <w:tcPr>
            <w:tcW w:w="3543" w:type="dxa"/>
          </w:tcPr>
          <w:p w14:paraId="7E596001"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41" w:author="Kleber Marques Lisboa" w:date="2023-10-24T09:41:00Z">
                <w:pPr>
                  <w:tabs>
                    <w:tab w:val="center" w:pos="4820"/>
                    <w:tab w:val="right" w:pos="9639"/>
                  </w:tabs>
                  <w:suppressAutoHyphens/>
                  <w:spacing w:before="20" w:after="0" w:line="240" w:lineRule="auto"/>
                  <w:ind w:firstLine="0"/>
                  <w:jc w:val="center"/>
                </w:pPr>
              </w:pPrChange>
            </w:pPr>
            <w:r w:rsidRPr="00657587">
              <w:rPr>
                <w:sz w:val="21"/>
                <w:szCs w:val="21"/>
              </w:rPr>
              <w:t>Total pore pressure</w:t>
            </w:r>
          </w:p>
        </w:tc>
        <w:tc>
          <w:tcPr>
            <w:tcW w:w="851" w:type="dxa"/>
            <w:vAlign w:val="center"/>
          </w:tcPr>
          <w:p w14:paraId="45C4FA6D" w14:textId="595F272F" w:rsidR="00F1675A" w:rsidRPr="00864EEE" w:rsidRDefault="00864EEE">
            <w:pPr>
              <w:tabs>
                <w:tab w:val="center" w:pos="4820"/>
                <w:tab w:val="right" w:pos="9639"/>
              </w:tabs>
              <w:suppressAutoHyphens/>
              <w:spacing w:before="20" w:after="0"/>
              <w:ind w:firstLine="0"/>
              <w:jc w:val="center"/>
              <w:rPr>
                <w:spacing w:val="-3"/>
                <w:sz w:val="21"/>
                <w:szCs w:val="21"/>
                <w:lang w:val="en-US"/>
              </w:rPr>
              <w:pPrChange w:id="942" w:author="Kleber Marques Lisboa" w:date="2023-10-24T09:41:00Z">
                <w:pPr>
                  <w:tabs>
                    <w:tab w:val="center" w:pos="4820"/>
                    <w:tab w:val="right" w:pos="9639"/>
                  </w:tabs>
                  <w:suppressAutoHyphens/>
                  <w:spacing w:before="20" w:after="0" w:line="240" w:lineRule="auto"/>
                  <w:ind w:firstLine="0"/>
                  <w:jc w:val="center"/>
                </w:pPr>
              </w:pPrChange>
            </w:pPr>
            <m:oMathPara>
              <m:oMath>
                <m:r>
                  <w:rPr>
                    <w:rFonts w:ascii="Cambria Math" w:hAnsi="Cambria Math"/>
                    <w:spacing w:val="-3"/>
                    <w:sz w:val="21"/>
                    <w:szCs w:val="21"/>
                    <w:lang w:val="en-US"/>
                  </w:rPr>
                  <m:t>P</m:t>
                </m:r>
              </m:oMath>
            </m:oMathPara>
          </w:p>
        </w:tc>
        <w:tc>
          <w:tcPr>
            <w:tcW w:w="1418" w:type="dxa"/>
            <w:vAlign w:val="center"/>
          </w:tcPr>
          <w:p w14:paraId="30C80F60"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43"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lang w:val="en-US"/>
              </w:rPr>
              <w:t>kPa</w:t>
            </w:r>
          </w:p>
        </w:tc>
        <w:tc>
          <w:tcPr>
            <w:tcW w:w="1843" w:type="dxa"/>
            <w:vAlign w:val="center"/>
          </w:tcPr>
          <w:p w14:paraId="06029F4F"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44"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lang w:val="en-US"/>
              </w:rPr>
              <w:t>101</w:t>
            </w:r>
            <w:r w:rsidR="00171FDE" w:rsidRPr="00657587">
              <w:rPr>
                <w:spacing w:val="-3"/>
                <w:sz w:val="21"/>
                <w:szCs w:val="21"/>
                <w:lang w:val="en-US"/>
              </w:rPr>
              <w:t>.</w:t>
            </w:r>
            <w:r w:rsidRPr="00657587">
              <w:rPr>
                <w:spacing w:val="-3"/>
                <w:sz w:val="21"/>
                <w:szCs w:val="21"/>
                <w:lang w:val="en-US"/>
              </w:rPr>
              <w:t>325</w:t>
            </w:r>
          </w:p>
        </w:tc>
      </w:tr>
      <w:tr w:rsidR="00F1675A" w:rsidRPr="00C259D2" w14:paraId="442D7F5E" w14:textId="77777777" w:rsidTr="00657587">
        <w:trPr>
          <w:trHeight w:val="170"/>
          <w:jc w:val="center"/>
        </w:trPr>
        <w:tc>
          <w:tcPr>
            <w:tcW w:w="3543" w:type="dxa"/>
          </w:tcPr>
          <w:p w14:paraId="5FF70880"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45" w:author="Kleber Marques Lisboa" w:date="2023-10-24T09:41:00Z">
                <w:pPr>
                  <w:tabs>
                    <w:tab w:val="center" w:pos="4820"/>
                    <w:tab w:val="right" w:pos="9639"/>
                  </w:tabs>
                  <w:suppressAutoHyphens/>
                  <w:spacing w:before="20" w:after="0" w:line="240" w:lineRule="auto"/>
                  <w:ind w:firstLine="0"/>
                  <w:jc w:val="center"/>
                </w:pPr>
              </w:pPrChange>
            </w:pPr>
            <w:r w:rsidRPr="00657587">
              <w:rPr>
                <w:sz w:val="21"/>
                <w:szCs w:val="21"/>
              </w:rPr>
              <w:t>Shell-side flow rate</w:t>
            </w:r>
          </w:p>
        </w:tc>
        <w:tc>
          <w:tcPr>
            <w:tcW w:w="851" w:type="dxa"/>
            <w:vAlign w:val="center"/>
          </w:tcPr>
          <w:p w14:paraId="230E05C5" w14:textId="33CDFFBC" w:rsidR="00F1675A" w:rsidRPr="00864EEE" w:rsidRDefault="00000000">
            <w:pPr>
              <w:tabs>
                <w:tab w:val="center" w:pos="4820"/>
                <w:tab w:val="right" w:pos="9639"/>
              </w:tabs>
              <w:suppressAutoHyphens/>
              <w:spacing w:before="20" w:after="0"/>
              <w:ind w:firstLine="0"/>
              <w:jc w:val="center"/>
              <w:rPr>
                <w:spacing w:val="-3"/>
                <w:sz w:val="21"/>
                <w:szCs w:val="21"/>
                <w:lang w:val="en-US"/>
              </w:rPr>
              <w:pPrChange w:id="946" w:author="Kleber Marques Lisboa" w:date="2023-10-24T09:41:00Z">
                <w:pPr>
                  <w:tabs>
                    <w:tab w:val="center" w:pos="4820"/>
                    <w:tab w:val="right" w:pos="9639"/>
                  </w:tabs>
                  <w:suppressAutoHyphens/>
                  <w:spacing w:before="20" w:after="0" w:line="240" w:lineRule="auto"/>
                  <w:ind w:firstLine="0"/>
                  <w:jc w:val="center"/>
                </w:pPr>
              </w:pPrChange>
            </w:pPr>
            <m:oMathPara>
              <m:oMath>
                <m:sSub>
                  <m:sSubPr>
                    <m:ctrlPr>
                      <w:rPr>
                        <w:rFonts w:ascii="Cambria Math" w:hAnsi="Cambria Math"/>
                        <w:i/>
                        <w:spacing w:val="-3"/>
                        <w:sz w:val="21"/>
                        <w:szCs w:val="21"/>
                        <w:lang w:val="en-US"/>
                      </w:rPr>
                    </m:ctrlPr>
                  </m:sSubPr>
                  <m:e>
                    <m:acc>
                      <m:accPr>
                        <m:chr m:val="̇"/>
                        <m:ctrlPr>
                          <w:rPr>
                            <w:rFonts w:ascii="Cambria Math" w:hAnsi="Cambria Math"/>
                            <w:i/>
                            <w:spacing w:val="-3"/>
                            <w:sz w:val="21"/>
                            <w:szCs w:val="21"/>
                            <w:lang w:val="en-US"/>
                          </w:rPr>
                        </m:ctrlPr>
                      </m:accPr>
                      <m:e>
                        <m:r>
                          <w:rPr>
                            <w:rFonts w:ascii="Cambria Math" w:hAnsi="Cambria Math"/>
                            <w:spacing w:val="-3"/>
                            <w:sz w:val="21"/>
                            <w:szCs w:val="21"/>
                            <w:lang w:val="en-US"/>
                          </w:rPr>
                          <m:t>V</m:t>
                        </m:r>
                      </m:e>
                    </m:acc>
                  </m:e>
                  <m:sub>
                    <m:r>
                      <w:rPr>
                        <w:rFonts w:ascii="Cambria Math" w:hAnsi="Cambria Math"/>
                        <w:spacing w:val="-3"/>
                        <w:sz w:val="21"/>
                        <w:szCs w:val="21"/>
                        <w:lang w:val="en-US"/>
                      </w:rPr>
                      <m:t>s</m:t>
                    </m:r>
                  </m:sub>
                </m:sSub>
              </m:oMath>
            </m:oMathPara>
          </w:p>
        </w:tc>
        <w:tc>
          <w:tcPr>
            <w:tcW w:w="1418" w:type="dxa"/>
            <w:vAlign w:val="center"/>
          </w:tcPr>
          <w:p w14:paraId="6C00264A"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47"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lang w:val="en-US"/>
              </w:rPr>
              <w:t>L/min</w:t>
            </w:r>
          </w:p>
        </w:tc>
        <w:tc>
          <w:tcPr>
            <w:tcW w:w="1843" w:type="dxa"/>
            <w:vAlign w:val="center"/>
          </w:tcPr>
          <w:p w14:paraId="5CC9C8E9"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48"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lang w:val="en-US"/>
              </w:rPr>
              <w:t>30-50-80</w:t>
            </w:r>
          </w:p>
        </w:tc>
      </w:tr>
      <w:tr w:rsidR="00F1675A" w:rsidRPr="00C259D2" w14:paraId="54065039" w14:textId="77777777" w:rsidTr="00657587">
        <w:trPr>
          <w:trHeight w:val="170"/>
          <w:jc w:val="center"/>
        </w:trPr>
        <w:tc>
          <w:tcPr>
            <w:tcW w:w="3543" w:type="dxa"/>
          </w:tcPr>
          <w:p w14:paraId="207C0221"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49" w:author="Kleber Marques Lisboa" w:date="2023-10-24T09:41:00Z">
                <w:pPr>
                  <w:tabs>
                    <w:tab w:val="center" w:pos="4820"/>
                    <w:tab w:val="right" w:pos="9639"/>
                  </w:tabs>
                  <w:suppressAutoHyphens/>
                  <w:spacing w:before="20" w:after="0" w:line="240" w:lineRule="auto"/>
                  <w:ind w:firstLine="0"/>
                  <w:jc w:val="center"/>
                </w:pPr>
              </w:pPrChange>
            </w:pPr>
            <w:r w:rsidRPr="00657587">
              <w:rPr>
                <w:sz w:val="21"/>
                <w:szCs w:val="21"/>
                <w:lang w:val="en-US"/>
              </w:rPr>
              <w:t>Flow rate on the lumen side</w:t>
            </w:r>
          </w:p>
        </w:tc>
        <w:tc>
          <w:tcPr>
            <w:tcW w:w="851" w:type="dxa"/>
            <w:vAlign w:val="center"/>
          </w:tcPr>
          <w:p w14:paraId="506A82AE" w14:textId="73210528" w:rsidR="00F1675A" w:rsidRPr="00864EEE" w:rsidRDefault="00000000">
            <w:pPr>
              <w:tabs>
                <w:tab w:val="center" w:pos="4820"/>
                <w:tab w:val="right" w:pos="9639"/>
              </w:tabs>
              <w:suppressAutoHyphens/>
              <w:spacing w:before="20" w:after="0"/>
              <w:ind w:firstLine="0"/>
              <w:jc w:val="center"/>
              <w:rPr>
                <w:spacing w:val="-3"/>
                <w:sz w:val="21"/>
                <w:szCs w:val="21"/>
                <w:lang w:val="en-US"/>
              </w:rPr>
              <w:pPrChange w:id="950" w:author="Kleber Marques Lisboa" w:date="2023-10-24T09:41:00Z">
                <w:pPr>
                  <w:tabs>
                    <w:tab w:val="center" w:pos="4820"/>
                    <w:tab w:val="right" w:pos="9639"/>
                  </w:tabs>
                  <w:suppressAutoHyphens/>
                  <w:spacing w:before="20" w:after="0" w:line="240" w:lineRule="auto"/>
                  <w:ind w:firstLine="0"/>
                  <w:jc w:val="center"/>
                </w:pPr>
              </w:pPrChange>
            </w:pPr>
            <m:oMathPara>
              <m:oMath>
                <m:sSub>
                  <m:sSubPr>
                    <m:ctrlPr>
                      <w:rPr>
                        <w:rFonts w:ascii="Cambria Math" w:hAnsi="Cambria Math"/>
                        <w:i/>
                        <w:spacing w:val="-3"/>
                        <w:sz w:val="21"/>
                        <w:szCs w:val="21"/>
                        <w:lang w:val="en-US"/>
                      </w:rPr>
                    </m:ctrlPr>
                  </m:sSubPr>
                  <m:e>
                    <m:acc>
                      <m:accPr>
                        <m:chr m:val="̇"/>
                        <m:ctrlPr>
                          <w:rPr>
                            <w:rFonts w:ascii="Cambria Math" w:hAnsi="Cambria Math"/>
                            <w:i/>
                            <w:spacing w:val="-3"/>
                            <w:sz w:val="21"/>
                            <w:szCs w:val="21"/>
                            <w:lang w:val="en-US"/>
                          </w:rPr>
                        </m:ctrlPr>
                      </m:accPr>
                      <m:e>
                        <m:r>
                          <w:rPr>
                            <w:rFonts w:ascii="Cambria Math" w:hAnsi="Cambria Math"/>
                            <w:spacing w:val="-3"/>
                            <w:sz w:val="21"/>
                            <w:szCs w:val="21"/>
                            <w:lang w:val="en-US"/>
                          </w:rPr>
                          <m:t>V</m:t>
                        </m:r>
                      </m:e>
                    </m:acc>
                  </m:e>
                  <m:sub>
                    <m:r>
                      <w:rPr>
                        <w:rFonts w:ascii="Cambria Math" w:hAnsi="Cambria Math"/>
                        <w:spacing w:val="-3"/>
                        <w:sz w:val="21"/>
                        <w:szCs w:val="21"/>
                        <w:lang w:val="en-US"/>
                      </w:rPr>
                      <m:t>l</m:t>
                    </m:r>
                  </m:sub>
                </m:sSub>
              </m:oMath>
            </m:oMathPara>
          </w:p>
        </w:tc>
        <w:tc>
          <w:tcPr>
            <w:tcW w:w="1418" w:type="dxa"/>
            <w:vAlign w:val="center"/>
          </w:tcPr>
          <w:p w14:paraId="21242D1F"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51"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lang w:val="en-US"/>
              </w:rPr>
              <w:t>L/min</w:t>
            </w:r>
          </w:p>
        </w:tc>
        <w:tc>
          <w:tcPr>
            <w:tcW w:w="1843" w:type="dxa"/>
            <w:vAlign w:val="center"/>
          </w:tcPr>
          <w:p w14:paraId="03E3C4EC"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52"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lang w:val="en-US"/>
              </w:rPr>
              <w:t>30-50-80</w:t>
            </w:r>
          </w:p>
        </w:tc>
      </w:tr>
      <w:tr w:rsidR="00F1675A" w:rsidRPr="00C259D2" w14:paraId="156CFB1E" w14:textId="77777777" w:rsidTr="00657587">
        <w:trPr>
          <w:trHeight w:val="170"/>
          <w:jc w:val="center"/>
        </w:trPr>
        <w:tc>
          <w:tcPr>
            <w:tcW w:w="3543" w:type="dxa"/>
          </w:tcPr>
          <w:p w14:paraId="11408748"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53" w:author="Kleber Marques Lisboa" w:date="2023-10-24T09:41:00Z">
                <w:pPr>
                  <w:tabs>
                    <w:tab w:val="center" w:pos="4820"/>
                    <w:tab w:val="right" w:pos="9639"/>
                  </w:tabs>
                  <w:suppressAutoHyphens/>
                  <w:spacing w:before="20" w:after="0" w:line="240" w:lineRule="auto"/>
                  <w:ind w:firstLine="0"/>
                  <w:jc w:val="center"/>
                </w:pPr>
              </w:pPrChange>
            </w:pPr>
            <w:r w:rsidRPr="00657587">
              <w:rPr>
                <w:sz w:val="21"/>
                <w:szCs w:val="21"/>
              </w:rPr>
              <w:t>Number of fibers</w:t>
            </w:r>
          </w:p>
        </w:tc>
        <w:tc>
          <w:tcPr>
            <w:tcW w:w="851" w:type="dxa"/>
            <w:vAlign w:val="center"/>
          </w:tcPr>
          <w:p w14:paraId="73929032" w14:textId="0DAB5E75" w:rsidR="00F1675A" w:rsidRPr="00864EEE" w:rsidRDefault="00000000">
            <w:pPr>
              <w:tabs>
                <w:tab w:val="center" w:pos="4820"/>
                <w:tab w:val="right" w:pos="9639"/>
              </w:tabs>
              <w:suppressAutoHyphens/>
              <w:spacing w:before="20" w:after="0"/>
              <w:ind w:firstLine="0"/>
              <w:jc w:val="center"/>
              <w:rPr>
                <w:spacing w:val="-3"/>
                <w:sz w:val="21"/>
                <w:szCs w:val="21"/>
                <w:lang w:val="en-US"/>
              </w:rPr>
              <w:pPrChange w:id="954" w:author="Kleber Marques Lisboa" w:date="2023-10-24T09:41:00Z">
                <w:pPr>
                  <w:tabs>
                    <w:tab w:val="center" w:pos="4820"/>
                    <w:tab w:val="right" w:pos="9639"/>
                  </w:tabs>
                  <w:suppressAutoHyphens/>
                  <w:spacing w:before="20" w:after="0" w:line="240" w:lineRule="auto"/>
                  <w:ind w:firstLine="0"/>
                  <w:jc w:val="center"/>
                </w:pPr>
              </w:pPrChange>
            </w:pPr>
            <m:oMathPara>
              <m:oMath>
                <m:sSub>
                  <m:sSubPr>
                    <m:ctrlPr>
                      <w:rPr>
                        <w:rFonts w:ascii="Cambria Math" w:hAnsi="Cambria Math"/>
                        <w:i/>
                        <w:spacing w:val="-3"/>
                        <w:sz w:val="21"/>
                        <w:szCs w:val="21"/>
                        <w:lang w:val="en-US"/>
                      </w:rPr>
                    </m:ctrlPr>
                  </m:sSubPr>
                  <m:e>
                    <m:r>
                      <w:rPr>
                        <w:rFonts w:ascii="Cambria Math" w:hAnsi="Cambria Math"/>
                        <w:spacing w:val="-3"/>
                        <w:sz w:val="21"/>
                        <w:szCs w:val="21"/>
                        <w:lang w:val="en-US"/>
                      </w:rPr>
                      <m:t>N</m:t>
                    </m:r>
                  </m:e>
                  <m:sub>
                    <m:r>
                      <w:rPr>
                        <w:rFonts w:ascii="Cambria Math" w:hAnsi="Cambria Math"/>
                        <w:spacing w:val="-3"/>
                        <w:sz w:val="21"/>
                        <w:szCs w:val="21"/>
                        <w:lang w:val="en-US"/>
                      </w:rPr>
                      <m:t>fbr</m:t>
                    </m:r>
                  </m:sub>
                </m:sSub>
              </m:oMath>
            </m:oMathPara>
          </w:p>
        </w:tc>
        <w:tc>
          <w:tcPr>
            <w:tcW w:w="1418" w:type="dxa"/>
            <w:vAlign w:val="center"/>
          </w:tcPr>
          <w:p w14:paraId="58B2D376"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55"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lang w:val="en-US"/>
              </w:rPr>
              <w:t>---</w:t>
            </w:r>
          </w:p>
        </w:tc>
        <w:tc>
          <w:tcPr>
            <w:tcW w:w="1843" w:type="dxa"/>
            <w:vAlign w:val="center"/>
          </w:tcPr>
          <w:p w14:paraId="5F673519"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56"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lang w:val="en-US"/>
              </w:rPr>
              <w:t>10</w:t>
            </w:r>
            <w:r w:rsidR="00171FDE" w:rsidRPr="00657587">
              <w:rPr>
                <w:spacing w:val="-3"/>
                <w:sz w:val="21"/>
                <w:szCs w:val="21"/>
                <w:lang w:val="en-US"/>
              </w:rPr>
              <w:t>,</w:t>
            </w:r>
            <w:r w:rsidRPr="00657587">
              <w:rPr>
                <w:spacing w:val="-3"/>
                <w:sz w:val="21"/>
                <w:szCs w:val="21"/>
                <w:lang w:val="en-US"/>
              </w:rPr>
              <w:t>000</w:t>
            </w:r>
          </w:p>
        </w:tc>
      </w:tr>
      <w:tr w:rsidR="00F1675A" w:rsidRPr="00C259D2" w14:paraId="7688CC0A" w14:textId="77777777" w:rsidTr="00657587">
        <w:trPr>
          <w:trHeight w:val="170"/>
          <w:jc w:val="center"/>
        </w:trPr>
        <w:tc>
          <w:tcPr>
            <w:tcW w:w="3543" w:type="dxa"/>
          </w:tcPr>
          <w:p w14:paraId="10EA6B1E"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57" w:author="Kleber Marques Lisboa" w:date="2023-10-24T09:41:00Z">
                <w:pPr>
                  <w:tabs>
                    <w:tab w:val="center" w:pos="4820"/>
                    <w:tab w:val="right" w:pos="9639"/>
                  </w:tabs>
                  <w:suppressAutoHyphens/>
                  <w:spacing w:before="20" w:after="0" w:line="240" w:lineRule="auto"/>
                  <w:ind w:firstLine="0"/>
                  <w:jc w:val="center"/>
                </w:pPr>
              </w:pPrChange>
            </w:pPr>
            <w:r w:rsidRPr="00657587">
              <w:rPr>
                <w:sz w:val="21"/>
                <w:szCs w:val="21"/>
              </w:rPr>
              <w:t>Vessel radius</w:t>
            </w:r>
          </w:p>
        </w:tc>
        <w:tc>
          <w:tcPr>
            <w:tcW w:w="851" w:type="dxa"/>
            <w:vAlign w:val="center"/>
          </w:tcPr>
          <w:p w14:paraId="0C1C20BD" w14:textId="2E910DFB" w:rsidR="00F1675A" w:rsidRPr="00864EEE" w:rsidRDefault="00000000">
            <w:pPr>
              <w:tabs>
                <w:tab w:val="center" w:pos="4820"/>
                <w:tab w:val="right" w:pos="9639"/>
              </w:tabs>
              <w:suppressAutoHyphens/>
              <w:spacing w:before="20" w:after="0"/>
              <w:ind w:firstLine="0"/>
              <w:jc w:val="center"/>
              <w:rPr>
                <w:spacing w:val="-3"/>
                <w:sz w:val="21"/>
                <w:szCs w:val="21"/>
                <w:lang w:val="en-US"/>
              </w:rPr>
              <w:pPrChange w:id="958" w:author="Kleber Marques Lisboa" w:date="2023-10-24T09:41:00Z">
                <w:pPr>
                  <w:tabs>
                    <w:tab w:val="center" w:pos="4820"/>
                    <w:tab w:val="right" w:pos="9639"/>
                  </w:tabs>
                  <w:suppressAutoHyphens/>
                  <w:spacing w:before="20" w:after="0" w:line="240" w:lineRule="auto"/>
                  <w:ind w:firstLine="0"/>
                  <w:jc w:val="center"/>
                </w:pPr>
              </w:pPrChange>
            </w:pPr>
            <m:oMathPara>
              <m:oMath>
                <m:sSub>
                  <m:sSubPr>
                    <m:ctrlPr>
                      <w:rPr>
                        <w:rFonts w:ascii="Cambria Math" w:hAnsi="Cambria Math"/>
                        <w:i/>
                        <w:spacing w:val="-3"/>
                        <w:sz w:val="21"/>
                        <w:szCs w:val="21"/>
                        <w:lang w:val="en-US"/>
                      </w:rPr>
                    </m:ctrlPr>
                  </m:sSubPr>
                  <m:e>
                    <m:r>
                      <w:rPr>
                        <w:rFonts w:ascii="Cambria Math" w:hAnsi="Cambria Math"/>
                        <w:spacing w:val="-3"/>
                        <w:sz w:val="21"/>
                        <w:szCs w:val="21"/>
                        <w:lang w:val="en-US"/>
                      </w:rPr>
                      <m:t>r</m:t>
                    </m:r>
                  </m:e>
                  <m:sub>
                    <m:r>
                      <w:rPr>
                        <w:rFonts w:ascii="Cambria Math" w:hAnsi="Cambria Math"/>
                        <w:spacing w:val="-3"/>
                        <w:sz w:val="21"/>
                        <w:szCs w:val="21"/>
                        <w:lang w:val="en-US"/>
                      </w:rPr>
                      <m:t>v</m:t>
                    </m:r>
                  </m:sub>
                </m:sSub>
              </m:oMath>
            </m:oMathPara>
          </w:p>
        </w:tc>
        <w:tc>
          <w:tcPr>
            <w:tcW w:w="1418" w:type="dxa"/>
            <w:vAlign w:val="center"/>
          </w:tcPr>
          <w:p w14:paraId="2E20A709"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59"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lang w:val="en-US"/>
              </w:rPr>
              <w:t>mm</w:t>
            </w:r>
          </w:p>
        </w:tc>
        <w:tc>
          <w:tcPr>
            <w:tcW w:w="1843" w:type="dxa"/>
            <w:vAlign w:val="center"/>
          </w:tcPr>
          <w:p w14:paraId="35B4DCD6"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60"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lang w:val="en-US"/>
              </w:rPr>
              <w:t>50</w:t>
            </w:r>
          </w:p>
        </w:tc>
      </w:tr>
      <w:tr w:rsidR="00F1675A" w:rsidRPr="00C259D2" w14:paraId="5565203E" w14:textId="77777777" w:rsidTr="00657587">
        <w:trPr>
          <w:trHeight w:val="170"/>
          <w:jc w:val="center"/>
        </w:trPr>
        <w:tc>
          <w:tcPr>
            <w:tcW w:w="3543" w:type="dxa"/>
            <w:tcBorders>
              <w:top w:val="single" w:sz="4" w:space="0" w:color="auto"/>
            </w:tcBorders>
          </w:tcPr>
          <w:p w14:paraId="790894B7"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61" w:author="Kleber Marques Lisboa" w:date="2023-10-24T09:41:00Z">
                <w:pPr>
                  <w:tabs>
                    <w:tab w:val="center" w:pos="4820"/>
                    <w:tab w:val="right" w:pos="9639"/>
                  </w:tabs>
                  <w:suppressAutoHyphens/>
                  <w:spacing w:before="20" w:after="0" w:line="240" w:lineRule="auto"/>
                  <w:ind w:firstLine="0"/>
                  <w:jc w:val="center"/>
                </w:pPr>
              </w:pPrChange>
            </w:pPr>
            <w:r w:rsidRPr="00657587">
              <w:rPr>
                <w:sz w:val="21"/>
                <w:szCs w:val="21"/>
              </w:rPr>
              <w:t>Vessel length</w:t>
            </w:r>
          </w:p>
        </w:tc>
        <w:tc>
          <w:tcPr>
            <w:tcW w:w="851" w:type="dxa"/>
            <w:tcBorders>
              <w:top w:val="single" w:sz="4" w:space="0" w:color="auto"/>
            </w:tcBorders>
            <w:vAlign w:val="center"/>
          </w:tcPr>
          <w:p w14:paraId="593E1EB3" w14:textId="464B6FD6" w:rsidR="00F1675A" w:rsidRPr="00864EEE" w:rsidRDefault="00864EEE">
            <w:pPr>
              <w:tabs>
                <w:tab w:val="center" w:pos="4820"/>
                <w:tab w:val="right" w:pos="9639"/>
              </w:tabs>
              <w:suppressAutoHyphens/>
              <w:spacing w:before="20" w:after="0"/>
              <w:ind w:firstLine="0"/>
              <w:jc w:val="center"/>
              <w:rPr>
                <w:spacing w:val="-3"/>
                <w:sz w:val="21"/>
                <w:szCs w:val="21"/>
                <w:lang w:val="en-US"/>
              </w:rPr>
              <w:pPrChange w:id="962" w:author="Kleber Marques Lisboa" w:date="2023-10-24T09:41:00Z">
                <w:pPr>
                  <w:tabs>
                    <w:tab w:val="center" w:pos="4820"/>
                    <w:tab w:val="right" w:pos="9639"/>
                  </w:tabs>
                  <w:suppressAutoHyphens/>
                  <w:spacing w:before="20" w:after="0" w:line="240" w:lineRule="auto"/>
                  <w:ind w:firstLine="0"/>
                  <w:jc w:val="center"/>
                </w:pPr>
              </w:pPrChange>
            </w:pPr>
            <m:oMathPara>
              <m:oMath>
                <m:r>
                  <w:rPr>
                    <w:rFonts w:ascii="Cambria Math" w:hAnsi="Cambria Math"/>
                    <w:spacing w:val="-3"/>
                    <w:sz w:val="21"/>
                    <w:szCs w:val="21"/>
                    <w:lang w:val="en-US"/>
                  </w:rPr>
                  <m:t>L</m:t>
                </m:r>
              </m:oMath>
            </m:oMathPara>
          </w:p>
        </w:tc>
        <w:tc>
          <w:tcPr>
            <w:tcW w:w="1418" w:type="dxa"/>
            <w:tcBorders>
              <w:top w:val="single" w:sz="4" w:space="0" w:color="auto"/>
            </w:tcBorders>
            <w:vAlign w:val="center"/>
          </w:tcPr>
          <w:p w14:paraId="3F2C9A5C"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63"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lang w:val="en-US"/>
              </w:rPr>
              <w:t>m</w:t>
            </w:r>
          </w:p>
        </w:tc>
        <w:tc>
          <w:tcPr>
            <w:tcW w:w="1843" w:type="dxa"/>
            <w:tcBorders>
              <w:top w:val="single" w:sz="4" w:space="0" w:color="auto"/>
            </w:tcBorders>
            <w:vAlign w:val="center"/>
          </w:tcPr>
          <w:p w14:paraId="2D2A9364"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64"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lang w:val="en-US"/>
              </w:rPr>
              <w:t>1</w:t>
            </w:r>
          </w:p>
        </w:tc>
      </w:tr>
      <w:tr w:rsidR="00F1675A" w:rsidRPr="00C259D2" w14:paraId="190A47EE" w14:textId="77777777" w:rsidTr="00657587">
        <w:trPr>
          <w:trHeight w:val="170"/>
          <w:jc w:val="center"/>
        </w:trPr>
        <w:tc>
          <w:tcPr>
            <w:tcW w:w="3543" w:type="dxa"/>
          </w:tcPr>
          <w:p w14:paraId="2392DE37"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65" w:author="Kleber Marques Lisboa" w:date="2023-10-24T09:41:00Z">
                <w:pPr>
                  <w:tabs>
                    <w:tab w:val="center" w:pos="4820"/>
                    <w:tab w:val="right" w:pos="9639"/>
                  </w:tabs>
                  <w:suppressAutoHyphens/>
                  <w:spacing w:before="20" w:after="0" w:line="240" w:lineRule="auto"/>
                  <w:ind w:firstLine="0"/>
                  <w:jc w:val="center"/>
                </w:pPr>
              </w:pPrChange>
            </w:pPr>
            <w:r w:rsidRPr="00657587">
              <w:rPr>
                <w:sz w:val="21"/>
                <w:szCs w:val="21"/>
                <w:lang w:val="en-US"/>
              </w:rPr>
              <w:t>Salt mass fraction on shell side</w:t>
            </w:r>
          </w:p>
        </w:tc>
        <w:tc>
          <w:tcPr>
            <w:tcW w:w="851" w:type="dxa"/>
            <w:vAlign w:val="center"/>
          </w:tcPr>
          <w:p w14:paraId="5463A8D7" w14:textId="2947DE0D" w:rsidR="00F1675A" w:rsidRPr="00864EEE" w:rsidRDefault="00000000">
            <w:pPr>
              <w:tabs>
                <w:tab w:val="center" w:pos="4820"/>
                <w:tab w:val="right" w:pos="9639"/>
              </w:tabs>
              <w:suppressAutoHyphens/>
              <w:spacing w:before="20" w:after="0"/>
              <w:ind w:firstLine="0"/>
              <w:jc w:val="center"/>
              <w:rPr>
                <w:spacing w:val="-3"/>
                <w:sz w:val="21"/>
                <w:szCs w:val="21"/>
                <w:lang w:val="en-US"/>
              </w:rPr>
              <w:pPrChange w:id="966" w:author="Kleber Marques Lisboa" w:date="2023-10-24T09:41:00Z">
                <w:pPr>
                  <w:tabs>
                    <w:tab w:val="center" w:pos="4820"/>
                    <w:tab w:val="right" w:pos="9639"/>
                  </w:tabs>
                  <w:suppressAutoHyphens/>
                  <w:spacing w:before="20" w:after="0" w:line="240" w:lineRule="auto"/>
                  <w:ind w:firstLine="0"/>
                  <w:jc w:val="center"/>
                </w:pPr>
              </w:pPrChange>
            </w:pPr>
            <m:oMathPara>
              <m:oMath>
                <m:sSub>
                  <m:sSubPr>
                    <m:ctrlPr>
                      <w:rPr>
                        <w:rFonts w:ascii="Cambria Math" w:hAnsi="Cambria Math"/>
                        <w:i/>
                        <w:spacing w:val="-3"/>
                        <w:sz w:val="21"/>
                        <w:szCs w:val="21"/>
                        <w:lang w:val="en-US"/>
                      </w:rPr>
                    </m:ctrlPr>
                  </m:sSubPr>
                  <m:e>
                    <m:r>
                      <w:rPr>
                        <w:rFonts w:ascii="Cambria Math" w:hAnsi="Cambria Math"/>
                        <w:spacing w:val="-3"/>
                        <w:sz w:val="21"/>
                        <w:szCs w:val="21"/>
                        <w:lang w:val="en-US"/>
                      </w:rPr>
                      <m:t>wNaCl</m:t>
                    </m:r>
                  </m:e>
                  <m:sub>
                    <m:r>
                      <w:rPr>
                        <w:rFonts w:ascii="Cambria Math" w:hAnsi="Cambria Math"/>
                        <w:spacing w:val="-3"/>
                        <w:sz w:val="21"/>
                        <w:szCs w:val="21"/>
                        <w:lang w:val="en-US"/>
                      </w:rPr>
                      <m:t>s</m:t>
                    </m:r>
                  </m:sub>
                </m:sSub>
              </m:oMath>
            </m:oMathPara>
          </w:p>
        </w:tc>
        <w:tc>
          <w:tcPr>
            <w:tcW w:w="1418" w:type="dxa"/>
            <w:vAlign w:val="center"/>
          </w:tcPr>
          <w:p w14:paraId="0E51172D"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67"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lang w:val="en-US"/>
              </w:rPr>
              <w:t>[%]</w:t>
            </w:r>
          </w:p>
        </w:tc>
        <w:tc>
          <w:tcPr>
            <w:tcW w:w="1843" w:type="dxa"/>
            <w:vAlign w:val="center"/>
          </w:tcPr>
          <w:p w14:paraId="57F2CF5F"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68"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lang w:val="en-US"/>
              </w:rPr>
              <w:t>0</w:t>
            </w:r>
            <w:r w:rsidR="00171FDE" w:rsidRPr="00657587">
              <w:rPr>
                <w:spacing w:val="-3"/>
                <w:sz w:val="21"/>
                <w:szCs w:val="21"/>
                <w:lang w:val="en-US"/>
              </w:rPr>
              <w:t>.</w:t>
            </w:r>
            <w:r w:rsidRPr="00657587">
              <w:rPr>
                <w:spacing w:val="-3"/>
                <w:sz w:val="21"/>
                <w:szCs w:val="21"/>
                <w:lang w:val="en-US"/>
              </w:rPr>
              <w:t>035</w:t>
            </w:r>
          </w:p>
        </w:tc>
      </w:tr>
      <w:tr w:rsidR="00F1675A" w:rsidRPr="00C259D2" w14:paraId="6F54FE1A" w14:textId="77777777" w:rsidTr="00657587">
        <w:trPr>
          <w:trHeight w:val="170"/>
          <w:jc w:val="center"/>
        </w:trPr>
        <w:tc>
          <w:tcPr>
            <w:tcW w:w="3543" w:type="dxa"/>
            <w:tcBorders>
              <w:top w:val="nil"/>
              <w:left w:val="nil"/>
              <w:bottom w:val="single" w:sz="4" w:space="0" w:color="auto"/>
              <w:right w:val="nil"/>
            </w:tcBorders>
          </w:tcPr>
          <w:p w14:paraId="3A7635D3"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69" w:author="Kleber Marques Lisboa" w:date="2023-10-24T09:41:00Z">
                <w:pPr>
                  <w:tabs>
                    <w:tab w:val="center" w:pos="4820"/>
                    <w:tab w:val="right" w:pos="9639"/>
                  </w:tabs>
                  <w:suppressAutoHyphens/>
                  <w:spacing w:before="20" w:after="0" w:line="240" w:lineRule="auto"/>
                  <w:ind w:firstLine="0"/>
                  <w:jc w:val="center"/>
                </w:pPr>
              </w:pPrChange>
            </w:pPr>
            <w:r w:rsidRPr="00657587">
              <w:rPr>
                <w:sz w:val="21"/>
                <w:szCs w:val="21"/>
                <w:lang w:val="en-US"/>
              </w:rPr>
              <w:t>Lumen-side salt mass fraction</w:t>
            </w:r>
          </w:p>
        </w:tc>
        <w:tc>
          <w:tcPr>
            <w:tcW w:w="851" w:type="dxa"/>
            <w:tcBorders>
              <w:top w:val="nil"/>
              <w:left w:val="nil"/>
              <w:bottom w:val="single" w:sz="4" w:space="0" w:color="auto"/>
              <w:right w:val="nil"/>
            </w:tcBorders>
            <w:vAlign w:val="center"/>
          </w:tcPr>
          <w:p w14:paraId="63FBBA9D" w14:textId="62527C07" w:rsidR="00F1675A" w:rsidRPr="00864EEE" w:rsidRDefault="00000000">
            <w:pPr>
              <w:tabs>
                <w:tab w:val="center" w:pos="4820"/>
                <w:tab w:val="right" w:pos="9639"/>
              </w:tabs>
              <w:suppressAutoHyphens/>
              <w:spacing w:before="20" w:after="0"/>
              <w:ind w:firstLine="0"/>
              <w:jc w:val="center"/>
              <w:rPr>
                <w:spacing w:val="-3"/>
                <w:sz w:val="21"/>
                <w:szCs w:val="21"/>
                <w:lang w:val="en-US"/>
              </w:rPr>
              <w:pPrChange w:id="970" w:author="Kleber Marques Lisboa" w:date="2023-10-24T09:41:00Z">
                <w:pPr>
                  <w:tabs>
                    <w:tab w:val="center" w:pos="4820"/>
                    <w:tab w:val="right" w:pos="9639"/>
                  </w:tabs>
                  <w:suppressAutoHyphens/>
                  <w:spacing w:before="20" w:after="0" w:line="240" w:lineRule="auto"/>
                  <w:ind w:firstLine="0"/>
                  <w:jc w:val="center"/>
                </w:pPr>
              </w:pPrChange>
            </w:pPr>
            <m:oMathPara>
              <m:oMath>
                <m:sSub>
                  <m:sSubPr>
                    <m:ctrlPr>
                      <w:rPr>
                        <w:rFonts w:ascii="Cambria Math" w:hAnsi="Cambria Math"/>
                        <w:i/>
                        <w:spacing w:val="-3"/>
                        <w:sz w:val="21"/>
                        <w:szCs w:val="21"/>
                        <w:lang w:val="en-US"/>
                      </w:rPr>
                    </m:ctrlPr>
                  </m:sSubPr>
                  <m:e>
                    <m:r>
                      <w:rPr>
                        <w:rFonts w:ascii="Cambria Math" w:hAnsi="Cambria Math"/>
                        <w:spacing w:val="-3"/>
                        <w:sz w:val="21"/>
                        <w:szCs w:val="21"/>
                        <w:lang w:val="en-US"/>
                      </w:rPr>
                      <m:t>wNaCl</m:t>
                    </m:r>
                  </m:e>
                  <m:sub>
                    <m:r>
                      <w:rPr>
                        <w:rFonts w:ascii="Cambria Math" w:hAnsi="Cambria Math"/>
                        <w:spacing w:val="-3"/>
                        <w:sz w:val="21"/>
                        <w:szCs w:val="21"/>
                        <w:lang w:val="en-US"/>
                      </w:rPr>
                      <m:t>l</m:t>
                    </m:r>
                  </m:sub>
                </m:sSub>
              </m:oMath>
            </m:oMathPara>
          </w:p>
        </w:tc>
        <w:tc>
          <w:tcPr>
            <w:tcW w:w="1418" w:type="dxa"/>
            <w:tcBorders>
              <w:top w:val="nil"/>
              <w:left w:val="nil"/>
              <w:bottom w:val="single" w:sz="4" w:space="0" w:color="auto"/>
              <w:right w:val="nil"/>
            </w:tcBorders>
            <w:vAlign w:val="center"/>
          </w:tcPr>
          <w:p w14:paraId="4B330681"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71"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lang w:val="en-US"/>
              </w:rPr>
              <w:t>[%]</w:t>
            </w:r>
          </w:p>
        </w:tc>
        <w:tc>
          <w:tcPr>
            <w:tcW w:w="1843" w:type="dxa"/>
            <w:tcBorders>
              <w:top w:val="nil"/>
              <w:left w:val="nil"/>
              <w:bottom w:val="single" w:sz="4" w:space="0" w:color="auto"/>
              <w:right w:val="nil"/>
            </w:tcBorders>
            <w:vAlign w:val="center"/>
          </w:tcPr>
          <w:p w14:paraId="7F8D6B29"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72"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lang w:val="en-US"/>
              </w:rPr>
              <w:t>0</w:t>
            </w:r>
          </w:p>
        </w:tc>
      </w:tr>
      <w:tr w:rsidR="00F1675A" w:rsidRPr="00C259D2" w14:paraId="6A095B34" w14:textId="77777777" w:rsidTr="00657587">
        <w:trPr>
          <w:trHeight w:val="170"/>
          <w:jc w:val="center"/>
        </w:trPr>
        <w:tc>
          <w:tcPr>
            <w:tcW w:w="3543" w:type="dxa"/>
            <w:tcBorders>
              <w:top w:val="single" w:sz="4" w:space="0" w:color="auto"/>
              <w:left w:val="nil"/>
              <w:bottom w:val="nil"/>
              <w:right w:val="nil"/>
            </w:tcBorders>
          </w:tcPr>
          <w:p w14:paraId="2AA50F2D"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73" w:author="Kleber Marques Lisboa" w:date="2023-10-24T09:41:00Z">
                <w:pPr>
                  <w:tabs>
                    <w:tab w:val="center" w:pos="4820"/>
                    <w:tab w:val="right" w:pos="9639"/>
                  </w:tabs>
                  <w:suppressAutoHyphens/>
                  <w:spacing w:before="20" w:after="0" w:line="240" w:lineRule="auto"/>
                  <w:ind w:firstLine="0"/>
                  <w:jc w:val="center"/>
                </w:pPr>
              </w:pPrChange>
            </w:pPr>
            <w:r w:rsidRPr="00657587">
              <w:rPr>
                <w:sz w:val="21"/>
                <w:szCs w:val="21"/>
              </w:rPr>
              <w:t xml:space="preserve">Membrane </w:t>
            </w:r>
            <w:r w:rsidR="00E772E3" w:rsidRPr="00657587">
              <w:rPr>
                <w:sz w:val="21"/>
                <w:szCs w:val="21"/>
              </w:rPr>
              <w:t>a</w:t>
            </w:r>
            <w:r w:rsidR="00F0166B" w:rsidRPr="00657587">
              <w:rPr>
                <w:sz w:val="21"/>
                <w:szCs w:val="21"/>
              </w:rPr>
              <w:t>rea</w:t>
            </w:r>
          </w:p>
        </w:tc>
        <w:tc>
          <w:tcPr>
            <w:tcW w:w="851" w:type="dxa"/>
            <w:tcBorders>
              <w:top w:val="single" w:sz="4" w:space="0" w:color="auto"/>
              <w:left w:val="nil"/>
              <w:bottom w:val="nil"/>
              <w:right w:val="nil"/>
            </w:tcBorders>
            <w:vAlign w:val="center"/>
          </w:tcPr>
          <w:p w14:paraId="19440233"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74" w:author="Kleber Marques Lisboa" w:date="2023-10-24T09:41:00Z">
                <w:pPr>
                  <w:tabs>
                    <w:tab w:val="center" w:pos="4820"/>
                    <w:tab w:val="right" w:pos="9639"/>
                  </w:tabs>
                  <w:suppressAutoHyphens/>
                  <w:spacing w:before="20" w:after="0" w:line="240" w:lineRule="auto"/>
                  <w:ind w:firstLine="0"/>
                  <w:jc w:val="center"/>
                </w:pPr>
              </w:pPrChange>
            </w:pPr>
            <w:r w:rsidRPr="00657587">
              <w:rPr>
                <w:i/>
                <w:iCs/>
                <w:spacing w:val="-3"/>
                <w:sz w:val="21"/>
                <w:szCs w:val="21"/>
                <w:lang w:val="en-US"/>
              </w:rPr>
              <w:t>A</w:t>
            </w:r>
            <w:r w:rsidRPr="00657587">
              <w:rPr>
                <w:i/>
                <w:iCs/>
                <w:spacing w:val="-3"/>
                <w:sz w:val="21"/>
                <w:szCs w:val="21"/>
                <w:vertAlign w:val="subscript"/>
                <w:lang w:val="en-US"/>
              </w:rPr>
              <w:t>memb</w:t>
            </w:r>
          </w:p>
        </w:tc>
        <w:tc>
          <w:tcPr>
            <w:tcW w:w="1418" w:type="dxa"/>
            <w:tcBorders>
              <w:top w:val="single" w:sz="4" w:space="0" w:color="auto"/>
              <w:left w:val="nil"/>
              <w:bottom w:val="nil"/>
              <w:right w:val="nil"/>
            </w:tcBorders>
            <w:vAlign w:val="center"/>
          </w:tcPr>
          <w:p w14:paraId="611511A0"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75"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lang w:val="en-US"/>
              </w:rPr>
              <w:t>m</w:t>
            </w:r>
            <w:r w:rsidRPr="00657587">
              <w:rPr>
                <w:spacing w:val="-3"/>
                <w:sz w:val="21"/>
                <w:szCs w:val="21"/>
                <w:vertAlign w:val="superscript"/>
                <w:lang w:val="en-US"/>
              </w:rPr>
              <w:t>2</w:t>
            </w:r>
          </w:p>
        </w:tc>
        <w:tc>
          <w:tcPr>
            <w:tcW w:w="1843" w:type="dxa"/>
            <w:tcBorders>
              <w:top w:val="single" w:sz="4" w:space="0" w:color="auto"/>
              <w:left w:val="nil"/>
              <w:bottom w:val="nil"/>
              <w:right w:val="nil"/>
            </w:tcBorders>
            <w:vAlign w:val="center"/>
          </w:tcPr>
          <w:p w14:paraId="005222B0"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76"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lang w:val="en-US"/>
              </w:rPr>
              <w:t>7</w:t>
            </w:r>
            <w:r w:rsidR="00171FDE" w:rsidRPr="00657587">
              <w:rPr>
                <w:spacing w:val="-3"/>
                <w:sz w:val="21"/>
                <w:szCs w:val="21"/>
                <w:lang w:val="en-US"/>
              </w:rPr>
              <w:t>.</w:t>
            </w:r>
            <w:r w:rsidRPr="00657587">
              <w:rPr>
                <w:spacing w:val="-3"/>
                <w:sz w:val="21"/>
                <w:szCs w:val="21"/>
                <w:lang w:val="en-US"/>
              </w:rPr>
              <w:t>2</w:t>
            </w:r>
          </w:p>
        </w:tc>
      </w:tr>
      <w:tr w:rsidR="00F1675A" w:rsidRPr="00C259D2" w14:paraId="7CA6BCCD" w14:textId="77777777" w:rsidTr="00657587">
        <w:trPr>
          <w:trHeight w:val="170"/>
          <w:jc w:val="center"/>
        </w:trPr>
        <w:tc>
          <w:tcPr>
            <w:tcW w:w="3543" w:type="dxa"/>
            <w:tcBorders>
              <w:top w:val="nil"/>
              <w:left w:val="nil"/>
              <w:bottom w:val="single" w:sz="8" w:space="0" w:color="auto"/>
              <w:right w:val="nil"/>
            </w:tcBorders>
          </w:tcPr>
          <w:p w14:paraId="03FCCC9C"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77" w:author="Kleber Marques Lisboa" w:date="2023-10-24T09:41:00Z">
                <w:pPr>
                  <w:tabs>
                    <w:tab w:val="center" w:pos="4820"/>
                    <w:tab w:val="right" w:pos="9639"/>
                  </w:tabs>
                  <w:suppressAutoHyphens/>
                  <w:spacing w:before="20" w:after="0" w:line="240" w:lineRule="auto"/>
                  <w:ind w:firstLine="0"/>
                  <w:jc w:val="center"/>
                </w:pPr>
              </w:pPrChange>
            </w:pPr>
            <w:r w:rsidRPr="00657587">
              <w:rPr>
                <w:sz w:val="21"/>
                <w:szCs w:val="21"/>
              </w:rPr>
              <w:t>Packing</w:t>
            </w:r>
          </w:p>
        </w:tc>
        <w:tc>
          <w:tcPr>
            <w:tcW w:w="851" w:type="dxa"/>
            <w:tcBorders>
              <w:top w:val="nil"/>
              <w:left w:val="nil"/>
              <w:bottom w:val="single" w:sz="8" w:space="0" w:color="auto"/>
              <w:right w:val="nil"/>
            </w:tcBorders>
            <w:vAlign w:val="center"/>
          </w:tcPr>
          <w:p w14:paraId="1442420F" w14:textId="790B1BF5" w:rsidR="00F1675A" w:rsidRPr="00864EEE" w:rsidRDefault="00864EEE">
            <w:pPr>
              <w:tabs>
                <w:tab w:val="center" w:pos="4820"/>
                <w:tab w:val="right" w:pos="9639"/>
              </w:tabs>
              <w:suppressAutoHyphens/>
              <w:spacing w:before="20" w:after="0"/>
              <w:ind w:firstLine="0"/>
              <w:jc w:val="center"/>
              <w:rPr>
                <w:spacing w:val="-3"/>
                <w:sz w:val="21"/>
                <w:szCs w:val="21"/>
                <w:lang w:val="en-US"/>
              </w:rPr>
              <w:pPrChange w:id="978" w:author="Kleber Marques Lisboa" w:date="2023-10-24T09:41:00Z">
                <w:pPr>
                  <w:tabs>
                    <w:tab w:val="center" w:pos="4820"/>
                    <w:tab w:val="right" w:pos="9639"/>
                  </w:tabs>
                  <w:suppressAutoHyphens/>
                  <w:spacing w:before="20" w:after="0" w:line="240" w:lineRule="auto"/>
                  <w:ind w:firstLine="0"/>
                  <w:jc w:val="center"/>
                </w:pPr>
              </w:pPrChange>
            </w:pPr>
            <m:oMathPara>
              <m:oMath>
                <m:r>
                  <w:rPr>
                    <w:rFonts w:ascii="Cambria Math" w:hAnsi="Cambria Math"/>
                    <w:spacing w:val="-3"/>
                    <w:sz w:val="21"/>
                    <w:szCs w:val="21"/>
                    <w:lang w:val="en-US"/>
                  </w:rPr>
                  <m:t>φ</m:t>
                </m:r>
              </m:oMath>
            </m:oMathPara>
          </w:p>
        </w:tc>
        <w:tc>
          <w:tcPr>
            <w:tcW w:w="1418" w:type="dxa"/>
            <w:tcBorders>
              <w:top w:val="nil"/>
              <w:left w:val="nil"/>
              <w:bottom w:val="single" w:sz="8" w:space="0" w:color="auto"/>
              <w:right w:val="nil"/>
            </w:tcBorders>
            <w:vAlign w:val="center"/>
          </w:tcPr>
          <w:p w14:paraId="4CECF491" w14:textId="77777777" w:rsidR="00F1675A" w:rsidRPr="00657587" w:rsidRDefault="00F1675A">
            <w:pPr>
              <w:tabs>
                <w:tab w:val="center" w:pos="4820"/>
                <w:tab w:val="right" w:pos="9639"/>
              </w:tabs>
              <w:suppressAutoHyphens/>
              <w:spacing w:before="20" w:after="0"/>
              <w:ind w:firstLine="0"/>
              <w:jc w:val="center"/>
              <w:rPr>
                <w:color w:val="0070C0"/>
                <w:spacing w:val="-3"/>
                <w:sz w:val="21"/>
                <w:szCs w:val="21"/>
                <w:lang w:val="en-US"/>
              </w:rPr>
              <w:pPrChange w:id="979"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lang w:val="en-US"/>
              </w:rPr>
              <w:t>[%]</w:t>
            </w:r>
          </w:p>
        </w:tc>
        <w:tc>
          <w:tcPr>
            <w:tcW w:w="1843" w:type="dxa"/>
            <w:tcBorders>
              <w:top w:val="nil"/>
              <w:left w:val="nil"/>
              <w:bottom w:val="single" w:sz="8" w:space="0" w:color="auto"/>
              <w:right w:val="nil"/>
            </w:tcBorders>
            <w:vAlign w:val="center"/>
          </w:tcPr>
          <w:p w14:paraId="396F4494" w14:textId="77777777" w:rsidR="00F1675A" w:rsidRPr="00657587" w:rsidRDefault="00F1675A">
            <w:pPr>
              <w:tabs>
                <w:tab w:val="center" w:pos="4820"/>
                <w:tab w:val="right" w:pos="9639"/>
              </w:tabs>
              <w:suppressAutoHyphens/>
              <w:spacing w:before="20" w:after="0"/>
              <w:ind w:firstLine="0"/>
              <w:jc w:val="center"/>
              <w:rPr>
                <w:spacing w:val="-3"/>
                <w:sz w:val="21"/>
                <w:szCs w:val="21"/>
                <w:lang w:val="en-US"/>
              </w:rPr>
              <w:pPrChange w:id="980" w:author="Kleber Marques Lisboa" w:date="2023-10-24T09:41:00Z">
                <w:pPr>
                  <w:tabs>
                    <w:tab w:val="center" w:pos="4820"/>
                    <w:tab w:val="right" w:pos="9639"/>
                  </w:tabs>
                  <w:suppressAutoHyphens/>
                  <w:spacing w:before="20" w:after="0" w:line="240" w:lineRule="auto"/>
                  <w:ind w:firstLine="0"/>
                  <w:jc w:val="center"/>
                </w:pPr>
              </w:pPrChange>
            </w:pPr>
            <w:r w:rsidRPr="00657587">
              <w:rPr>
                <w:spacing w:val="-3"/>
                <w:sz w:val="21"/>
                <w:szCs w:val="21"/>
                <w:lang w:val="en-US"/>
              </w:rPr>
              <w:t>0</w:t>
            </w:r>
            <w:r w:rsidR="00145ADB" w:rsidRPr="00657587">
              <w:rPr>
                <w:spacing w:val="-3"/>
                <w:sz w:val="21"/>
                <w:szCs w:val="21"/>
                <w:lang w:val="en-US"/>
              </w:rPr>
              <w:t>.</w:t>
            </w:r>
            <w:r w:rsidRPr="00657587">
              <w:rPr>
                <w:spacing w:val="-3"/>
                <w:sz w:val="21"/>
                <w:szCs w:val="21"/>
                <w:lang w:val="en-US"/>
              </w:rPr>
              <w:t>64</w:t>
            </w:r>
          </w:p>
        </w:tc>
      </w:tr>
    </w:tbl>
    <w:p w14:paraId="0CB2D321" w14:textId="24E383C3" w:rsidR="006668F8" w:rsidRDefault="006668F8" w:rsidP="00165B87">
      <w:pPr>
        <w:spacing w:before="120"/>
        <w:ind w:firstLine="720"/>
        <w:rPr>
          <w:lang w:val="en-US"/>
        </w:rPr>
      </w:pPr>
      <w:r w:rsidRPr="006668F8">
        <w:rPr>
          <w:lang w:val="en-US"/>
        </w:rPr>
        <w:t xml:space="preserve">Simulations were performed for various scenarios, all of them starting from the condition that the well feeds the system through the mixing tank (initially </w:t>
      </w:r>
      <m:oMath>
        <m:sSub>
          <m:sSubPr>
            <m:ctrlPr>
              <w:rPr>
                <w:rFonts w:ascii="Cambria Math" w:hAnsi="Cambria Math"/>
                <w:i/>
                <w:sz w:val="22"/>
                <w:szCs w:val="22"/>
                <w:lang w:val="en-US"/>
              </w:rPr>
            </m:ctrlPr>
          </m:sSubPr>
          <m:e>
            <m:r>
              <w:rPr>
                <w:rFonts w:ascii="Cambria Math" w:hAnsi="Cambria Math"/>
                <w:sz w:val="22"/>
                <w:szCs w:val="22"/>
                <w:lang w:val="en-US"/>
              </w:rPr>
              <m:t>V</m:t>
            </m:r>
          </m:e>
          <m:sub>
            <m:r>
              <w:rPr>
                <w:rFonts w:ascii="Cambria Math" w:hAnsi="Cambria Math"/>
                <w:sz w:val="22"/>
                <w:szCs w:val="22"/>
                <w:lang w:val="en-US"/>
              </w:rPr>
              <m:t>mix_0</m:t>
            </m:r>
          </m:sub>
        </m:sSub>
        <m:r>
          <w:rPr>
            <w:rFonts w:ascii="Cambria Math" w:hAnsi="Cambria Math"/>
            <w:sz w:val="22"/>
            <w:szCs w:val="22"/>
            <w:lang w:val="en-US"/>
          </w:rPr>
          <m:t>=100</m:t>
        </m:r>
      </m:oMath>
      <w:r w:rsidRPr="006668F8">
        <w:rPr>
          <w:lang w:val="en-US"/>
        </w:rPr>
        <w:t xml:space="preserve"> L </w:t>
      </w:r>
      <w:r w:rsidR="003461EB">
        <w:rPr>
          <w:lang w:val="en-US"/>
        </w:rPr>
        <w:t>a</w:t>
      </w:r>
      <w:r>
        <w:rPr>
          <w:lang w:val="en-US"/>
        </w:rPr>
        <w:t xml:space="preserve">nd </w:t>
      </w:r>
      <m:oMath>
        <m:sSub>
          <m:sSubPr>
            <m:ctrlPr>
              <w:rPr>
                <w:rFonts w:ascii="Cambria Math" w:hAnsi="Cambria Math"/>
                <w:i/>
                <w:sz w:val="22"/>
                <w:szCs w:val="22"/>
                <w:lang w:val="en-US"/>
              </w:rPr>
            </m:ctrlPr>
          </m:sSubPr>
          <m:e>
            <m:r>
              <w:rPr>
                <w:rFonts w:ascii="Cambria Math" w:hAnsi="Cambria Math"/>
                <w:sz w:val="22"/>
                <w:szCs w:val="22"/>
                <w:lang w:val="en-US"/>
              </w:rPr>
              <m:t>T</m:t>
            </m:r>
          </m:e>
          <m:sub>
            <m:r>
              <w:rPr>
                <w:rFonts w:ascii="Cambria Math" w:hAnsi="Cambria Math"/>
                <w:sz w:val="22"/>
                <w:szCs w:val="22"/>
                <w:lang w:val="en-US"/>
              </w:rPr>
              <m:t>mix</m:t>
            </m:r>
          </m:sub>
        </m:sSub>
        <m:r>
          <w:rPr>
            <w:rFonts w:ascii="Cambria Math" w:hAnsi="Cambria Math"/>
            <w:sz w:val="22"/>
            <w:szCs w:val="22"/>
            <w:lang w:val="en-US"/>
          </w:rPr>
          <m:t>=25</m:t>
        </m:r>
      </m:oMath>
      <w:r>
        <w:rPr>
          <w:sz w:val="22"/>
          <w:szCs w:val="22"/>
          <w:lang w:val="en-US"/>
        </w:rPr>
        <w:t xml:space="preserve"> </w:t>
      </w:r>
      <w:r w:rsidRPr="006668F8">
        <w:rPr>
          <w:sz w:val="22"/>
          <w:szCs w:val="22"/>
          <w:vertAlign w:val="superscript"/>
          <w:lang w:val="en-US"/>
        </w:rPr>
        <w:t>o</w:t>
      </w:r>
      <w:r>
        <w:rPr>
          <w:sz w:val="22"/>
          <w:szCs w:val="22"/>
          <w:lang w:val="en-US"/>
        </w:rPr>
        <w:t>C</w:t>
      </w:r>
      <w:r w:rsidRPr="006668F8">
        <w:rPr>
          <w:lang w:val="en-US"/>
        </w:rPr>
        <w:t xml:space="preserve">) only when some of the points of the controlling </w:t>
      </w:r>
      <w:r>
        <w:rPr>
          <w:lang w:val="en-US"/>
        </w:rPr>
        <w:t xml:space="preserve">operating mode </w:t>
      </w:r>
      <w:r w:rsidRPr="006668F8">
        <w:rPr>
          <w:lang w:val="en-US"/>
        </w:rPr>
        <w:t>adopted are reached.</w:t>
      </w:r>
    </w:p>
    <w:p w14:paraId="314AE6FA" w14:textId="2F679B62" w:rsidR="00455754" w:rsidRDefault="00455754" w:rsidP="00165B87">
      <w:pPr>
        <w:spacing w:before="120"/>
        <w:ind w:firstLine="720"/>
        <w:rPr>
          <w:lang w:val="en-US"/>
        </w:rPr>
      </w:pPr>
      <w:r>
        <w:rPr>
          <w:lang w:val="en-US"/>
        </w:rPr>
        <w:t xml:space="preserve">To illustrate </w:t>
      </w:r>
      <w:r w:rsidR="003461EB">
        <w:rPr>
          <w:lang w:val="en-US"/>
        </w:rPr>
        <w:t xml:space="preserve">a typical </w:t>
      </w:r>
      <w:r w:rsidR="003B360F">
        <w:rPr>
          <w:lang w:val="en-US"/>
        </w:rPr>
        <w:t xml:space="preserve">dynamic behavior </w:t>
      </w:r>
      <w:r>
        <w:rPr>
          <w:lang w:val="en-US"/>
        </w:rPr>
        <w:t>of the heat transfer process inside the DCMD module</w:t>
      </w:r>
      <w:r w:rsidR="002F0E41">
        <w:rPr>
          <w:lang w:val="en-US"/>
        </w:rPr>
        <w:t xml:space="preserve">, </w:t>
      </w:r>
      <w:r w:rsidRPr="008B6A89">
        <w:rPr>
          <w:lang w:val="en-US"/>
        </w:rPr>
        <w:t>Fig</w:t>
      </w:r>
      <w:r>
        <w:rPr>
          <w:lang w:val="en-US"/>
        </w:rPr>
        <w:t xml:space="preserve">. </w:t>
      </w:r>
      <w:r w:rsidR="00866A92">
        <w:rPr>
          <w:lang w:val="en-US"/>
        </w:rPr>
        <w:t>6</w:t>
      </w:r>
      <w:r w:rsidRPr="008B6A89">
        <w:rPr>
          <w:lang w:val="en-US"/>
        </w:rPr>
        <w:t xml:space="preserve"> shows the </w:t>
      </w:r>
      <w:r>
        <w:rPr>
          <w:lang w:val="en-US"/>
        </w:rPr>
        <w:t xml:space="preserve">(bulk) </w:t>
      </w:r>
      <w:r w:rsidRPr="008B6A89">
        <w:rPr>
          <w:lang w:val="en-US"/>
        </w:rPr>
        <w:t>temperature profiles of the retentate and distillate stream</w:t>
      </w:r>
      <w:r>
        <w:rPr>
          <w:lang w:val="en-US"/>
        </w:rPr>
        <w:t>s</w:t>
      </w:r>
      <w:r w:rsidRPr="008B6A89">
        <w:rPr>
          <w:lang w:val="en-US"/>
        </w:rPr>
        <w:t xml:space="preserve"> </w:t>
      </w:r>
      <w:r w:rsidR="00E8552D">
        <w:rPr>
          <w:lang w:val="en-US"/>
        </w:rPr>
        <w:t xml:space="preserve">along the </w:t>
      </w:r>
      <w:r w:rsidRPr="008B6A89">
        <w:rPr>
          <w:lang w:val="en-US"/>
        </w:rPr>
        <w:t xml:space="preserve">respective channels </w:t>
      </w:r>
      <w:r w:rsidR="00E8552D">
        <w:rPr>
          <w:lang w:val="en-US"/>
        </w:rPr>
        <w:t>inside t</w:t>
      </w:r>
      <w:r w:rsidRPr="008B6A89">
        <w:rPr>
          <w:lang w:val="en-US"/>
        </w:rPr>
        <w:t>he module</w:t>
      </w:r>
      <w:r>
        <w:rPr>
          <w:lang w:val="en-US"/>
        </w:rPr>
        <w:t>,</w:t>
      </w:r>
      <w:r w:rsidRPr="008B6A89">
        <w:rPr>
          <w:lang w:val="en-US"/>
        </w:rPr>
        <w:t xml:space="preserve"> at </w:t>
      </w:r>
      <w:r>
        <w:rPr>
          <w:lang w:val="en-US"/>
        </w:rPr>
        <w:t xml:space="preserve">four instants of </w:t>
      </w:r>
      <w:r w:rsidRPr="008B6A89">
        <w:rPr>
          <w:lang w:val="en-US"/>
        </w:rPr>
        <w:t>time (</w:t>
      </w:r>
      <w:r w:rsidR="00BA4723">
        <w:rPr>
          <w:lang w:val="en-US"/>
        </w:rPr>
        <w:t>approximately 2.8</w:t>
      </w:r>
      <w:r w:rsidRPr="008B6A89">
        <w:rPr>
          <w:lang w:val="en-US"/>
        </w:rPr>
        <w:t>x10</w:t>
      </w:r>
      <w:r w:rsidRPr="008B6A89">
        <w:rPr>
          <w:vertAlign w:val="superscript"/>
          <w:lang w:val="en-US"/>
        </w:rPr>
        <w:t>-</w:t>
      </w:r>
      <w:r w:rsidR="00BA4723">
        <w:rPr>
          <w:vertAlign w:val="superscript"/>
          <w:lang w:val="en-US"/>
        </w:rPr>
        <w:t>4</w:t>
      </w:r>
      <w:r w:rsidRPr="008B6A89">
        <w:rPr>
          <w:lang w:val="en-US"/>
        </w:rPr>
        <w:t xml:space="preserve"> s, </w:t>
      </w:r>
      <w:r w:rsidR="00BA4723">
        <w:rPr>
          <w:lang w:val="en-US"/>
        </w:rPr>
        <w:t>3</w:t>
      </w:r>
      <w:r w:rsidRPr="008B6A89">
        <w:rPr>
          <w:lang w:val="en-US"/>
        </w:rPr>
        <w:t>.</w:t>
      </w:r>
      <w:r w:rsidR="00BA4723">
        <w:rPr>
          <w:lang w:val="en-US"/>
        </w:rPr>
        <w:t>4</w:t>
      </w:r>
      <w:r w:rsidRPr="008B6A89">
        <w:rPr>
          <w:lang w:val="en-US"/>
        </w:rPr>
        <w:t xml:space="preserve"> s, 16 s, and </w:t>
      </w:r>
      <w:r w:rsidR="008B6110">
        <w:rPr>
          <w:lang w:val="en-US"/>
        </w:rPr>
        <w:t>3</w:t>
      </w:r>
      <w:r w:rsidRPr="008B6A89">
        <w:rPr>
          <w:lang w:val="en-US"/>
        </w:rPr>
        <w:t>0 s)</w:t>
      </w:r>
      <w:r>
        <w:rPr>
          <w:lang w:val="en-US"/>
        </w:rPr>
        <w:t xml:space="preserve">, for the </w:t>
      </w:r>
      <w:r w:rsidR="003461EB">
        <w:rPr>
          <w:lang w:val="en-US"/>
        </w:rPr>
        <w:t>flow condition</w:t>
      </w:r>
      <w:r>
        <w:rPr>
          <w:lang w:val="en-US"/>
        </w:rPr>
        <w:t xml:space="preserve"> </w:t>
      </w:r>
      <m:oMath>
        <m:sSub>
          <m:sSubPr>
            <m:ctrlPr>
              <w:rPr>
                <w:rFonts w:ascii="Cambria Math" w:hAnsi="Cambria Math"/>
                <w:i/>
                <w:sz w:val="22"/>
                <w:szCs w:val="22"/>
                <w:lang w:val="en-US"/>
              </w:rPr>
            </m:ctrlPr>
          </m:sSubPr>
          <m:e>
            <m:acc>
              <m:accPr>
                <m:chr m:val="̇"/>
                <m:ctrlPr>
                  <w:rPr>
                    <w:rFonts w:ascii="Cambria Math" w:hAnsi="Cambria Math"/>
                    <w:i/>
                    <w:sz w:val="22"/>
                    <w:szCs w:val="22"/>
                    <w:lang w:val="en-US"/>
                  </w:rPr>
                </m:ctrlPr>
              </m:accPr>
              <m:e>
                <m:r>
                  <w:rPr>
                    <w:rFonts w:ascii="Cambria Math" w:hAnsi="Cambria Math"/>
                    <w:sz w:val="22"/>
                    <w:szCs w:val="22"/>
                    <w:lang w:val="en-US"/>
                  </w:rPr>
                  <m:t>V</m:t>
                </m:r>
              </m:e>
            </m:acc>
          </m:e>
          <m:sub>
            <m:r>
              <w:rPr>
                <w:rFonts w:ascii="Cambria Math" w:hAnsi="Cambria Math"/>
                <w:sz w:val="22"/>
                <w:szCs w:val="22"/>
                <w:lang w:val="en-US"/>
              </w:rPr>
              <m:t>l</m:t>
            </m:r>
          </m:sub>
        </m:sSub>
        <m:r>
          <m:rPr>
            <m:nor/>
          </m:rPr>
          <w:rPr>
            <w:rFonts w:ascii="Cambria Math" w:hAnsi="Cambria Math"/>
            <w:spacing w:val="-3"/>
            <w:sz w:val="22"/>
            <w:szCs w:val="22"/>
            <w:lang w:val="en-US"/>
          </w:rPr>
          <m:t xml:space="preserve"> = </m:t>
        </m:r>
        <m:sSub>
          <m:sSubPr>
            <m:ctrlPr>
              <w:rPr>
                <w:rFonts w:ascii="Cambria Math" w:hAnsi="Cambria Math"/>
                <w:i/>
                <w:sz w:val="22"/>
                <w:szCs w:val="22"/>
                <w:lang w:val="en-US"/>
              </w:rPr>
            </m:ctrlPr>
          </m:sSubPr>
          <m:e>
            <m:acc>
              <m:accPr>
                <m:chr m:val="̇"/>
                <m:ctrlPr>
                  <w:rPr>
                    <w:rFonts w:ascii="Cambria Math" w:hAnsi="Cambria Math"/>
                    <w:i/>
                    <w:sz w:val="22"/>
                    <w:szCs w:val="22"/>
                    <w:lang w:val="en-US"/>
                  </w:rPr>
                </m:ctrlPr>
              </m:accPr>
              <m:e>
                <m:r>
                  <w:rPr>
                    <w:rFonts w:ascii="Cambria Math" w:hAnsi="Cambria Math"/>
                    <w:sz w:val="22"/>
                    <w:szCs w:val="22"/>
                    <w:lang w:val="en-US"/>
                  </w:rPr>
                  <m:t>V</m:t>
                </m:r>
              </m:e>
            </m:acc>
          </m:e>
          <m:sub>
            <m:r>
              <w:rPr>
                <w:rFonts w:ascii="Cambria Math" w:hAnsi="Cambria Math"/>
                <w:sz w:val="22"/>
                <w:szCs w:val="22"/>
                <w:lang w:val="en-US"/>
              </w:rPr>
              <m:t>s</m:t>
            </m:r>
          </m:sub>
        </m:sSub>
        <m:r>
          <w:rPr>
            <w:rFonts w:ascii="Cambria Math" w:hAnsi="Cambria Math"/>
            <w:sz w:val="22"/>
            <w:szCs w:val="22"/>
            <w:lang w:val="en-US"/>
          </w:rPr>
          <m:t>=50</m:t>
        </m:r>
      </m:oMath>
      <w:r>
        <w:rPr>
          <w:lang w:val="en-US"/>
        </w:rPr>
        <w:t xml:space="preserve"> L/min.</w:t>
      </w:r>
      <w:r w:rsidR="002F0E41">
        <w:rPr>
          <w:lang w:val="en-US"/>
        </w:rPr>
        <w:t xml:space="preserve"> </w:t>
      </w:r>
      <w:r w:rsidR="005D7A0F">
        <w:rPr>
          <w:lang w:val="en-US"/>
        </w:rPr>
        <w:t xml:space="preserve">The simulation was performed with no </w:t>
      </w:r>
      <w:r w:rsidR="002F0E41">
        <w:rPr>
          <w:lang w:val="en-US"/>
        </w:rPr>
        <w:t>recirculation</w:t>
      </w:r>
      <w:r w:rsidR="00C7227A">
        <w:rPr>
          <w:lang w:val="en-US"/>
        </w:rPr>
        <w:t xml:space="preserve"> of the brine </w:t>
      </w:r>
      <w:r w:rsidR="00E8552D">
        <w:rPr>
          <w:lang w:val="en-US"/>
        </w:rPr>
        <w:t>(</w:t>
      </w:r>
      <m:oMath>
        <m:r>
          <w:rPr>
            <w:rFonts w:ascii="Cambria Math" w:hAnsi="Cambria Math"/>
            <w:sz w:val="22"/>
            <w:szCs w:val="22"/>
            <w:lang w:val="en-US"/>
          </w:rPr>
          <m:t>λ=1</m:t>
        </m:r>
      </m:oMath>
      <w:r w:rsidR="00E8552D">
        <w:rPr>
          <w:lang w:val="en-US"/>
        </w:rPr>
        <w:t>)</w:t>
      </w:r>
      <w:r w:rsidR="00BC72A4">
        <w:rPr>
          <w:lang w:val="en-US"/>
        </w:rPr>
        <w:t xml:space="preserve">, and </w:t>
      </w:r>
      <w:r w:rsidR="00A428D9" w:rsidRPr="00A428D9">
        <w:rPr>
          <w:lang w:val="en-US"/>
        </w:rPr>
        <w:t xml:space="preserve">use </w:t>
      </w:r>
      <w:r w:rsidR="005D7A0F">
        <w:rPr>
          <w:lang w:val="en-US"/>
        </w:rPr>
        <w:t xml:space="preserve">of </w:t>
      </w:r>
      <w:r w:rsidR="00A428D9" w:rsidRPr="00A428D9">
        <w:rPr>
          <w:lang w:val="en-US"/>
        </w:rPr>
        <w:t>heat exchangers is irrelevant in this type of analysis</w:t>
      </w:r>
      <w:r w:rsidR="00BC72A4">
        <w:rPr>
          <w:lang w:val="en-US"/>
        </w:rPr>
        <w:t>.</w:t>
      </w:r>
    </w:p>
    <w:p w14:paraId="218BC09E" w14:textId="77777777" w:rsidR="00455754" w:rsidRDefault="00455754">
      <w:pPr>
        <w:spacing w:after="0"/>
        <w:ind w:firstLine="0"/>
        <w:rPr>
          <w:lang w:val="en-US"/>
        </w:rPr>
        <w:pPrChange w:id="981" w:author="Kleber Marques Lisboa" w:date="2023-10-25T12:53:00Z">
          <w:pPr>
            <w:spacing w:after="0"/>
          </w:pPr>
        </w:pPrChange>
      </w:pPr>
    </w:p>
    <w:p w14:paraId="09691EEE" w14:textId="15269507" w:rsidR="00455754" w:rsidRDefault="00864EEE" w:rsidP="00165B87">
      <w:pPr>
        <w:ind w:firstLine="0"/>
        <w:jc w:val="center"/>
        <w:rPr>
          <w:lang w:val="en-US"/>
        </w:rPr>
      </w:pPr>
      <w:r w:rsidRPr="00F825C4">
        <w:rPr>
          <w:noProof/>
          <w:lang w:val="en-US"/>
        </w:rPr>
        <w:drawing>
          <wp:inline distT="0" distB="0" distL="0" distR="0" wp14:anchorId="1BAC2257" wp14:editId="1E1F843D">
            <wp:extent cx="2943225" cy="2486025"/>
            <wp:effectExtent l="0" t="0" r="0" b="0"/>
            <wp:docPr id="45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2943225" cy="2486025"/>
                    </a:xfrm>
                    <a:prstGeom prst="rect">
                      <a:avLst/>
                    </a:prstGeom>
                    <a:noFill/>
                    <a:ln>
                      <a:noFill/>
                    </a:ln>
                  </pic:spPr>
                </pic:pic>
              </a:graphicData>
            </a:graphic>
          </wp:inline>
        </w:drawing>
      </w:r>
    </w:p>
    <w:p w14:paraId="20D44669" w14:textId="175CA54F" w:rsidR="00455754" w:rsidRPr="008B6A89" w:rsidRDefault="00455754">
      <w:pPr>
        <w:spacing w:before="120"/>
        <w:ind w:firstLine="0"/>
        <w:jc w:val="center"/>
        <w:rPr>
          <w:spacing w:val="-3"/>
          <w:lang w:val="en-US"/>
        </w:rPr>
        <w:pPrChange w:id="982" w:author="Kleber Marques Lisboa" w:date="2023-10-24T09:41:00Z">
          <w:pPr>
            <w:spacing w:before="120" w:line="276" w:lineRule="auto"/>
            <w:ind w:firstLine="0"/>
            <w:jc w:val="center"/>
          </w:pPr>
        </w:pPrChange>
      </w:pPr>
      <w:r w:rsidRPr="008B6A89">
        <w:rPr>
          <w:spacing w:val="-3"/>
          <w:lang w:val="en-US"/>
        </w:rPr>
        <w:t>Figur</w:t>
      </w:r>
      <w:r>
        <w:rPr>
          <w:spacing w:val="-3"/>
          <w:lang w:val="en-US"/>
        </w:rPr>
        <w:t>e</w:t>
      </w:r>
      <w:r w:rsidRPr="008B6A89">
        <w:rPr>
          <w:spacing w:val="-3"/>
          <w:lang w:val="en-US"/>
        </w:rPr>
        <w:t xml:space="preserve"> </w:t>
      </w:r>
      <w:r w:rsidR="00866A92">
        <w:rPr>
          <w:spacing w:val="-3"/>
          <w:lang w:val="en-US"/>
        </w:rPr>
        <w:t>6</w:t>
      </w:r>
      <w:r w:rsidRPr="008B6A89">
        <w:rPr>
          <w:spacing w:val="-3"/>
          <w:lang w:val="en-US"/>
        </w:rPr>
        <w:t xml:space="preserve"> - </w:t>
      </w:r>
      <w:r w:rsidRPr="00AA7259">
        <w:rPr>
          <w:spacing w:val="-3"/>
          <w:lang w:val="en-US"/>
        </w:rPr>
        <w:t>Time evolution of temperature profiles in</w:t>
      </w:r>
      <w:r w:rsidR="00EF5B6D">
        <w:rPr>
          <w:spacing w:val="-3"/>
          <w:lang w:val="en-US"/>
        </w:rPr>
        <w:t>side</w:t>
      </w:r>
      <w:r w:rsidRPr="00AA7259">
        <w:rPr>
          <w:spacing w:val="-3"/>
          <w:lang w:val="en-US"/>
        </w:rPr>
        <w:t xml:space="preserve"> the DCMD module for </w:t>
      </w:r>
      <m:oMath>
        <m:sSub>
          <m:sSubPr>
            <m:ctrlPr>
              <w:rPr>
                <w:rFonts w:ascii="Cambria Math" w:hAnsi="Cambria Math"/>
                <w:i/>
                <w:sz w:val="22"/>
                <w:szCs w:val="22"/>
                <w:lang w:val="en-US"/>
              </w:rPr>
            </m:ctrlPr>
          </m:sSubPr>
          <m:e>
            <m:acc>
              <m:accPr>
                <m:chr m:val="̇"/>
                <m:ctrlPr>
                  <w:rPr>
                    <w:rFonts w:ascii="Cambria Math" w:hAnsi="Cambria Math"/>
                    <w:i/>
                    <w:sz w:val="22"/>
                    <w:szCs w:val="22"/>
                    <w:lang w:val="en-US"/>
                  </w:rPr>
                </m:ctrlPr>
              </m:accPr>
              <m:e>
                <m:r>
                  <w:rPr>
                    <w:rFonts w:ascii="Cambria Math" w:hAnsi="Cambria Math"/>
                    <w:sz w:val="22"/>
                    <w:szCs w:val="22"/>
                    <w:lang w:val="en-US"/>
                  </w:rPr>
                  <m:t>V</m:t>
                </m:r>
              </m:e>
            </m:acc>
          </m:e>
          <m:sub>
            <m:r>
              <w:rPr>
                <w:rFonts w:ascii="Cambria Math" w:hAnsi="Cambria Math"/>
                <w:sz w:val="22"/>
                <w:szCs w:val="22"/>
                <w:lang w:val="en-US"/>
              </w:rPr>
              <m:t>l</m:t>
            </m:r>
          </m:sub>
        </m:sSub>
        <m:r>
          <m:rPr>
            <m:nor/>
          </m:rPr>
          <w:rPr>
            <w:rFonts w:ascii="Cambria Math" w:hAnsi="Cambria Math"/>
            <w:spacing w:val="-3"/>
            <w:sz w:val="22"/>
            <w:szCs w:val="22"/>
            <w:lang w:val="en-US"/>
          </w:rPr>
          <m:t xml:space="preserve"> = </m:t>
        </m:r>
        <m:sSub>
          <m:sSubPr>
            <m:ctrlPr>
              <w:rPr>
                <w:rFonts w:ascii="Cambria Math" w:hAnsi="Cambria Math"/>
                <w:i/>
                <w:sz w:val="22"/>
                <w:szCs w:val="22"/>
                <w:lang w:val="en-US"/>
              </w:rPr>
            </m:ctrlPr>
          </m:sSubPr>
          <m:e>
            <m:acc>
              <m:accPr>
                <m:chr m:val="̇"/>
                <m:ctrlPr>
                  <w:rPr>
                    <w:rFonts w:ascii="Cambria Math" w:hAnsi="Cambria Math"/>
                    <w:i/>
                    <w:sz w:val="22"/>
                    <w:szCs w:val="22"/>
                    <w:lang w:val="en-US"/>
                  </w:rPr>
                </m:ctrlPr>
              </m:accPr>
              <m:e>
                <m:r>
                  <w:rPr>
                    <w:rFonts w:ascii="Cambria Math" w:hAnsi="Cambria Math"/>
                    <w:sz w:val="22"/>
                    <w:szCs w:val="22"/>
                    <w:lang w:val="en-US"/>
                  </w:rPr>
                  <m:t>V</m:t>
                </m:r>
              </m:e>
            </m:acc>
          </m:e>
          <m:sub>
            <m:r>
              <w:rPr>
                <w:rFonts w:ascii="Cambria Math" w:hAnsi="Cambria Math"/>
                <w:sz w:val="22"/>
                <w:szCs w:val="22"/>
                <w:lang w:val="en-US"/>
              </w:rPr>
              <m:t>s</m:t>
            </m:r>
          </m:sub>
        </m:sSub>
        <m:r>
          <w:rPr>
            <w:rFonts w:ascii="Cambria Math" w:hAnsi="Cambria Math"/>
            <w:sz w:val="22"/>
            <w:szCs w:val="22"/>
            <w:lang w:val="en-US"/>
          </w:rPr>
          <m:t>=50</m:t>
        </m:r>
      </m:oMath>
      <w:r w:rsidRPr="008B6A89">
        <w:rPr>
          <w:lang w:val="en-US"/>
        </w:rPr>
        <w:t xml:space="preserve"> L/min.</w:t>
      </w:r>
    </w:p>
    <w:p w14:paraId="0A9DFB98" w14:textId="77777777" w:rsidR="00455754" w:rsidRDefault="00455754">
      <w:pPr>
        <w:spacing w:before="120"/>
        <w:ind w:firstLine="0"/>
        <w:rPr>
          <w:lang w:val="en-US"/>
        </w:rPr>
        <w:pPrChange w:id="983" w:author="Kleber Marques Lisboa" w:date="2023-10-25T12:53:00Z">
          <w:pPr>
            <w:spacing w:before="120"/>
          </w:pPr>
        </w:pPrChange>
      </w:pPr>
    </w:p>
    <w:p w14:paraId="69C9BAB3" w14:textId="77777777" w:rsidR="00455754" w:rsidRDefault="00455754" w:rsidP="00165B87">
      <w:pPr>
        <w:spacing w:before="120"/>
        <w:ind w:firstLine="720"/>
        <w:rPr>
          <w:lang w:val="en-US"/>
        </w:rPr>
      </w:pPr>
      <w:r w:rsidRPr="008B6A89">
        <w:rPr>
          <w:lang w:val="en-US"/>
        </w:rPr>
        <w:t>As can be seen</w:t>
      </w:r>
      <w:r>
        <w:rPr>
          <w:lang w:val="en-US"/>
        </w:rPr>
        <w:t xml:space="preserve"> from this figure</w:t>
      </w:r>
      <w:r w:rsidRPr="008B6A89">
        <w:rPr>
          <w:lang w:val="en-US"/>
        </w:rPr>
        <w:t xml:space="preserve">, the </w:t>
      </w:r>
      <w:r w:rsidR="005D7A0F">
        <w:rPr>
          <w:lang w:val="en-US"/>
        </w:rPr>
        <w:t xml:space="preserve">time evolution </w:t>
      </w:r>
      <w:r>
        <w:rPr>
          <w:lang w:val="en-US"/>
        </w:rPr>
        <w:t xml:space="preserve">of the heat transfer </w:t>
      </w:r>
      <w:r w:rsidRPr="008B6A89">
        <w:rPr>
          <w:lang w:val="en-US"/>
        </w:rPr>
        <w:t>in</w:t>
      </w:r>
      <w:r>
        <w:rPr>
          <w:lang w:val="en-US"/>
        </w:rPr>
        <w:t>side</w:t>
      </w:r>
      <w:r w:rsidRPr="008B6A89">
        <w:rPr>
          <w:lang w:val="en-US"/>
        </w:rPr>
        <w:t xml:space="preserve"> the DCMD module is </w:t>
      </w:r>
      <w:r w:rsidR="00BC72A4">
        <w:rPr>
          <w:lang w:val="en-US"/>
        </w:rPr>
        <w:t xml:space="preserve">very </w:t>
      </w:r>
      <w:r w:rsidRPr="008B6A89">
        <w:rPr>
          <w:lang w:val="en-US"/>
        </w:rPr>
        <w:t xml:space="preserve">fast, since </w:t>
      </w:r>
      <w:r w:rsidR="00BC72A4">
        <w:rPr>
          <w:lang w:val="en-US"/>
        </w:rPr>
        <w:t>the steady-state condition is reached i</w:t>
      </w:r>
      <w:r w:rsidRPr="008B6A89">
        <w:rPr>
          <w:lang w:val="en-US"/>
        </w:rPr>
        <w:t xml:space="preserve">n </w:t>
      </w:r>
      <w:r w:rsidR="00BC72A4">
        <w:rPr>
          <w:lang w:val="en-US"/>
        </w:rPr>
        <w:t>just a few seconds</w:t>
      </w:r>
      <w:r w:rsidR="0003487A">
        <w:rPr>
          <w:lang w:val="en-US"/>
        </w:rPr>
        <w:t xml:space="preserve">, taking no more than </w:t>
      </w:r>
      <w:r w:rsidR="008B6110">
        <w:rPr>
          <w:lang w:val="en-US"/>
        </w:rPr>
        <w:t>30 s</w:t>
      </w:r>
      <w:r w:rsidRPr="008B6A89">
        <w:rPr>
          <w:lang w:val="en-US"/>
        </w:rPr>
        <w:t xml:space="preserve"> </w:t>
      </w:r>
      <w:r w:rsidR="0003487A">
        <w:rPr>
          <w:lang w:val="en-US"/>
        </w:rPr>
        <w:t xml:space="preserve">for </w:t>
      </w:r>
      <w:r w:rsidRPr="008B6A89">
        <w:rPr>
          <w:lang w:val="en-US"/>
        </w:rPr>
        <w:t>the module</w:t>
      </w:r>
      <w:r w:rsidR="0003487A">
        <w:rPr>
          <w:lang w:val="en-US"/>
        </w:rPr>
        <w:t xml:space="preserve"> to attain this regime</w:t>
      </w:r>
      <w:r w:rsidRPr="008B6A89">
        <w:rPr>
          <w:lang w:val="en-US"/>
        </w:rPr>
        <w:t xml:space="preserve">. </w:t>
      </w:r>
      <w:r w:rsidR="005D7A0F">
        <w:rPr>
          <w:lang w:val="en-US"/>
        </w:rPr>
        <w:t xml:space="preserve">Therefore, </w:t>
      </w:r>
      <w:r w:rsidRPr="008B6A89">
        <w:rPr>
          <w:lang w:val="en-US"/>
        </w:rPr>
        <w:t xml:space="preserve">any numerical (experimental) analysis employing </w:t>
      </w:r>
      <w:r w:rsidR="005D7A0F">
        <w:rPr>
          <w:lang w:val="en-US"/>
        </w:rPr>
        <w:t xml:space="preserve">large </w:t>
      </w:r>
      <w:r w:rsidRPr="008B6A89">
        <w:rPr>
          <w:lang w:val="en-US"/>
        </w:rPr>
        <w:t>time steps (measurement intervals) will not adequately capture the transient</w:t>
      </w:r>
      <w:r>
        <w:rPr>
          <w:lang w:val="en-US"/>
        </w:rPr>
        <w:t xml:space="preserve"> phenomena</w:t>
      </w:r>
      <w:r w:rsidRPr="008B6A89">
        <w:rPr>
          <w:lang w:val="en-US"/>
        </w:rPr>
        <w:t xml:space="preserve"> happening inside the DCMD module</w:t>
      </w:r>
      <w:r w:rsidR="00A428D9">
        <w:rPr>
          <w:lang w:val="en-US"/>
        </w:rPr>
        <w:t>.</w:t>
      </w:r>
    </w:p>
    <w:p w14:paraId="7B0C65FA" w14:textId="63A030CF" w:rsidR="005D7A0F" w:rsidRDefault="00356DF8" w:rsidP="00165B87">
      <w:pPr>
        <w:spacing w:before="120"/>
        <w:rPr>
          <w:lang w:val="en-US"/>
        </w:rPr>
      </w:pPr>
      <w:commentRangeStart w:id="984"/>
      <w:r w:rsidRPr="008B6A89">
        <w:rPr>
          <w:lang w:val="en-US"/>
        </w:rPr>
        <w:t>Figure</w:t>
      </w:r>
      <w:r w:rsidR="00341937">
        <w:rPr>
          <w:lang w:val="en-US"/>
        </w:rPr>
        <w:t>s</w:t>
      </w:r>
      <w:r w:rsidRPr="008B6A89">
        <w:rPr>
          <w:lang w:val="en-US"/>
        </w:rPr>
        <w:t xml:space="preserve"> </w:t>
      </w:r>
      <w:r w:rsidR="00866A92">
        <w:rPr>
          <w:lang w:val="en-US"/>
        </w:rPr>
        <w:t>7</w:t>
      </w:r>
      <w:r w:rsidR="00341937">
        <w:rPr>
          <w:lang w:val="en-US"/>
        </w:rPr>
        <w:t>a</w:t>
      </w:r>
      <w:r w:rsidR="004F4A06">
        <w:rPr>
          <w:lang w:val="en-US"/>
        </w:rPr>
        <w:t xml:space="preserve"> </w:t>
      </w:r>
      <w:r w:rsidR="00341937">
        <w:rPr>
          <w:lang w:val="en-US"/>
        </w:rPr>
        <w:t xml:space="preserve">and </w:t>
      </w:r>
      <w:r w:rsidR="00866A92">
        <w:rPr>
          <w:lang w:val="en-US"/>
        </w:rPr>
        <w:t>7</w:t>
      </w:r>
      <w:r w:rsidR="00341937">
        <w:rPr>
          <w:lang w:val="en-US"/>
        </w:rPr>
        <w:t xml:space="preserve">b </w:t>
      </w:r>
      <w:r w:rsidRPr="008B6A89">
        <w:rPr>
          <w:lang w:val="en-US"/>
        </w:rPr>
        <w:t xml:space="preserve">illustrate </w:t>
      </w:r>
      <w:r w:rsidR="004F4A06">
        <w:rPr>
          <w:lang w:val="en-US"/>
        </w:rPr>
        <w:t xml:space="preserve">bulk </w:t>
      </w:r>
      <w:r w:rsidRPr="008B6A89">
        <w:rPr>
          <w:lang w:val="en-US"/>
        </w:rPr>
        <w:t xml:space="preserve">temperature profiles of the feed and permeate channels along the module for different conditions of volumetric flow rate of </w:t>
      </w:r>
      <w:r w:rsidR="004F4A06">
        <w:rPr>
          <w:lang w:val="en-US"/>
        </w:rPr>
        <w:t>the streams</w:t>
      </w:r>
      <w:r w:rsidRPr="008B6A89">
        <w:rPr>
          <w:lang w:val="en-US"/>
        </w:rPr>
        <w:t xml:space="preserve">, considering </w:t>
      </w:r>
      <w:r w:rsidR="00776C9F">
        <w:rPr>
          <w:lang w:val="en-US"/>
        </w:rPr>
        <w:t xml:space="preserve">steady-state </w:t>
      </w:r>
      <w:r w:rsidR="00FE2439">
        <w:rPr>
          <w:lang w:val="en-US"/>
        </w:rPr>
        <w:t xml:space="preserve">single-pass </w:t>
      </w:r>
      <w:r w:rsidRPr="008B6A89">
        <w:rPr>
          <w:lang w:val="en-US"/>
        </w:rPr>
        <w:t xml:space="preserve">flow </w:t>
      </w:r>
      <w:r w:rsidR="004F4A06">
        <w:rPr>
          <w:lang w:val="en-US"/>
        </w:rPr>
        <w:t>in the</w:t>
      </w:r>
      <w:r w:rsidR="00FE2439">
        <w:rPr>
          <w:lang w:val="en-US"/>
        </w:rPr>
        <w:t xml:space="preserve"> DCMD module</w:t>
      </w:r>
      <w:r w:rsidR="0062026D">
        <w:rPr>
          <w:lang w:val="en-US"/>
        </w:rPr>
        <w:t>,</w:t>
      </w:r>
      <w:r w:rsidR="00776C9F">
        <w:rPr>
          <w:lang w:val="en-US"/>
        </w:rPr>
        <w:t xml:space="preserve"> </w:t>
      </w:r>
      <w:r w:rsidR="00D74A22">
        <w:rPr>
          <w:lang w:val="en-US"/>
        </w:rPr>
        <w:t>and no</w:t>
      </w:r>
      <w:r w:rsidR="00776C9F">
        <w:rPr>
          <w:lang w:val="en-US"/>
        </w:rPr>
        <w:t xml:space="preserve"> h</w:t>
      </w:r>
      <w:r w:rsidR="004F4A06">
        <w:rPr>
          <w:lang w:val="en-US"/>
        </w:rPr>
        <w:t>ea</w:t>
      </w:r>
      <w:r w:rsidR="00776C9F">
        <w:rPr>
          <w:lang w:val="en-US"/>
        </w:rPr>
        <w:t>t recovery,</w:t>
      </w:r>
      <w:r w:rsidR="0062026D">
        <w:rPr>
          <w:lang w:val="en-US"/>
        </w:rPr>
        <w:t xml:space="preserve"> </w:t>
      </w:r>
      <w:r w:rsidR="0062026D" w:rsidRPr="0062026D">
        <w:rPr>
          <w:i/>
          <w:iCs/>
          <w:lang w:val="en-US"/>
        </w:rPr>
        <w:t>i.e</w:t>
      </w:r>
      <w:r w:rsidR="0062026D">
        <w:rPr>
          <w:lang w:val="en-US"/>
        </w:rPr>
        <w:t xml:space="preserve">., </w:t>
      </w:r>
      <m:oMath>
        <m:sSub>
          <m:sSubPr>
            <m:ctrlPr>
              <w:rPr>
                <w:rFonts w:ascii="Cambria Math" w:hAnsi="Cambria Math"/>
                <w:i/>
                <w:lang w:val="en-US"/>
              </w:rPr>
            </m:ctrlPr>
          </m:sSubPr>
          <m:e>
            <m:r>
              <w:rPr>
                <w:rFonts w:ascii="Cambria Math" w:hAnsi="Cambria Math"/>
                <w:lang w:val="en-US"/>
              </w:rPr>
              <m:t>λ</m:t>
            </m:r>
            <m:ctrlPr>
              <w:rPr>
                <w:rFonts w:ascii="Cambria Math" w:eastAsia="Cambria Math" w:hAnsi="Cambria Math" w:cs="Cambria Math"/>
                <w:i/>
                <w:lang w:val="en-US"/>
              </w:rPr>
            </m:ctrlPr>
          </m:e>
          <m:sub>
            <m:r>
              <w:rPr>
                <w:rFonts w:ascii="Cambria Math" w:hAnsi="Cambria Math"/>
                <w:lang w:val="en-US"/>
              </w:rPr>
              <m:t>0</m:t>
            </m:r>
          </m:sub>
        </m:sSub>
        <m:r>
          <m:rPr>
            <m:nor/>
          </m:rPr>
          <w:rPr>
            <w:rFonts w:ascii="Cambria Math" w:hAnsi="Cambria Math"/>
            <w:lang w:val="en-US"/>
          </w:rPr>
          <m:t xml:space="preserve"> =  </m:t>
        </m:r>
        <m:r>
          <w:rPr>
            <w:rFonts w:ascii="Cambria Math" w:hAnsi="Cambria Math"/>
            <w:lang w:val="en-US"/>
          </w:rPr>
          <m:t xml:space="preserve">λ </m:t>
        </m:r>
        <m:r>
          <m:rPr>
            <m:nor/>
          </m:rPr>
          <w:rPr>
            <w:rFonts w:ascii="Cambria Math" w:hAnsi="Cambria Math"/>
            <w:lang w:val="en-US"/>
          </w:rPr>
          <m:t xml:space="preserve">= </m:t>
        </m:r>
        <m:r>
          <w:rPr>
            <w:rFonts w:ascii="Cambria Math" w:hAnsi="Cambria Math"/>
            <w:lang w:val="en-US"/>
          </w:rPr>
          <m:t>1</m:t>
        </m:r>
      </m:oMath>
      <w:r w:rsidR="0062026D">
        <w:rPr>
          <w:lang w:val="en-US"/>
        </w:rPr>
        <w:t xml:space="preserve">, </w:t>
      </w:r>
      <m:oMath>
        <m:sSub>
          <m:sSubPr>
            <m:ctrlPr>
              <w:rPr>
                <w:rFonts w:ascii="Cambria Math" w:hAnsi="Cambria Math"/>
                <w:i/>
                <w:sz w:val="22"/>
                <w:szCs w:val="22"/>
                <w:lang w:val="en-US"/>
              </w:rPr>
            </m:ctrlPr>
          </m:sSubPr>
          <m:e>
            <m:acc>
              <m:accPr>
                <m:chr m:val="̇"/>
                <m:ctrlPr>
                  <w:rPr>
                    <w:rFonts w:ascii="Cambria Math" w:hAnsi="Cambria Math"/>
                    <w:i/>
                    <w:sz w:val="22"/>
                    <w:szCs w:val="22"/>
                    <w:lang w:val="en-US"/>
                  </w:rPr>
                </m:ctrlPr>
              </m:accPr>
              <m:e>
                <m:r>
                  <w:rPr>
                    <w:rFonts w:ascii="Cambria Math" w:hAnsi="Cambria Math"/>
                    <w:sz w:val="22"/>
                    <w:szCs w:val="22"/>
                    <w:lang w:val="en-US"/>
                  </w:rPr>
                  <m:t>V</m:t>
                </m:r>
              </m:e>
            </m:acc>
          </m:e>
          <m:sub>
            <m:r>
              <w:rPr>
                <w:rFonts w:ascii="Cambria Math" w:hAnsi="Cambria Math"/>
                <w:sz w:val="22"/>
                <w:szCs w:val="22"/>
                <w:lang w:val="en-US"/>
              </w:rPr>
              <m:t>well</m:t>
            </m:r>
          </m:sub>
        </m:sSub>
        <m:r>
          <m:rPr>
            <m:nor/>
          </m:rPr>
          <w:rPr>
            <w:rFonts w:ascii="Cambria Math" w:hAnsi="Cambria Math"/>
            <w:sz w:val="22"/>
            <w:szCs w:val="22"/>
            <w:lang w:val="en-US"/>
          </w:rPr>
          <m:t xml:space="preserve"> = </m:t>
        </m:r>
        <m:sSub>
          <m:sSubPr>
            <m:ctrlPr>
              <w:rPr>
                <w:rFonts w:ascii="Cambria Math" w:hAnsi="Cambria Math"/>
                <w:i/>
                <w:sz w:val="22"/>
                <w:szCs w:val="22"/>
                <w:lang w:val="en-US"/>
              </w:rPr>
            </m:ctrlPr>
          </m:sSubPr>
          <m:e>
            <m:acc>
              <m:accPr>
                <m:chr m:val="̇"/>
                <m:ctrlPr>
                  <w:rPr>
                    <w:rFonts w:ascii="Cambria Math" w:hAnsi="Cambria Math"/>
                    <w:i/>
                    <w:sz w:val="22"/>
                    <w:szCs w:val="22"/>
                    <w:lang w:val="en-US"/>
                  </w:rPr>
                </m:ctrlPr>
              </m:accPr>
              <m:e>
                <m:r>
                  <w:rPr>
                    <w:rFonts w:ascii="Cambria Math" w:hAnsi="Cambria Math"/>
                    <w:sz w:val="22"/>
                    <w:szCs w:val="22"/>
                    <w:lang w:val="en-US"/>
                  </w:rPr>
                  <m:t>V</m:t>
                </m:r>
              </m:e>
            </m:acc>
          </m:e>
          <m:sub>
            <m:r>
              <w:rPr>
                <w:rFonts w:ascii="Cambria Math" w:hAnsi="Cambria Math"/>
                <w:sz w:val="22"/>
                <w:szCs w:val="22"/>
                <w:lang w:val="en-US"/>
              </w:rPr>
              <m:t>s</m:t>
            </m:r>
          </m:sub>
        </m:sSub>
      </m:oMath>
      <w:r w:rsidR="0062026D">
        <w:rPr>
          <w:lang w:val="en-US"/>
        </w:rPr>
        <w:t>,</w:t>
      </w:r>
      <w:r w:rsidR="0062026D" w:rsidRPr="008B6A89">
        <w:rPr>
          <w:lang w:val="en-US"/>
        </w:rPr>
        <w:t xml:space="preserve"> </w:t>
      </w:r>
      <m:oMath>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H</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sub>
        </m:sSub>
        <m:r>
          <m:rPr>
            <m:nor/>
          </m:rP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H</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sub>
        </m:sSub>
        <m:r>
          <m:rPr>
            <m:nor/>
          </m:rPr>
          <w:rPr>
            <w:rFonts w:ascii="Cambria Math" w:hAnsi="Cambria Math"/>
            <w:lang w:val="en-US"/>
          </w:rPr>
          <m:t xml:space="preserve">= </m:t>
        </m:r>
        <m:r>
          <w:rPr>
            <w:rFonts w:ascii="Cambria Math" w:hAnsi="Cambria Math"/>
            <w:lang w:val="en-US"/>
          </w:rPr>
          <m:t>0</m:t>
        </m:r>
      </m:oMath>
      <w:r w:rsidR="0062026D">
        <w:rPr>
          <w:lang w:val="en-US"/>
        </w:rPr>
        <w:t>.</w:t>
      </w:r>
      <w:r w:rsidRPr="008B6A89">
        <w:rPr>
          <w:lang w:val="en-US"/>
        </w:rPr>
        <w:t xml:space="preserve"> The objective is to obtain </w:t>
      </w:r>
      <w:r w:rsidR="00776C9F">
        <w:rPr>
          <w:lang w:val="en-US"/>
        </w:rPr>
        <w:t xml:space="preserve">indications of </w:t>
      </w:r>
      <w:r w:rsidRPr="008B6A89">
        <w:rPr>
          <w:lang w:val="en-US"/>
        </w:rPr>
        <w:t xml:space="preserve">possible flow configurations (well and distillate flow rates) </w:t>
      </w:r>
      <w:r w:rsidR="00776C9F">
        <w:rPr>
          <w:lang w:val="en-US"/>
        </w:rPr>
        <w:t xml:space="preserve">with </w:t>
      </w:r>
      <w:r w:rsidR="005D7A0F">
        <w:rPr>
          <w:lang w:val="en-US"/>
        </w:rPr>
        <w:t>adequate p</w:t>
      </w:r>
      <w:r w:rsidR="00776C9F">
        <w:rPr>
          <w:lang w:val="en-US"/>
        </w:rPr>
        <w:t xml:space="preserve">otential </w:t>
      </w:r>
      <w:r w:rsidR="00CB6BEC">
        <w:rPr>
          <w:lang w:val="en-US"/>
        </w:rPr>
        <w:t>for using heat exchangers</w:t>
      </w:r>
      <w:del w:id="985" w:author="Kleber Marques Lisboa" w:date="2023-10-25T13:08:00Z">
        <w:r w:rsidR="004D29AC" w:rsidDel="002E01BC">
          <w:rPr>
            <w:lang w:val="en-US"/>
          </w:rPr>
          <w:delText>,</w:delText>
        </w:r>
      </w:del>
      <w:r w:rsidR="00CB6BEC">
        <w:rPr>
          <w:lang w:val="en-US"/>
        </w:rPr>
        <w:t xml:space="preserve"> </w:t>
      </w:r>
      <w:r w:rsidR="00776C9F">
        <w:rPr>
          <w:lang w:val="en-US"/>
        </w:rPr>
        <w:t xml:space="preserve">to </w:t>
      </w:r>
      <w:r w:rsidR="00BE56CC">
        <w:rPr>
          <w:lang w:val="en-US"/>
        </w:rPr>
        <w:t xml:space="preserve">enhance </w:t>
      </w:r>
      <w:r w:rsidRPr="008B6A89">
        <w:rPr>
          <w:lang w:val="en-US"/>
        </w:rPr>
        <w:t>the energy efficiency of the desalination system</w:t>
      </w:r>
      <w:r w:rsidR="004D29AC">
        <w:rPr>
          <w:lang w:val="en-US"/>
        </w:rPr>
        <w:t>, as well as to optimize the water recovery (maximize the distillate flux)</w:t>
      </w:r>
      <w:r w:rsidRPr="008B6A89">
        <w:rPr>
          <w:lang w:val="en-US"/>
        </w:rPr>
        <w:t>.</w:t>
      </w:r>
    </w:p>
    <w:p w14:paraId="25B118D0" w14:textId="531E8884" w:rsidR="00033D7F" w:rsidRDefault="00033D7F" w:rsidP="00165B87">
      <w:pPr>
        <w:spacing w:before="120"/>
        <w:rPr>
          <w:lang w:val="en-US"/>
        </w:rPr>
      </w:pPr>
      <w:r w:rsidRPr="008B6A89">
        <w:rPr>
          <w:lang w:val="en-US"/>
        </w:rPr>
        <w:t xml:space="preserve">Figure </w:t>
      </w:r>
      <w:r w:rsidR="00866A92">
        <w:rPr>
          <w:lang w:val="en-US"/>
        </w:rPr>
        <w:t>7</w:t>
      </w:r>
      <w:r>
        <w:rPr>
          <w:lang w:val="en-US"/>
        </w:rPr>
        <w:t>a</w:t>
      </w:r>
      <w:r w:rsidRPr="008B6A89">
        <w:rPr>
          <w:lang w:val="en-US"/>
        </w:rPr>
        <w:t xml:space="preserve"> illustrates </w:t>
      </w:r>
      <w:r w:rsidR="000C646C">
        <w:rPr>
          <w:lang w:val="en-US"/>
        </w:rPr>
        <w:t>two</w:t>
      </w:r>
      <w:r w:rsidRPr="008B6A89">
        <w:rPr>
          <w:lang w:val="en-US"/>
        </w:rPr>
        <w:t xml:space="preserve"> </w:t>
      </w:r>
      <w:r w:rsidR="00562978">
        <w:rPr>
          <w:lang w:val="en-US"/>
        </w:rPr>
        <w:t>scenarios</w:t>
      </w:r>
      <w:r w:rsidRPr="008B6A89">
        <w:rPr>
          <w:lang w:val="en-US"/>
        </w:rPr>
        <w:t xml:space="preserve"> where the distillate flow rate is lower than the feed flow rate, </w:t>
      </w:r>
      <w:r w:rsidR="00D632DE">
        <w:rPr>
          <w:lang w:val="en-US"/>
        </w:rPr>
        <w:t xml:space="preserve">and two </w:t>
      </w:r>
      <w:r w:rsidR="00562978">
        <w:rPr>
          <w:lang w:val="en-US"/>
        </w:rPr>
        <w:t>scenarios</w:t>
      </w:r>
      <w:r w:rsidR="00D632DE">
        <w:rPr>
          <w:lang w:val="en-US"/>
        </w:rPr>
        <w:t xml:space="preserve"> </w:t>
      </w:r>
      <w:r>
        <w:rPr>
          <w:lang w:val="en-US"/>
        </w:rPr>
        <w:t xml:space="preserve">where </w:t>
      </w:r>
      <w:r w:rsidRPr="008B6A89">
        <w:rPr>
          <w:lang w:val="en-US"/>
        </w:rPr>
        <w:t xml:space="preserve">the distillate flow rate </w:t>
      </w:r>
      <w:r w:rsidR="002053E6">
        <w:rPr>
          <w:lang w:val="en-US"/>
        </w:rPr>
        <w:t xml:space="preserve">is </w:t>
      </w:r>
      <w:r w:rsidRPr="008B6A89">
        <w:rPr>
          <w:lang w:val="en-US"/>
        </w:rPr>
        <w:t xml:space="preserve">greater than the feed flow rate, </w:t>
      </w:r>
      <w:r>
        <w:rPr>
          <w:lang w:val="en-US"/>
        </w:rPr>
        <w:t xml:space="preserve">approximating what </w:t>
      </w:r>
      <w:r w:rsidRPr="005D7A0F">
        <w:rPr>
          <w:lang w:val="en-US"/>
        </w:rPr>
        <w:t xml:space="preserve">Christie </w:t>
      </w:r>
      <w:r w:rsidRPr="005D7A0F">
        <w:rPr>
          <w:i/>
          <w:iCs/>
          <w:lang w:val="en-US"/>
        </w:rPr>
        <w:t>et al</w:t>
      </w:r>
      <w:r w:rsidRPr="005D7A0F">
        <w:rPr>
          <w:lang w:val="en-US"/>
        </w:rPr>
        <w:t xml:space="preserve">. (2020) called the DLR </w:t>
      </w:r>
      <w:r w:rsidR="00562978">
        <w:rPr>
          <w:lang w:val="en-US"/>
        </w:rPr>
        <w:t xml:space="preserve">(Distillate Limiting Regime) </w:t>
      </w:r>
      <w:r w:rsidRPr="005D7A0F">
        <w:rPr>
          <w:lang w:val="en-US"/>
        </w:rPr>
        <w:t xml:space="preserve">and the FLR </w:t>
      </w:r>
      <w:r w:rsidR="00562978">
        <w:rPr>
          <w:lang w:val="en-US"/>
        </w:rPr>
        <w:t xml:space="preserve">(Feed Limiting Regime) </w:t>
      </w:r>
      <w:r w:rsidRPr="005D7A0F">
        <w:rPr>
          <w:lang w:val="en-US"/>
        </w:rPr>
        <w:t>configurations, respectively. Figure</w:t>
      </w:r>
      <w:r>
        <w:rPr>
          <w:lang w:val="en-US"/>
        </w:rPr>
        <w:t xml:space="preserve"> </w:t>
      </w:r>
      <w:r w:rsidR="00866A92">
        <w:rPr>
          <w:lang w:val="en-US"/>
        </w:rPr>
        <w:t>7</w:t>
      </w:r>
      <w:r>
        <w:rPr>
          <w:lang w:val="en-US"/>
        </w:rPr>
        <w:t>b shows three cases where the distillate and feed flow rates are equal.</w:t>
      </w:r>
    </w:p>
    <w:p w14:paraId="1611BA1C" w14:textId="77777777" w:rsidR="00C67E4F" w:rsidRDefault="00C67E4F">
      <w:pPr>
        <w:spacing w:after="0"/>
        <w:ind w:firstLine="0"/>
        <w:rPr>
          <w:lang w:val="en-US"/>
        </w:rPr>
        <w:pPrChange w:id="986" w:author="Kleber Marques Lisboa" w:date="2023-10-25T13:04:00Z">
          <w:pPr>
            <w:spacing w:after="0"/>
            <w:ind w:firstLine="720"/>
          </w:pPr>
        </w:pPrChange>
      </w:pPr>
    </w:p>
    <w:p w14:paraId="411D6FC8" w14:textId="374CA2A7" w:rsidR="00C81062" w:rsidRPr="008B6A89" w:rsidRDefault="00864EEE">
      <w:pPr>
        <w:spacing w:after="0"/>
        <w:ind w:firstLine="0"/>
        <w:jc w:val="center"/>
        <w:rPr>
          <w:lang w:val="en-US"/>
        </w:rPr>
        <w:pPrChange w:id="987" w:author="Kleber Marques Lisboa" w:date="2023-10-24T09:41:00Z">
          <w:pPr>
            <w:spacing w:after="0" w:line="240" w:lineRule="auto"/>
            <w:ind w:firstLine="0"/>
            <w:jc w:val="center"/>
          </w:pPr>
        </w:pPrChange>
      </w:pPr>
      <w:r w:rsidRPr="00F825C4">
        <w:rPr>
          <w:noProof/>
          <w:lang w:val="en-US"/>
        </w:rPr>
        <w:drawing>
          <wp:inline distT="0" distB="0" distL="0" distR="0" wp14:anchorId="1AC40571" wp14:editId="3D56BB28">
            <wp:extent cx="2952750" cy="2486025"/>
            <wp:effectExtent l="0" t="0" r="0" b="0"/>
            <wp:docPr id="46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2952750" cy="2486025"/>
                    </a:xfrm>
                    <a:prstGeom prst="rect">
                      <a:avLst/>
                    </a:prstGeom>
                    <a:noFill/>
                    <a:ln>
                      <a:noFill/>
                    </a:ln>
                  </pic:spPr>
                </pic:pic>
              </a:graphicData>
            </a:graphic>
          </wp:inline>
        </w:drawing>
      </w:r>
      <w:r w:rsidR="00D74A22">
        <w:rPr>
          <w:lang w:val="en-US"/>
        </w:rPr>
        <w:t xml:space="preserve"> </w:t>
      </w:r>
      <w:r w:rsidR="00FD5718">
        <w:rPr>
          <w:noProof/>
          <w:lang w:val="en-US"/>
        </w:rPr>
        <w:drawing>
          <wp:inline distT="0" distB="0" distL="0" distR="0" wp14:anchorId="2917AB89" wp14:editId="1208C467">
            <wp:extent cx="2948940" cy="2484120"/>
            <wp:effectExtent l="0" t="0" r="3810" b="0"/>
            <wp:docPr id="2172814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8142" name="Imagem 21728142"/>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2948940" cy="2484120"/>
                    </a:xfrm>
                    <a:prstGeom prst="rect">
                      <a:avLst/>
                    </a:prstGeom>
                  </pic:spPr>
                </pic:pic>
              </a:graphicData>
            </a:graphic>
          </wp:inline>
        </w:drawing>
      </w:r>
    </w:p>
    <w:p w14:paraId="41E89BD3" w14:textId="45E45B36" w:rsidR="00DA6D9C" w:rsidRDefault="00DA6D9C">
      <w:pPr>
        <w:spacing w:after="0"/>
        <w:ind w:firstLine="0"/>
        <w:jc w:val="center"/>
        <w:rPr>
          <w:spacing w:val="-3"/>
          <w:lang w:val="en-US"/>
        </w:rPr>
        <w:pPrChange w:id="988" w:author="Kleber Marques Lisboa" w:date="2023-10-24T09:41:00Z">
          <w:pPr>
            <w:spacing w:after="0" w:line="240" w:lineRule="auto"/>
            <w:ind w:firstLine="0"/>
            <w:jc w:val="center"/>
          </w:pPr>
        </w:pPrChange>
      </w:pPr>
      <w:r>
        <w:rPr>
          <w:spacing w:val="-3"/>
          <w:lang w:val="en-US"/>
        </w:rPr>
        <w:tab/>
        <w:t>(a)</w:t>
      </w:r>
      <w:r>
        <w:rPr>
          <w:spacing w:val="-3"/>
          <w:lang w:val="en-US"/>
        </w:rPr>
        <w:tab/>
      </w:r>
      <w:r>
        <w:rPr>
          <w:spacing w:val="-3"/>
          <w:lang w:val="en-US"/>
        </w:rPr>
        <w:tab/>
      </w:r>
      <w:r>
        <w:rPr>
          <w:spacing w:val="-3"/>
          <w:lang w:val="en-US"/>
        </w:rPr>
        <w:tab/>
      </w:r>
      <w:r>
        <w:rPr>
          <w:spacing w:val="-3"/>
          <w:lang w:val="en-US"/>
        </w:rPr>
        <w:tab/>
      </w:r>
      <w:r>
        <w:rPr>
          <w:spacing w:val="-3"/>
          <w:lang w:val="en-US"/>
        </w:rPr>
        <w:tab/>
      </w:r>
      <w:r>
        <w:rPr>
          <w:spacing w:val="-3"/>
          <w:lang w:val="en-US"/>
        </w:rPr>
        <w:tab/>
        <w:t xml:space="preserve">     (b)</w:t>
      </w:r>
    </w:p>
    <w:p w14:paraId="21561A8F" w14:textId="40ACD809" w:rsidR="00DF1B3A" w:rsidRPr="008B6A89" w:rsidRDefault="00D74A22">
      <w:pPr>
        <w:spacing w:before="120"/>
        <w:ind w:firstLine="0"/>
        <w:jc w:val="center"/>
        <w:rPr>
          <w:spacing w:val="-3"/>
          <w:lang w:val="en-US"/>
        </w:rPr>
        <w:pPrChange w:id="989" w:author="Kleber Marques Lisboa" w:date="2023-10-24T09:41:00Z">
          <w:pPr>
            <w:spacing w:before="120" w:line="276" w:lineRule="auto"/>
            <w:ind w:firstLine="0"/>
            <w:jc w:val="center"/>
          </w:pPr>
        </w:pPrChange>
      </w:pPr>
      <w:r w:rsidRPr="008B6A89">
        <w:rPr>
          <w:spacing w:val="-3"/>
          <w:lang w:val="en-US"/>
        </w:rPr>
        <w:t>Figur</w:t>
      </w:r>
      <w:r>
        <w:rPr>
          <w:spacing w:val="-3"/>
          <w:lang w:val="en-US"/>
        </w:rPr>
        <w:t>e</w:t>
      </w:r>
      <w:r w:rsidRPr="008B6A89">
        <w:rPr>
          <w:spacing w:val="-3"/>
          <w:lang w:val="en-US"/>
        </w:rPr>
        <w:t xml:space="preserve"> </w:t>
      </w:r>
      <w:r w:rsidR="00866A92">
        <w:rPr>
          <w:spacing w:val="-3"/>
          <w:lang w:val="en-US"/>
        </w:rPr>
        <w:t>7</w:t>
      </w:r>
      <w:r w:rsidRPr="008B6A89">
        <w:rPr>
          <w:spacing w:val="-3"/>
          <w:lang w:val="en-US"/>
        </w:rPr>
        <w:t xml:space="preserve"> </w:t>
      </w:r>
      <w:r>
        <w:rPr>
          <w:spacing w:val="-3"/>
          <w:lang w:val="en-US"/>
        </w:rPr>
        <w:t>–</w:t>
      </w:r>
      <w:r w:rsidRPr="008B6A89">
        <w:rPr>
          <w:spacing w:val="-3"/>
          <w:lang w:val="en-US"/>
        </w:rPr>
        <w:t xml:space="preserve"> </w:t>
      </w:r>
      <w:r>
        <w:rPr>
          <w:spacing w:val="-3"/>
          <w:lang w:val="en-US"/>
        </w:rPr>
        <w:t>Steady-state te</w:t>
      </w:r>
      <w:r w:rsidRPr="00AA7259">
        <w:rPr>
          <w:spacing w:val="-3"/>
          <w:lang w:val="en-US"/>
        </w:rPr>
        <w:t xml:space="preserve">mperature profiles along the axial position in the module </w:t>
      </w:r>
      <w:r w:rsidRPr="008B6A89">
        <w:rPr>
          <w:spacing w:val="-3"/>
          <w:lang w:val="en-US"/>
        </w:rPr>
        <w:t xml:space="preserve">DCMD </w:t>
      </w:r>
      <w:r>
        <w:rPr>
          <w:spacing w:val="-3"/>
          <w:lang w:val="en-US"/>
        </w:rPr>
        <w:t>for</w:t>
      </w:r>
      <w:r w:rsidR="00377830">
        <w:rPr>
          <w:spacing w:val="-3"/>
          <w:lang w:val="en-US"/>
        </w:rPr>
        <w:t>:</w:t>
      </w:r>
      <w:r w:rsidR="00377830">
        <w:rPr>
          <w:spacing w:val="-3"/>
          <w:lang w:val="en-US"/>
        </w:rPr>
        <w:br/>
        <w:t xml:space="preserve">a) </w:t>
      </w:r>
      <w:r>
        <w:rPr>
          <w:spacing w:val="-3"/>
          <w:lang w:val="en-US"/>
        </w:rPr>
        <w:t xml:space="preserve">different </w:t>
      </w:r>
      <w:r w:rsidR="009C7AD9">
        <w:rPr>
          <w:spacing w:val="-3"/>
          <w:lang w:val="en-US"/>
        </w:rPr>
        <w:t xml:space="preserve">feed and distillate </w:t>
      </w:r>
      <w:r>
        <w:rPr>
          <w:spacing w:val="-3"/>
          <w:lang w:val="en-US"/>
        </w:rPr>
        <w:t>flow rate</w:t>
      </w:r>
      <w:r w:rsidR="009C7AD9">
        <w:rPr>
          <w:spacing w:val="-3"/>
          <w:lang w:val="en-US"/>
        </w:rPr>
        <w:t>s</w:t>
      </w:r>
      <w:r w:rsidR="00377830">
        <w:rPr>
          <w:lang w:val="en-US"/>
        </w:rPr>
        <w:t>,</w:t>
      </w:r>
      <w:r w:rsidR="009C7AD9">
        <w:rPr>
          <w:lang w:val="en-US"/>
        </w:rPr>
        <w:t xml:space="preserve"> </w:t>
      </w:r>
      <w:r w:rsidR="00377830">
        <w:rPr>
          <w:lang w:val="en-US"/>
        </w:rPr>
        <w:t xml:space="preserve">b) </w:t>
      </w:r>
      <w:r w:rsidR="00DF1B3A">
        <w:rPr>
          <w:spacing w:val="-3"/>
          <w:lang w:val="en-US"/>
        </w:rPr>
        <w:t xml:space="preserve">equal </w:t>
      </w:r>
      <w:r w:rsidR="00377830">
        <w:rPr>
          <w:spacing w:val="-3"/>
          <w:lang w:val="en-US"/>
        </w:rPr>
        <w:t xml:space="preserve">distillate and feed </w:t>
      </w:r>
      <w:r w:rsidR="00DF1B3A">
        <w:rPr>
          <w:spacing w:val="-3"/>
          <w:lang w:val="en-US"/>
        </w:rPr>
        <w:t>flow rate</w:t>
      </w:r>
      <w:r w:rsidR="00377830">
        <w:rPr>
          <w:spacing w:val="-3"/>
          <w:lang w:val="en-US"/>
        </w:rPr>
        <w:t>s</w:t>
      </w:r>
      <w:r w:rsidR="00DF1B3A">
        <w:rPr>
          <w:spacing w:val="-3"/>
          <w:lang w:val="en-US"/>
        </w:rPr>
        <w:t xml:space="preserve"> </w:t>
      </w:r>
      <w:r w:rsidR="00377830">
        <w:rPr>
          <w:spacing w:val="-3"/>
          <w:lang w:val="en-US"/>
        </w:rPr>
        <w:t>(</w:t>
      </w:r>
      <m:oMath>
        <m:sSub>
          <m:sSubPr>
            <m:ctrlPr>
              <w:rPr>
                <w:rFonts w:ascii="Cambria Math" w:hAnsi="Cambria Math"/>
                <w:i/>
                <w:sz w:val="22"/>
                <w:szCs w:val="22"/>
                <w:lang w:val="en-US"/>
              </w:rPr>
            </m:ctrlPr>
          </m:sSubPr>
          <m:e>
            <m:acc>
              <m:accPr>
                <m:chr m:val="̇"/>
                <m:ctrlPr>
                  <w:rPr>
                    <w:rFonts w:ascii="Cambria Math" w:hAnsi="Cambria Math"/>
                    <w:i/>
                    <w:sz w:val="22"/>
                    <w:szCs w:val="22"/>
                    <w:lang w:val="en-US"/>
                  </w:rPr>
                </m:ctrlPr>
              </m:accPr>
              <m:e>
                <m:r>
                  <w:rPr>
                    <w:rFonts w:ascii="Cambria Math" w:hAnsi="Cambria Math"/>
                    <w:sz w:val="22"/>
                    <w:szCs w:val="22"/>
                    <w:lang w:val="en-US"/>
                  </w:rPr>
                  <m:t>V</m:t>
                </m:r>
              </m:e>
            </m:acc>
          </m:e>
          <m:sub>
            <m:r>
              <w:rPr>
                <w:rFonts w:ascii="Cambria Math" w:hAnsi="Cambria Math"/>
                <w:sz w:val="22"/>
                <w:szCs w:val="22"/>
                <w:lang w:val="en-US"/>
              </w:rPr>
              <m:t>l</m:t>
            </m:r>
          </m:sub>
        </m:sSub>
        <m:r>
          <m:rPr>
            <m:nor/>
          </m:rPr>
          <w:rPr>
            <w:rFonts w:ascii="Cambria Math" w:hAnsi="Cambria Math"/>
            <w:spacing w:val="-3"/>
            <w:sz w:val="22"/>
            <w:szCs w:val="22"/>
            <w:lang w:val="en-US"/>
          </w:rPr>
          <m:t xml:space="preserve"> = </m:t>
        </m:r>
        <m:sSub>
          <m:sSubPr>
            <m:ctrlPr>
              <w:rPr>
                <w:rFonts w:ascii="Cambria Math" w:hAnsi="Cambria Math"/>
                <w:i/>
                <w:sz w:val="22"/>
                <w:szCs w:val="22"/>
                <w:lang w:val="en-US"/>
              </w:rPr>
            </m:ctrlPr>
          </m:sSubPr>
          <m:e>
            <m:acc>
              <m:accPr>
                <m:chr m:val="̇"/>
                <m:ctrlPr>
                  <w:rPr>
                    <w:rFonts w:ascii="Cambria Math" w:hAnsi="Cambria Math"/>
                    <w:i/>
                    <w:sz w:val="22"/>
                    <w:szCs w:val="22"/>
                    <w:lang w:val="en-US"/>
                  </w:rPr>
                </m:ctrlPr>
              </m:accPr>
              <m:e>
                <m:r>
                  <w:rPr>
                    <w:rFonts w:ascii="Cambria Math" w:hAnsi="Cambria Math"/>
                    <w:sz w:val="22"/>
                    <w:szCs w:val="22"/>
                    <w:lang w:val="en-US"/>
                  </w:rPr>
                  <m:t>V</m:t>
                </m:r>
              </m:e>
            </m:acc>
          </m:e>
          <m:sub>
            <m:r>
              <w:rPr>
                <w:rFonts w:ascii="Cambria Math" w:hAnsi="Cambria Math"/>
                <w:sz w:val="22"/>
                <w:szCs w:val="22"/>
                <w:lang w:val="en-US"/>
              </w:rPr>
              <m:t>s</m:t>
            </m:r>
          </m:sub>
        </m:sSub>
      </m:oMath>
      <w:r w:rsidR="00DF1B3A">
        <w:rPr>
          <w:lang w:val="en-US"/>
        </w:rPr>
        <w:t>)</w:t>
      </w:r>
      <w:r w:rsidR="00377830">
        <w:rPr>
          <w:lang w:val="en-US"/>
        </w:rPr>
        <w:t>.</w:t>
      </w:r>
    </w:p>
    <w:p w14:paraId="7F459DB0" w14:textId="77777777" w:rsidR="002C76C3" w:rsidRDefault="002C76C3" w:rsidP="00165B87">
      <w:pPr>
        <w:rPr>
          <w:lang w:val="en-US"/>
        </w:rPr>
      </w:pPr>
    </w:p>
    <w:p w14:paraId="279370D8" w14:textId="519EDE31" w:rsidR="00955CFF" w:rsidRPr="001E166E" w:rsidRDefault="00955CFF" w:rsidP="00165B87">
      <w:pPr>
        <w:spacing w:before="120"/>
        <w:rPr>
          <w:lang w:val="en-US"/>
        </w:rPr>
      </w:pPr>
      <w:r w:rsidRPr="001E166E">
        <w:rPr>
          <w:lang w:val="en-US"/>
        </w:rPr>
        <w:t xml:space="preserve">At a first glance, observing the streams outlet temperatures </w:t>
      </w:r>
      <w:r w:rsidR="00AB515F">
        <w:rPr>
          <w:lang w:val="en-US"/>
        </w:rPr>
        <w:t xml:space="preserve">of the DLR configuration </w:t>
      </w:r>
      <w:r w:rsidRPr="001E166E">
        <w:rPr>
          <w:lang w:val="en-US"/>
        </w:rPr>
        <w:t xml:space="preserve">on Figs. 7a, one could point out that this configuration would have a great potential for energy recovery, since both streams present the highest outlet temperatures (79.6 </w:t>
      </w:r>
      <w:r w:rsidRPr="001E166E">
        <w:rPr>
          <w:vertAlign w:val="superscript"/>
          <w:lang w:val="en-US"/>
        </w:rPr>
        <w:t>o</w:t>
      </w:r>
      <w:r w:rsidRPr="001E166E">
        <w:rPr>
          <w:lang w:val="en-US"/>
        </w:rPr>
        <w:t xml:space="preserve">C for the distillate stream, and 58.8 </w:t>
      </w:r>
      <w:r w:rsidRPr="001E166E">
        <w:rPr>
          <w:vertAlign w:val="superscript"/>
          <w:lang w:val="en-US"/>
        </w:rPr>
        <w:t>o</w:t>
      </w:r>
      <w:r w:rsidRPr="001E166E">
        <w:rPr>
          <w:lang w:val="en-US"/>
        </w:rPr>
        <w:t xml:space="preserve">C for the feed stream), while in the FLR configuration only the distillate stream presents potential for heat recovery (44.8 </w:t>
      </w:r>
      <w:r w:rsidRPr="001E166E">
        <w:rPr>
          <w:vertAlign w:val="superscript"/>
          <w:lang w:val="en-US"/>
        </w:rPr>
        <w:t>o</w:t>
      </w:r>
      <w:r w:rsidRPr="001E166E">
        <w:rPr>
          <w:lang w:val="en-US"/>
        </w:rPr>
        <w:t>C).</w:t>
      </w:r>
      <w:r w:rsidR="001E166E" w:rsidRPr="001E166E">
        <w:rPr>
          <w:lang w:val="en-US"/>
        </w:rPr>
        <w:t xml:space="preserve"> However, as it will be shown, the DLR configuration presents the </w:t>
      </w:r>
      <w:r w:rsidRPr="001E166E">
        <w:rPr>
          <w:lang w:val="en-US"/>
        </w:rPr>
        <w:t>low</w:t>
      </w:r>
      <w:r w:rsidR="001E166E" w:rsidRPr="001E166E">
        <w:rPr>
          <w:lang w:val="en-US"/>
        </w:rPr>
        <w:t>est</w:t>
      </w:r>
      <w:r w:rsidRPr="001E166E">
        <w:rPr>
          <w:lang w:val="en-US"/>
        </w:rPr>
        <w:t xml:space="preserve"> </w:t>
      </w:r>
      <w:r w:rsidR="001E166E" w:rsidRPr="001E166E">
        <w:rPr>
          <w:lang w:val="en-US"/>
        </w:rPr>
        <w:t>water recovery factor</w:t>
      </w:r>
      <w:r w:rsidRPr="001E166E">
        <w:rPr>
          <w:lang w:val="en-US"/>
        </w:rPr>
        <w:t xml:space="preserve"> and </w:t>
      </w:r>
      <w:r w:rsidR="001E166E" w:rsidRPr="001E166E">
        <w:rPr>
          <w:lang w:val="en-US"/>
        </w:rPr>
        <w:t xml:space="preserve">the </w:t>
      </w:r>
      <w:r w:rsidRPr="001E166E">
        <w:rPr>
          <w:lang w:val="en-US"/>
        </w:rPr>
        <w:t>high</w:t>
      </w:r>
      <w:r w:rsidR="001E166E" w:rsidRPr="001E166E">
        <w:rPr>
          <w:lang w:val="en-US"/>
        </w:rPr>
        <w:t>est</w:t>
      </w:r>
      <w:r w:rsidRPr="001E166E">
        <w:rPr>
          <w:lang w:val="en-US"/>
        </w:rPr>
        <w:t xml:space="preserve"> </w:t>
      </w:r>
      <w:r w:rsidR="001E166E" w:rsidRPr="001E166E">
        <w:rPr>
          <w:lang w:val="en-US"/>
        </w:rPr>
        <w:t>specific thermal energy cost</w:t>
      </w:r>
      <w:r w:rsidR="003461EB">
        <w:rPr>
          <w:lang w:val="en-US"/>
        </w:rPr>
        <w:t>, becoming inappropriate for heat regeneration.</w:t>
      </w:r>
    </w:p>
    <w:p w14:paraId="2CBF5C8E" w14:textId="146BF57D" w:rsidR="005D7A0F" w:rsidDel="00962025" w:rsidRDefault="005D7A0F" w:rsidP="00962025">
      <w:pPr>
        <w:spacing w:before="120"/>
        <w:rPr>
          <w:del w:id="990" w:author="Kleber Marques Lisboa" w:date="2023-10-25T13:15:00Z"/>
          <w:lang w:val="en-US"/>
        </w:rPr>
      </w:pPr>
      <w:r>
        <w:rPr>
          <w:lang w:val="en-US"/>
        </w:rPr>
        <w:t xml:space="preserve">For an intuitive </w:t>
      </w:r>
      <w:r w:rsidRPr="00562978">
        <w:rPr>
          <w:lang w:val="en-US"/>
        </w:rPr>
        <w:t xml:space="preserve">understanding of how the operational and configurational decisions affect the energy efficient, Christie </w:t>
      </w:r>
      <w:r w:rsidRPr="00562978">
        <w:rPr>
          <w:i/>
          <w:iCs/>
          <w:lang w:val="en-US"/>
        </w:rPr>
        <w:t>et al</w:t>
      </w:r>
      <w:r w:rsidRPr="00562978">
        <w:rPr>
          <w:lang w:val="en-US"/>
        </w:rPr>
        <w:t xml:space="preserve">. (2020), based on Lin </w:t>
      </w:r>
      <w:r w:rsidRPr="00562978">
        <w:rPr>
          <w:i/>
          <w:iCs/>
          <w:lang w:val="en-US"/>
        </w:rPr>
        <w:t>et al</w:t>
      </w:r>
      <w:r w:rsidRPr="00562978">
        <w:rPr>
          <w:lang w:val="en-US"/>
        </w:rPr>
        <w:t xml:space="preserve">. (2014), </w:t>
      </w:r>
      <w:r>
        <w:rPr>
          <w:lang w:val="en-US"/>
        </w:rPr>
        <w:t>introduced a</w:t>
      </w:r>
      <w:del w:id="991" w:author="Kleber Marques Lisboa" w:date="2023-10-25T13:15:00Z">
        <w:r w:rsidDel="00962025">
          <w:rPr>
            <w:lang w:val="en-US"/>
          </w:rPr>
          <w:delText>n</w:delText>
        </w:r>
      </w:del>
      <w:r>
        <w:rPr>
          <w:lang w:val="en-US"/>
        </w:rPr>
        <w:t xml:space="preserve"> critical mass flow rate ratio, </w:t>
      </w:r>
      <m:oMath>
        <m:sSup>
          <m:sSupPr>
            <m:ctrlPr>
              <w:rPr>
                <w:rFonts w:ascii="Cambria Math" w:hAnsi="Cambria Math"/>
                <w:i/>
                <w:lang w:val="en-US"/>
              </w:rPr>
            </m:ctrlPr>
          </m:sSupPr>
          <m:e>
            <m:r>
              <w:rPr>
                <w:rFonts w:ascii="Cambria Math" w:hAnsi="Cambria Math"/>
                <w:lang w:val="en-US"/>
              </w:rPr>
              <m:t>α</m:t>
            </m:r>
          </m:e>
          <m:sup>
            <m:r>
              <w:rPr>
                <w:rFonts w:ascii="Cambria Math" w:hAnsi="Cambria Math"/>
                <w:lang w:val="en-US"/>
              </w:rPr>
              <m:t>*</m:t>
            </m:r>
          </m:sup>
        </m:sSup>
      </m:oMath>
      <w:r>
        <w:rPr>
          <w:lang w:val="en-US"/>
        </w:rPr>
        <w:t xml:space="preserve">, to define the theoretical condition of maximum water recovery factor in steady-state single-pass DCMD systems, </w:t>
      </w:r>
      <m:oMath>
        <m:sSub>
          <m:sSubPr>
            <m:ctrlPr>
              <w:rPr>
                <w:rFonts w:ascii="Cambria Math" w:hAnsi="Cambria Math"/>
                <w:i/>
                <w:spacing w:val="-3"/>
                <w:lang w:val="en-US"/>
              </w:rPr>
            </m:ctrlPr>
          </m:sSubPr>
          <m:e>
            <m:r>
              <w:rPr>
                <w:rFonts w:ascii="Cambria Math" w:hAnsi="Cambria Math"/>
                <w:spacing w:val="-3"/>
                <w:lang w:val="en-US"/>
              </w:rPr>
              <m:t>R</m:t>
            </m:r>
          </m:e>
          <m:sub>
            <m:r>
              <w:rPr>
                <w:rFonts w:ascii="Cambria Math" w:hAnsi="Cambria Math"/>
                <w:spacing w:val="-3"/>
                <w:lang w:val="en-US"/>
              </w:rPr>
              <m:t>max</m:t>
            </m:r>
          </m:sub>
        </m:sSub>
      </m:oMath>
      <w:r>
        <w:rPr>
          <w:spacing w:val="-3"/>
          <w:lang w:val="en-US"/>
        </w:rPr>
        <w:t xml:space="preserve">, by comparing the </w:t>
      </w:r>
      <w:r>
        <w:rPr>
          <w:lang w:val="en-US"/>
        </w:rPr>
        <w:t>critical (</w:t>
      </w:r>
      <m:oMath>
        <m:sSup>
          <m:sSupPr>
            <m:ctrlPr>
              <w:rPr>
                <w:rFonts w:ascii="Cambria Math" w:hAnsi="Cambria Math"/>
                <w:i/>
                <w:lang w:val="en-US"/>
              </w:rPr>
            </m:ctrlPr>
          </m:sSupPr>
          <m:e>
            <m:r>
              <w:rPr>
                <w:rFonts w:ascii="Cambria Math" w:hAnsi="Cambria Math"/>
                <w:lang w:val="en-US"/>
              </w:rPr>
              <m:t>α</m:t>
            </m:r>
          </m:e>
          <m:sup>
            <m:r>
              <w:rPr>
                <w:rFonts w:ascii="Cambria Math" w:hAnsi="Cambria Math"/>
                <w:lang w:val="en-US"/>
              </w:rPr>
              <m:t>*</m:t>
            </m:r>
          </m:sup>
        </m:sSup>
      </m:oMath>
      <w:r>
        <w:rPr>
          <w:lang w:val="en-US"/>
        </w:rPr>
        <w:t>) and actual (</w:t>
      </w:r>
      <m:oMath>
        <m:r>
          <w:rPr>
            <w:rFonts w:ascii="Cambria Math" w:hAnsi="Cambria Math"/>
            <w:lang w:val="en-US"/>
          </w:rPr>
          <m:t>α</m:t>
        </m:r>
      </m:oMath>
      <w:r>
        <w:rPr>
          <w:lang w:val="en-US"/>
        </w:rPr>
        <w:t xml:space="preserve">) mass flow rate ratios (by adopting equal heat capacity flow, </w:t>
      </w:r>
      <m:oMath>
        <m:sSub>
          <m:sSubPr>
            <m:ctrlPr>
              <w:rPr>
                <w:rFonts w:ascii="Cambria Math" w:hAnsi="Cambria Math"/>
                <w:i/>
                <w:sz w:val="22"/>
                <w:szCs w:val="22"/>
                <w:lang w:val="en-US"/>
              </w:rPr>
            </m:ctrlPr>
          </m:sSubPr>
          <m:e>
            <m:acc>
              <m:accPr>
                <m:chr m:val="̇"/>
                <m:ctrlPr>
                  <w:rPr>
                    <w:rFonts w:ascii="Cambria Math" w:hAnsi="Cambria Math"/>
                    <w:i/>
                    <w:sz w:val="22"/>
                    <w:szCs w:val="22"/>
                    <w:lang w:val="en-US"/>
                  </w:rPr>
                </m:ctrlPr>
              </m:accPr>
              <m:e>
                <m:r>
                  <w:rPr>
                    <w:rFonts w:ascii="Cambria Math" w:hAnsi="Cambria Math"/>
                    <w:sz w:val="22"/>
                    <w:szCs w:val="22"/>
                    <w:lang w:val="en-US"/>
                  </w:rPr>
                  <m:t>m</m:t>
                </m:r>
              </m:e>
            </m:acc>
          </m:e>
          <m:sub>
            <m:r>
              <w:rPr>
                <w:rFonts w:ascii="Cambria Math" w:hAnsi="Cambria Math"/>
                <w:sz w:val="22"/>
                <w:szCs w:val="22"/>
                <w:lang w:val="en-US"/>
              </w:rPr>
              <m:t>s</m:t>
            </m:r>
          </m:sub>
        </m:sSub>
        <m:sSub>
          <m:sSubPr>
            <m:ctrlPr>
              <w:rPr>
                <w:rFonts w:ascii="Cambria Math" w:hAnsi="Cambria Math"/>
                <w:i/>
                <w:sz w:val="22"/>
                <w:szCs w:val="22"/>
                <w:lang w:val="en-US"/>
              </w:rPr>
            </m:ctrlPr>
          </m:sSubPr>
          <m:e>
            <m:r>
              <w:rPr>
                <w:rFonts w:ascii="Cambria Math" w:hAnsi="Cambria Math"/>
                <w:sz w:val="22"/>
                <w:szCs w:val="22"/>
                <w:lang w:val="en-US"/>
              </w:rPr>
              <m:t>c</m:t>
            </m:r>
          </m:e>
          <m:sub>
            <m:r>
              <w:rPr>
                <w:rFonts w:ascii="Cambria Math" w:hAnsi="Cambria Math"/>
                <w:sz w:val="22"/>
                <w:szCs w:val="22"/>
                <w:lang w:val="en-US"/>
              </w:rPr>
              <m:t>ps</m:t>
            </m:r>
          </m:sub>
        </m:sSub>
        <m:r>
          <m:rPr>
            <m:nor/>
          </m:rPr>
          <w:rPr>
            <w:rFonts w:ascii="Cambria Math" w:hAnsi="Cambria Math"/>
            <w:sz w:val="22"/>
            <w:szCs w:val="22"/>
            <w:lang w:val="en-US"/>
          </w:rPr>
          <m:t>=</m:t>
        </m:r>
        <m:sSub>
          <m:sSubPr>
            <m:ctrlPr>
              <w:rPr>
                <w:rFonts w:ascii="Cambria Math" w:hAnsi="Cambria Math"/>
                <w:i/>
                <w:sz w:val="22"/>
                <w:szCs w:val="22"/>
                <w:lang w:val="en-US"/>
              </w:rPr>
            </m:ctrlPr>
          </m:sSubPr>
          <m:e>
            <m:acc>
              <m:accPr>
                <m:chr m:val="̇"/>
                <m:ctrlPr>
                  <w:rPr>
                    <w:rFonts w:ascii="Cambria Math" w:hAnsi="Cambria Math"/>
                    <w:i/>
                    <w:sz w:val="22"/>
                    <w:szCs w:val="22"/>
                    <w:lang w:val="en-US"/>
                  </w:rPr>
                </m:ctrlPr>
              </m:accPr>
              <m:e>
                <m:r>
                  <w:rPr>
                    <w:rFonts w:ascii="Cambria Math" w:hAnsi="Cambria Math"/>
                    <w:sz w:val="22"/>
                    <w:szCs w:val="22"/>
                    <w:lang w:val="en-US"/>
                  </w:rPr>
                  <m:t>m</m:t>
                </m:r>
              </m:e>
            </m:acc>
          </m:e>
          <m:sub>
            <m:r>
              <w:rPr>
                <w:rFonts w:ascii="Cambria Math" w:hAnsi="Cambria Math"/>
                <w:sz w:val="22"/>
                <w:szCs w:val="22"/>
                <w:lang w:val="en-US"/>
              </w:rPr>
              <m:t>l</m:t>
            </m:r>
          </m:sub>
        </m:sSub>
        <m:sSub>
          <m:sSubPr>
            <m:ctrlPr>
              <w:rPr>
                <w:rFonts w:ascii="Cambria Math" w:hAnsi="Cambria Math"/>
                <w:i/>
                <w:sz w:val="22"/>
                <w:szCs w:val="22"/>
                <w:lang w:val="en-US"/>
              </w:rPr>
            </m:ctrlPr>
          </m:sSubPr>
          <m:e>
            <m:r>
              <w:rPr>
                <w:rFonts w:ascii="Cambria Math" w:hAnsi="Cambria Math"/>
                <w:sz w:val="22"/>
                <w:szCs w:val="22"/>
                <w:lang w:val="en-US"/>
              </w:rPr>
              <m:t>c</m:t>
            </m:r>
          </m:e>
          <m:sub>
            <m:r>
              <w:rPr>
                <w:rFonts w:ascii="Cambria Math" w:hAnsi="Cambria Math"/>
                <w:sz w:val="22"/>
                <w:szCs w:val="22"/>
                <w:lang w:val="en-US"/>
              </w:rPr>
              <m:t>pl</m:t>
            </m:r>
          </m:sub>
        </m:sSub>
      </m:oMath>
      <w:r>
        <w:rPr>
          <w:lang w:val="en-US"/>
        </w:rPr>
        <w:t>):</w:t>
      </w:r>
    </w:p>
    <w:p w14:paraId="7E1F7890" w14:textId="77777777" w:rsidR="00962025" w:rsidRDefault="00962025">
      <w:pPr>
        <w:spacing w:before="120"/>
        <w:ind w:firstLine="0"/>
        <w:rPr>
          <w:ins w:id="992" w:author="Kleber Marques Lisboa" w:date="2023-10-25T13:15:00Z"/>
          <w:lang w:val="en-US"/>
        </w:rPr>
        <w:pPrChange w:id="993" w:author="Kleber Marques Lisboa" w:date="2023-10-25T13:15:00Z">
          <w:pPr>
            <w:spacing w:before="120"/>
          </w:pPr>
        </w:pPrChange>
      </w:pPr>
    </w:p>
    <w:p w14:paraId="275044DB" w14:textId="77777777" w:rsidR="006668F8" w:rsidRDefault="006668F8">
      <w:pPr>
        <w:spacing w:before="120"/>
        <w:ind w:firstLine="0"/>
        <w:rPr>
          <w:lang w:val="en-US"/>
        </w:rPr>
        <w:pPrChange w:id="994" w:author="Kleber Marques Lisboa" w:date="2023-10-25T13:15:00Z">
          <w:pPr>
            <w:spacing w:after="0" w:line="240" w:lineRule="auto"/>
          </w:pPr>
        </w:pPrChange>
      </w:pPr>
    </w:p>
    <w:tbl>
      <w:tblPr>
        <w:tblW w:w="9356" w:type="dxa"/>
        <w:tblLook w:val="04A0" w:firstRow="1" w:lastRow="0" w:firstColumn="1" w:lastColumn="0" w:noHBand="0" w:noVBand="1"/>
      </w:tblPr>
      <w:tblGrid>
        <w:gridCol w:w="8080"/>
        <w:gridCol w:w="1276"/>
      </w:tblGrid>
      <w:tr w:rsidR="005D7A0F" w14:paraId="6C259B4C" w14:textId="77777777" w:rsidTr="00641CB4">
        <w:trPr>
          <w:trHeight w:val="567"/>
        </w:trPr>
        <w:tc>
          <w:tcPr>
            <w:tcW w:w="8080" w:type="dxa"/>
            <w:vAlign w:val="center"/>
          </w:tcPr>
          <w:commentRangeStart w:id="995"/>
          <w:p w14:paraId="10671062" w14:textId="77777777" w:rsidR="005D7A0F" w:rsidRPr="008B6A89" w:rsidRDefault="005D7A0F">
            <w:pPr>
              <w:tabs>
                <w:tab w:val="left" w:pos="4436"/>
                <w:tab w:val="right" w:pos="7440"/>
              </w:tabs>
              <w:jc w:val="left"/>
              <w:rPr>
                <w:lang w:val="en-US"/>
              </w:rPr>
              <w:pPrChange w:id="996" w:author="Kleber Marques Lisboa" w:date="2023-10-24T09:41:00Z">
                <w:pPr>
                  <w:tabs>
                    <w:tab w:val="left" w:pos="4436"/>
                    <w:tab w:val="right" w:pos="7440"/>
                  </w:tabs>
                  <w:spacing w:line="240" w:lineRule="auto"/>
                  <w:jc w:val="left"/>
                </w:pPr>
              </w:pPrChange>
            </w:pPr>
            <w:r w:rsidRPr="009D20E9">
              <w:rPr>
                <w:position w:val="-32"/>
                <w:lang w:val="en-US"/>
              </w:rPr>
              <w:object w:dxaOrig="3519" w:dyaOrig="760" w14:anchorId="346CD30C">
                <v:shape id="_x0000_i1108" type="#_x0000_t75" style="width:174.7pt;height:41.95pt" o:ole="">
                  <v:imagedata r:id="rId186" o:title=""/>
                </v:shape>
                <o:OLEObject Type="Embed" ProgID="Equation.DSMT4" ShapeID="_x0000_i1108" DrawAspect="Content" ObjectID="_1845640514" r:id="rId187"/>
              </w:object>
            </w:r>
            <w:r>
              <w:rPr>
                <w:lang w:val="en-US"/>
              </w:rPr>
              <w:t xml:space="preserve"> ,</w:t>
            </w:r>
            <w:r>
              <w:rPr>
                <w:lang w:val="en-US"/>
              </w:rPr>
              <w:tab/>
            </w:r>
            <w:r w:rsidRPr="009D20E9">
              <w:rPr>
                <w:position w:val="-32"/>
                <w:lang w:val="en-US"/>
              </w:rPr>
              <w:object w:dxaOrig="3340" w:dyaOrig="760" w14:anchorId="4DE937EB">
                <v:shape id="_x0000_i1109" type="#_x0000_t75" style="width:166.5pt;height:41.95pt" o:ole="">
                  <v:imagedata r:id="rId188" o:title=""/>
                </v:shape>
                <o:OLEObject Type="Embed" ProgID="Equation.DSMT4" ShapeID="_x0000_i1109" DrawAspect="Content" ObjectID="_1845640515" r:id="rId189"/>
              </w:object>
            </w:r>
            <w:commentRangeEnd w:id="995"/>
            <w:r w:rsidR="003D070A" w:rsidRPr="008B6A89">
              <w:rPr>
                <w:rStyle w:val="Refdecomentrio"/>
                <w:sz w:val="24"/>
                <w:szCs w:val="24"/>
                <w:lang w:val="en-US"/>
              </w:rPr>
              <w:commentReference w:id="995"/>
            </w:r>
          </w:p>
        </w:tc>
        <w:tc>
          <w:tcPr>
            <w:tcW w:w="1276" w:type="dxa"/>
            <w:vAlign w:val="center"/>
          </w:tcPr>
          <w:p w14:paraId="5CEC3121" w14:textId="77777777" w:rsidR="005D7A0F" w:rsidRDefault="005D7A0F">
            <w:pPr>
              <w:ind w:firstLine="0"/>
              <w:jc w:val="right"/>
              <w:rPr>
                <w:lang w:val="en-US"/>
              </w:rPr>
              <w:pPrChange w:id="997" w:author="Kleber Marques Lisboa" w:date="2023-10-24T09:41:00Z">
                <w:pPr>
                  <w:spacing w:line="240" w:lineRule="auto"/>
                  <w:ind w:firstLine="0"/>
                  <w:jc w:val="right"/>
                </w:pPr>
              </w:pPrChange>
            </w:pPr>
            <w:r>
              <w:rPr>
                <w:lang w:val="en-US"/>
              </w:rPr>
              <w:t>(84, 85)</w:t>
            </w:r>
          </w:p>
        </w:tc>
      </w:tr>
      <w:tr w:rsidR="005D7A0F" w14:paraId="25E40E61" w14:textId="77777777" w:rsidTr="00641CB4">
        <w:trPr>
          <w:trHeight w:val="567"/>
        </w:trPr>
        <w:tc>
          <w:tcPr>
            <w:tcW w:w="8080" w:type="dxa"/>
            <w:vAlign w:val="center"/>
          </w:tcPr>
          <w:p w14:paraId="79C3AA6B" w14:textId="77777777" w:rsidR="005D7A0F" w:rsidRPr="009F31D7" w:rsidRDefault="005D7A0F">
            <w:pPr>
              <w:tabs>
                <w:tab w:val="left" w:pos="4436"/>
                <w:tab w:val="right" w:pos="7440"/>
              </w:tabs>
              <w:spacing w:before="120" w:after="0"/>
              <w:jc w:val="left"/>
              <w:rPr>
                <w:lang w:val="en-US"/>
              </w:rPr>
              <w:pPrChange w:id="998" w:author="Kleber Marques Lisboa" w:date="2023-10-24T09:41:00Z">
                <w:pPr>
                  <w:tabs>
                    <w:tab w:val="left" w:pos="4436"/>
                    <w:tab w:val="right" w:pos="7440"/>
                  </w:tabs>
                  <w:spacing w:before="120" w:after="0" w:line="240" w:lineRule="auto"/>
                  <w:jc w:val="left"/>
                </w:pPr>
              </w:pPrChange>
            </w:pPr>
            <w:r w:rsidRPr="0089085E">
              <w:rPr>
                <w:position w:val="-30"/>
                <w:lang w:val="en-US"/>
              </w:rPr>
              <w:object w:dxaOrig="840" w:dyaOrig="700" w14:anchorId="071313EE">
                <v:shape id="_x0000_i1110" type="#_x0000_t75" style="width:41.95pt;height:37.55pt" o:ole="">
                  <v:imagedata r:id="rId190" o:title=""/>
                </v:shape>
                <o:OLEObject Type="Embed" ProgID="Equation.DSMT4" ShapeID="_x0000_i1110" DrawAspect="Content" ObjectID="_1845640516" r:id="rId191"/>
              </w:object>
            </w:r>
            <w:r>
              <w:rPr>
                <w:lang w:val="en-US"/>
              </w:rPr>
              <w:t xml:space="preserve"> ,</w:t>
            </w:r>
            <w:r>
              <w:rPr>
                <w:lang w:val="en-US"/>
              </w:rPr>
              <w:tab/>
            </w:r>
            <w:r w:rsidRPr="009F31D7">
              <w:rPr>
                <w:position w:val="-34"/>
                <w:lang w:val="en-US"/>
              </w:rPr>
              <w:object w:dxaOrig="2720" w:dyaOrig="780" w14:anchorId="01F057F9">
                <v:shape id="_x0000_i1111" type="#_x0000_t75" style="width:135.2pt;height:42.55pt" o:ole="">
                  <v:imagedata r:id="rId192" o:title=""/>
                </v:shape>
                <o:OLEObject Type="Embed" ProgID="Equation.DSMT4" ShapeID="_x0000_i1111" DrawAspect="Content" ObjectID="_1845640517" r:id="rId193"/>
              </w:object>
            </w:r>
          </w:p>
        </w:tc>
        <w:tc>
          <w:tcPr>
            <w:tcW w:w="1276" w:type="dxa"/>
            <w:vAlign w:val="center"/>
          </w:tcPr>
          <w:p w14:paraId="626DB5CB" w14:textId="77777777" w:rsidR="005D7A0F" w:rsidRDefault="005D7A0F">
            <w:pPr>
              <w:spacing w:before="120" w:after="0"/>
              <w:ind w:firstLine="0"/>
              <w:jc w:val="right"/>
              <w:rPr>
                <w:lang w:val="en-US"/>
              </w:rPr>
              <w:pPrChange w:id="999" w:author="Kleber Marques Lisboa" w:date="2023-10-24T09:41:00Z">
                <w:pPr>
                  <w:spacing w:before="120" w:after="0" w:line="240" w:lineRule="auto"/>
                  <w:ind w:firstLine="0"/>
                  <w:jc w:val="right"/>
                </w:pPr>
              </w:pPrChange>
            </w:pPr>
            <w:r>
              <w:rPr>
                <w:lang w:val="en-US"/>
              </w:rPr>
              <w:t>(86, 87)</w:t>
            </w:r>
          </w:p>
        </w:tc>
      </w:tr>
    </w:tbl>
    <w:p w14:paraId="41C4F786" w14:textId="77777777" w:rsidR="001E166E" w:rsidRDefault="001E166E">
      <w:pPr>
        <w:ind w:firstLine="0"/>
        <w:rPr>
          <w:lang w:val="en-US"/>
        </w:rPr>
        <w:pPrChange w:id="1000" w:author="Kleber Marques Lisboa" w:date="2023-10-25T13:15:00Z">
          <w:pPr>
            <w:ind w:firstLine="720"/>
          </w:pPr>
        </w:pPrChange>
      </w:pPr>
    </w:p>
    <w:p w14:paraId="41EE56C8" w14:textId="37FB6CB6" w:rsidR="00AB515F" w:rsidRDefault="001C0EB0" w:rsidP="00165B87">
      <w:pPr>
        <w:spacing w:before="120"/>
        <w:ind w:firstLine="720"/>
        <w:rPr>
          <w:lang w:val="en-US"/>
        </w:rPr>
      </w:pPr>
      <w:r>
        <w:rPr>
          <w:lang w:val="en-US"/>
        </w:rPr>
        <w:t>For</w:t>
      </w:r>
      <w:r w:rsidR="005D7A0F">
        <w:rPr>
          <w:lang w:val="en-US"/>
        </w:rPr>
        <w:t xml:space="preserve"> </w:t>
      </w:r>
      <m:oMath>
        <m:sSup>
          <m:sSupPr>
            <m:ctrlPr>
              <w:rPr>
                <w:rFonts w:ascii="Cambria Math" w:hAnsi="Cambria Math"/>
                <w:i/>
                <w:sz w:val="23"/>
                <w:szCs w:val="23"/>
                <w:lang w:val="en-US"/>
              </w:rPr>
            </m:ctrlPr>
          </m:sSupPr>
          <m:e>
            <m:r>
              <w:rPr>
                <w:rFonts w:ascii="Cambria Math" w:hAnsi="Cambria Math"/>
                <w:sz w:val="23"/>
                <w:szCs w:val="23"/>
                <w:lang w:val="en-US"/>
              </w:rPr>
              <m:t>α&lt;α</m:t>
            </m:r>
          </m:e>
          <m:sup>
            <m:r>
              <w:rPr>
                <w:rFonts w:ascii="Cambria Math" w:hAnsi="Cambria Math"/>
                <w:sz w:val="23"/>
                <w:szCs w:val="23"/>
                <w:lang w:val="en-US"/>
              </w:rPr>
              <m:t>*</m:t>
            </m:r>
          </m:sup>
        </m:sSup>
      </m:oMath>
      <w:r>
        <w:rPr>
          <w:lang w:val="en-US"/>
        </w:rPr>
        <w:t xml:space="preserve">, </w:t>
      </w:r>
      <w:r w:rsidR="005D7A0F">
        <w:rPr>
          <w:lang w:val="en-US"/>
        </w:rPr>
        <w:t xml:space="preserve">the module operates in </w:t>
      </w:r>
      <w:r w:rsidR="009C7AD9">
        <w:rPr>
          <w:lang w:val="en-US"/>
        </w:rPr>
        <w:t xml:space="preserve">the </w:t>
      </w:r>
      <w:r w:rsidR="005D7A0F">
        <w:rPr>
          <w:lang w:val="en-US"/>
        </w:rPr>
        <w:t xml:space="preserve">DLR </w:t>
      </w:r>
      <w:r w:rsidR="009C7AD9">
        <w:rPr>
          <w:lang w:val="en-US"/>
        </w:rPr>
        <w:t>regime</w:t>
      </w:r>
      <w:r w:rsidR="005D7A0F">
        <w:rPr>
          <w:lang w:val="en-US"/>
        </w:rPr>
        <w:t xml:space="preserve">, </w:t>
      </w:r>
      <w:r w:rsidR="005D7A0F" w:rsidRPr="00AB5A44">
        <w:rPr>
          <w:i/>
          <w:iCs/>
          <w:lang w:val="en-US"/>
        </w:rPr>
        <w:t>i.e</w:t>
      </w:r>
      <w:r w:rsidR="005D7A0F">
        <w:rPr>
          <w:lang w:val="en-US"/>
        </w:rPr>
        <w:t>., the distillate flow rate is small</w:t>
      </w:r>
      <w:r w:rsidR="00AB515F">
        <w:rPr>
          <w:lang w:val="en-US"/>
        </w:rPr>
        <w:t>er</w:t>
      </w:r>
      <w:r w:rsidR="005D7A0F">
        <w:rPr>
          <w:lang w:val="en-US"/>
        </w:rPr>
        <w:t xml:space="preserve"> </w:t>
      </w:r>
      <w:r w:rsidR="00AB515F">
        <w:rPr>
          <w:lang w:val="en-US"/>
        </w:rPr>
        <w:t xml:space="preserve">than </w:t>
      </w:r>
      <w:r w:rsidR="005D7A0F">
        <w:rPr>
          <w:lang w:val="en-US"/>
        </w:rPr>
        <w:t>the feed flow rate, so the distillate temperature rises</w:t>
      </w:r>
      <w:del w:id="1001" w:author="Kleber Marques Lisboa" w:date="2023-10-25T13:16:00Z">
        <w:r w:rsidR="005D7A0F" w:rsidDel="00853E58">
          <w:rPr>
            <w:lang w:val="en-US"/>
          </w:rPr>
          <w:delText xml:space="preserve"> up</w:delText>
        </w:r>
      </w:del>
      <w:r w:rsidR="005D7A0F">
        <w:rPr>
          <w:lang w:val="en-US"/>
        </w:rPr>
        <w:t xml:space="preserve"> in the module to approach the feed threshold temperature</w:t>
      </w:r>
      <w:commentRangeStart w:id="1002"/>
      <w:r w:rsidR="005D7A0F">
        <w:rPr>
          <w:lang w:val="en-US"/>
        </w:rPr>
        <w:t xml:space="preserve">, </w:t>
      </w:r>
      <m:oMath>
        <m:sSub>
          <m:sSubPr>
            <m:ctrlPr>
              <w:rPr>
                <w:rFonts w:ascii="Cambria Math" w:hAnsi="Cambria Math"/>
                <w:i/>
                <w:spacing w:val="-3"/>
                <w:sz w:val="22"/>
                <w:szCs w:val="22"/>
                <w:lang w:val="en-US"/>
              </w:rPr>
            </m:ctrlPr>
          </m:sSubPr>
          <m:e>
            <m:r>
              <w:rPr>
                <w:rFonts w:ascii="Cambria Math" w:hAnsi="Cambria Math"/>
                <w:spacing w:val="-3"/>
                <w:sz w:val="22"/>
                <w:szCs w:val="22"/>
                <w:lang w:val="en-US"/>
              </w:rPr>
              <m:t>T</m:t>
            </m:r>
          </m:e>
          <m:sub>
            <m:r>
              <w:rPr>
                <w:rFonts w:ascii="Cambria Math" w:hAnsi="Cambria Math"/>
                <w:spacing w:val="-3"/>
                <w:sz w:val="22"/>
                <w:szCs w:val="22"/>
                <w:lang w:val="en-US"/>
              </w:rPr>
              <m:t>thres_s</m:t>
            </m:r>
          </m:sub>
        </m:sSub>
      </m:oMath>
      <w:ins w:id="1003" w:author="Kleber Marques Lisboa" w:date="2023-10-25T13:28:00Z">
        <w:r w:rsidR="00CC3729">
          <w:rPr>
            <w:lang w:val="en-US"/>
          </w:rPr>
          <w:t xml:space="preserve">, define as </w:t>
        </w:r>
      </w:ins>
      <w:del w:id="1004" w:author="Kleber Marques Lisboa" w:date="2023-10-25T13:28:00Z">
        <w:r w:rsidR="005D7A0F" w:rsidDel="00CC3729">
          <w:rPr>
            <w:lang w:val="en-US"/>
          </w:rPr>
          <w:delText xml:space="preserve"> (</w:delText>
        </w:r>
      </w:del>
      <w:r w:rsidR="005D7A0F">
        <w:rPr>
          <w:lang w:val="en-US"/>
        </w:rPr>
        <w:t>the temperature at which the feed stream at</w:t>
      </w:r>
      <w:ins w:id="1005" w:author="Kleber Marques Lisboa" w:date="2023-10-25T13:33:00Z">
        <w:r w:rsidR="007E16F6">
          <w:rPr>
            <w:lang w:val="en-US"/>
          </w:rPr>
          <w:t xml:space="preserve"> a temperature and</w:t>
        </w:r>
      </w:ins>
      <w:del w:id="1006" w:author="Kleber Marques Lisboa" w:date="2023-10-25T13:33:00Z">
        <w:r w:rsidR="005D7A0F" w:rsidDel="007E16F6">
          <w:rPr>
            <w:lang w:val="en-US"/>
          </w:rPr>
          <w:delText xml:space="preserve"> </w:delText>
        </w:r>
      </w:del>
      <w:del w:id="1007" w:author="Kleber Marques Lisboa" w:date="2023-10-25T13:29:00Z">
        <w:r w:rsidR="005D7A0F" w:rsidDel="00CC3729">
          <w:rPr>
            <w:lang w:val="en-US"/>
          </w:rPr>
          <w:delText xml:space="preserve">temperature </w:delText>
        </w:r>
      </w:del>
      <m:oMath>
        <m:sSub>
          <m:sSubPr>
            <m:ctrlPr>
              <w:del w:id="1008" w:author="Kleber Marques Lisboa" w:date="2023-10-25T13:29:00Z">
                <w:rPr>
                  <w:rFonts w:ascii="Cambria Math" w:hAnsi="Cambria Math"/>
                  <w:i/>
                  <w:spacing w:val="-3"/>
                  <w:lang w:val="en-US"/>
                </w:rPr>
              </w:del>
            </m:ctrlPr>
          </m:sSubPr>
          <m:e>
            <m:r>
              <w:del w:id="1009" w:author="Kleber Marques Lisboa" w:date="2023-10-25T13:29:00Z">
                <w:rPr>
                  <w:rFonts w:ascii="Cambria Math" w:hAnsi="Cambria Math"/>
                  <w:spacing w:val="-3"/>
                  <w:lang w:val="en-US"/>
                </w:rPr>
                <m:t>T</m:t>
              </w:del>
            </m:r>
          </m:e>
          <m:sub>
            <m:r>
              <w:del w:id="1010" w:author="Kleber Marques Lisboa" w:date="2023-10-25T13:29:00Z">
                <w:rPr>
                  <w:rFonts w:ascii="Cambria Math" w:hAnsi="Cambria Math"/>
                  <w:spacing w:val="-3"/>
                  <w:lang w:val="en-US"/>
                </w:rPr>
                <m:t>e_s</m:t>
              </w:del>
            </m:r>
          </m:sub>
        </m:sSub>
      </m:oMath>
      <w:del w:id="1011" w:author="Kleber Marques Lisboa" w:date="2023-10-25T13:29:00Z">
        <w:r w:rsidR="005D7A0F" w:rsidDel="00CC3729">
          <w:rPr>
            <w:lang w:val="en-US"/>
          </w:rPr>
          <w:delText xml:space="preserve"> and</w:delText>
        </w:r>
      </w:del>
      <w:r w:rsidR="005D7A0F">
        <w:rPr>
          <w:lang w:val="en-US"/>
        </w:rPr>
        <w:t xml:space="preserve"> concentration</w:t>
      </w:r>
      <w:ins w:id="1012" w:author="Kleber Marques Lisboa" w:date="2023-10-25T13:33:00Z">
        <w:r w:rsidR="007E16F6">
          <w:rPr>
            <w:lang w:val="en-US"/>
          </w:rPr>
          <w:t xml:space="preserve"> respectively at </w:t>
        </w:r>
      </w:ins>
      <m:oMath>
        <m:sSub>
          <m:sSubPr>
            <m:ctrlPr>
              <w:ins w:id="1013" w:author="Kleber Marques Lisboa" w:date="2023-10-25T13:33:00Z">
                <w:rPr>
                  <w:rFonts w:ascii="Cambria Math" w:hAnsi="Cambria Math"/>
                  <w:i/>
                  <w:lang w:val="en-US"/>
                </w:rPr>
              </w:ins>
            </m:ctrlPr>
          </m:sSubPr>
          <m:e>
            <m:r>
              <w:ins w:id="1014" w:author="Kleber Marques Lisboa" w:date="2023-10-25T13:33:00Z">
                <w:rPr>
                  <w:rFonts w:ascii="Cambria Math" w:hAnsi="Cambria Math"/>
                  <w:lang w:val="en-US"/>
                </w:rPr>
                <m:t>T</m:t>
              </w:ins>
            </m:r>
          </m:e>
          <m:sub>
            <m:r>
              <w:ins w:id="1015" w:author="Kleber Marques Lisboa" w:date="2023-10-25T13:33:00Z">
                <w:rPr>
                  <w:rFonts w:ascii="Cambria Math" w:hAnsi="Cambria Math"/>
                  <w:lang w:val="en-US"/>
                </w:rPr>
                <m:t>e_s</m:t>
              </w:ins>
            </m:r>
          </m:sub>
        </m:sSub>
      </m:oMath>
      <w:r w:rsidR="005D7A0F">
        <w:rPr>
          <w:lang w:val="en-US"/>
        </w:rPr>
        <w:t xml:space="preserve"> </w:t>
      </w:r>
      <m:oMath>
        <m:r>
          <w:rPr>
            <w:rFonts w:ascii="Cambria Math" w:hAnsi="Cambria Math"/>
            <w:sz w:val="22"/>
            <w:szCs w:val="22"/>
            <w:lang w:val="en-US"/>
          </w:rPr>
          <m:t>Cs</m:t>
        </m:r>
      </m:oMath>
      <w:r w:rsidR="005D7A0F">
        <w:rPr>
          <w:lang w:val="en-US"/>
        </w:rPr>
        <w:t xml:space="preserve"> has the same partial vapor pressure as the distillate stream (</w:t>
      </w:r>
      <m:oMath>
        <m:r>
          <w:rPr>
            <w:rFonts w:ascii="Cambria Math" w:hAnsi="Cambria Math"/>
            <w:sz w:val="22"/>
            <w:szCs w:val="22"/>
            <w:lang w:val="en-US"/>
          </w:rPr>
          <m:t>Cs</m:t>
        </m:r>
        <m:r>
          <m:rPr>
            <m:nor/>
          </m:rPr>
          <w:rPr>
            <w:rFonts w:ascii="Cambria Math" w:hAnsi="Cambria Math"/>
            <w:sz w:val="22"/>
            <w:szCs w:val="22"/>
            <w:lang w:val="en-US"/>
          </w:rPr>
          <m:t>=</m:t>
        </m:r>
        <m:r>
          <w:rPr>
            <w:rFonts w:ascii="Cambria Math" w:hAnsi="Cambria Math"/>
            <w:sz w:val="22"/>
            <w:szCs w:val="22"/>
            <w:lang w:val="en-US"/>
          </w:rPr>
          <m:t>0</m:t>
        </m:r>
      </m:oMath>
      <w:r w:rsidR="005D7A0F">
        <w:rPr>
          <w:lang w:val="en-US"/>
        </w:rPr>
        <w:t xml:space="preserve">) at temperature </w:t>
      </w:r>
      <m:oMath>
        <m:sSub>
          <m:sSubPr>
            <m:ctrlPr>
              <w:rPr>
                <w:rFonts w:ascii="Cambria Math" w:hAnsi="Cambria Math"/>
                <w:i/>
                <w:spacing w:val="-3"/>
                <w:sz w:val="22"/>
                <w:szCs w:val="22"/>
                <w:lang w:val="en-US"/>
              </w:rPr>
            </m:ctrlPr>
          </m:sSubPr>
          <m:e>
            <m:r>
              <w:rPr>
                <w:rFonts w:ascii="Cambria Math" w:hAnsi="Cambria Math"/>
                <w:spacing w:val="-3"/>
                <w:sz w:val="22"/>
                <w:szCs w:val="22"/>
                <w:lang w:val="en-US"/>
              </w:rPr>
              <m:t>T</m:t>
            </m:r>
          </m:e>
          <m:sub>
            <m:r>
              <w:rPr>
                <w:rFonts w:ascii="Cambria Math" w:hAnsi="Cambria Math"/>
                <w:spacing w:val="-3"/>
                <w:sz w:val="22"/>
                <w:szCs w:val="22"/>
                <w:lang w:val="en-US"/>
              </w:rPr>
              <m:t>thres_s</m:t>
            </m:r>
          </m:sub>
        </m:sSub>
      </m:oMath>
      <w:r w:rsidR="005D7A0F">
        <w:rPr>
          <w:lang w:val="en-US"/>
        </w:rPr>
        <w:t xml:space="preserve">, </w:t>
      </w:r>
      <w:r w:rsidR="005D7A0F" w:rsidRPr="00462314">
        <w:rPr>
          <w:i/>
          <w:iCs/>
          <w:lang w:val="en-US"/>
        </w:rPr>
        <w:t>i.e</w:t>
      </w:r>
      <w:r w:rsidR="005D7A0F">
        <w:rPr>
          <w:lang w:val="en-US"/>
        </w:rPr>
        <w:t xml:space="preserve">., when the trans-membrane vapor </w:t>
      </w:r>
      <w:r w:rsidR="002C1432">
        <w:rPr>
          <w:lang w:val="en-US"/>
        </w:rPr>
        <w:t xml:space="preserve">pressure </w:t>
      </w:r>
      <w:r w:rsidR="005D7A0F">
        <w:rPr>
          <w:lang w:val="en-US"/>
        </w:rPr>
        <w:t xml:space="preserve">difference vanishes, </w:t>
      </w:r>
      <m:oMath>
        <m:sSub>
          <m:sSubPr>
            <m:ctrlPr>
              <w:rPr>
                <w:rFonts w:ascii="Cambria Math" w:hAnsi="Cambria Math"/>
                <w:i/>
                <w:spacing w:val="-3"/>
                <w:sz w:val="22"/>
                <w:szCs w:val="22"/>
                <w:lang w:val="en-US"/>
              </w:rPr>
            </m:ctrlPr>
          </m:sSubPr>
          <m:e>
            <m:r>
              <w:rPr>
                <w:rFonts w:ascii="Cambria Math" w:hAnsi="Cambria Math"/>
                <w:spacing w:val="-3"/>
                <w:sz w:val="22"/>
                <w:szCs w:val="22"/>
                <w:lang w:val="en-US"/>
              </w:rPr>
              <m:t>p</m:t>
            </m:r>
          </m:e>
          <m:sub>
            <m:r>
              <w:rPr>
                <w:rFonts w:ascii="Cambria Math" w:hAnsi="Cambria Math"/>
                <w:spacing w:val="-3"/>
                <w:sz w:val="22"/>
                <w:szCs w:val="22"/>
                <w:lang w:val="en-US"/>
              </w:rPr>
              <m:t>v</m:t>
            </m:r>
          </m:sub>
        </m:sSub>
        <m:r>
          <w:rPr>
            <w:rFonts w:ascii="Cambria Math" w:hAnsi="Cambria Math"/>
            <w:spacing w:val="-3"/>
            <w:sz w:val="22"/>
            <w:szCs w:val="22"/>
            <w:lang w:val="en-US"/>
          </w:rPr>
          <m:t>(Cs,</m:t>
        </m:r>
        <m:sSub>
          <m:sSubPr>
            <m:ctrlPr>
              <w:rPr>
                <w:rFonts w:ascii="Cambria Math" w:hAnsi="Cambria Math"/>
                <w:i/>
                <w:spacing w:val="-3"/>
                <w:sz w:val="22"/>
                <w:szCs w:val="22"/>
                <w:lang w:val="en-US"/>
              </w:rPr>
            </m:ctrlPr>
          </m:sSubPr>
          <m:e>
            <m:r>
              <w:rPr>
                <w:rFonts w:ascii="Cambria Math" w:hAnsi="Cambria Math"/>
                <w:spacing w:val="-3"/>
                <w:sz w:val="22"/>
                <w:szCs w:val="22"/>
                <w:lang w:val="en-US"/>
              </w:rPr>
              <m:t>T</m:t>
            </m:r>
          </m:e>
          <m:sub>
            <m:r>
              <w:rPr>
                <w:rFonts w:ascii="Cambria Math" w:hAnsi="Cambria Math"/>
                <w:spacing w:val="-3"/>
                <w:sz w:val="22"/>
                <w:szCs w:val="22"/>
                <w:lang w:val="en-US"/>
              </w:rPr>
              <m:t>e_s</m:t>
            </m:r>
          </m:sub>
        </m:sSub>
        <m:r>
          <w:rPr>
            <w:rFonts w:ascii="Cambria Math" w:hAnsi="Cambria Math"/>
            <w:spacing w:val="-3"/>
            <w:sz w:val="22"/>
            <w:szCs w:val="22"/>
            <w:lang w:val="en-US"/>
          </w:rPr>
          <m:t>)=</m:t>
        </m:r>
        <m:sSub>
          <m:sSubPr>
            <m:ctrlPr>
              <w:rPr>
                <w:rFonts w:ascii="Cambria Math" w:hAnsi="Cambria Math"/>
                <w:i/>
                <w:spacing w:val="-3"/>
                <w:sz w:val="22"/>
                <w:szCs w:val="22"/>
                <w:lang w:val="en-US"/>
              </w:rPr>
            </m:ctrlPr>
          </m:sSubPr>
          <m:e>
            <m:r>
              <w:rPr>
                <w:rFonts w:ascii="Cambria Math" w:hAnsi="Cambria Math"/>
                <w:spacing w:val="-3"/>
                <w:sz w:val="22"/>
                <w:szCs w:val="22"/>
                <w:lang w:val="en-US"/>
              </w:rPr>
              <m:t>p</m:t>
            </m:r>
          </m:e>
          <m:sub>
            <m:r>
              <w:rPr>
                <w:rFonts w:ascii="Cambria Math" w:hAnsi="Cambria Math"/>
                <w:spacing w:val="-3"/>
                <w:sz w:val="22"/>
                <w:szCs w:val="22"/>
                <w:lang w:val="en-US"/>
              </w:rPr>
              <m:t>v</m:t>
            </m:r>
          </m:sub>
        </m:sSub>
        <m:r>
          <w:rPr>
            <w:rFonts w:ascii="Cambria Math" w:hAnsi="Cambria Math"/>
            <w:spacing w:val="-3"/>
            <w:sz w:val="22"/>
            <w:szCs w:val="22"/>
            <w:lang w:val="en-US"/>
          </w:rPr>
          <m:t>(0,</m:t>
        </m:r>
        <m:sSub>
          <m:sSubPr>
            <m:ctrlPr>
              <w:rPr>
                <w:rFonts w:ascii="Cambria Math" w:hAnsi="Cambria Math"/>
                <w:i/>
                <w:spacing w:val="-3"/>
                <w:sz w:val="22"/>
                <w:szCs w:val="22"/>
                <w:lang w:val="en-US"/>
              </w:rPr>
            </m:ctrlPr>
          </m:sSubPr>
          <m:e>
            <m:r>
              <w:rPr>
                <w:rFonts w:ascii="Cambria Math" w:hAnsi="Cambria Math"/>
                <w:spacing w:val="-3"/>
                <w:sz w:val="22"/>
                <w:szCs w:val="22"/>
                <w:lang w:val="en-US"/>
              </w:rPr>
              <m:t>T</m:t>
            </m:r>
          </m:e>
          <m:sub>
            <m:r>
              <w:rPr>
                <w:rFonts w:ascii="Cambria Math" w:hAnsi="Cambria Math"/>
                <w:spacing w:val="-3"/>
                <w:sz w:val="22"/>
                <w:szCs w:val="22"/>
                <w:lang w:val="en-US"/>
              </w:rPr>
              <m:t>thres_s</m:t>
            </m:r>
          </m:sub>
        </m:sSub>
        <m:r>
          <w:rPr>
            <w:rFonts w:ascii="Cambria Math" w:hAnsi="Cambria Math"/>
            <w:spacing w:val="-3"/>
            <w:sz w:val="22"/>
            <w:szCs w:val="22"/>
            <w:lang w:val="en-US"/>
          </w:rPr>
          <m:t>)</m:t>
        </m:r>
      </m:oMath>
      <w:commentRangeEnd w:id="1002"/>
      <w:r>
        <w:rPr>
          <w:rStyle w:val="Refdecomentrio"/>
          <w:sz w:val="24"/>
          <w:szCs w:val="24"/>
          <w:lang w:val="en-US"/>
        </w:rPr>
        <w:commentReference w:id="1002"/>
      </w:r>
      <w:r w:rsidR="005D7A0F">
        <w:rPr>
          <w:lang w:val="en-US"/>
        </w:rPr>
        <w:t>.</w:t>
      </w:r>
      <w:r w:rsidR="00AB515F">
        <w:rPr>
          <w:lang w:val="en-US"/>
        </w:rPr>
        <w:t xml:space="preserve"> </w:t>
      </w:r>
      <w:r w:rsidR="00FF1966">
        <w:rPr>
          <w:lang w:val="en-US"/>
        </w:rPr>
        <w:t>Conversely,</w:t>
      </w:r>
      <w:r w:rsidR="005D7A0F" w:rsidRPr="008B6A89">
        <w:rPr>
          <w:lang w:val="en-US"/>
        </w:rPr>
        <w:t xml:space="preserve"> </w:t>
      </w:r>
      <w:r>
        <w:rPr>
          <w:lang w:val="en-US"/>
        </w:rPr>
        <w:t xml:space="preserve">for </w:t>
      </w:r>
      <m:oMath>
        <m:sSup>
          <m:sSupPr>
            <m:ctrlPr>
              <w:rPr>
                <w:rFonts w:ascii="Cambria Math" w:hAnsi="Cambria Math"/>
                <w:i/>
                <w:sz w:val="23"/>
                <w:szCs w:val="23"/>
                <w:lang w:val="en-US"/>
              </w:rPr>
            </m:ctrlPr>
          </m:sSupPr>
          <m:e>
            <m:r>
              <w:rPr>
                <w:rFonts w:ascii="Cambria Math" w:hAnsi="Cambria Math"/>
                <w:sz w:val="23"/>
                <w:szCs w:val="23"/>
                <w:lang w:val="en-US"/>
              </w:rPr>
              <m:t>α&gt;α</m:t>
            </m:r>
          </m:e>
          <m:sup>
            <m:r>
              <w:rPr>
                <w:rFonts w:ascii="Cambria Math" w:hAnsi="Cambria Math"/>
                <w:sz w:val="23"/>
                <w:szCs w:val="23"/>
                <w:lang w:val="en-US"/>
              </w:rPr>
              <m:t>*</m:t>
            </m:r>
          </m:sup>
        </m:sSup>
      </m:oMath>
      <w:r w:rsidR="005D7A0F">
        <w:rPr>
          <w:lang w:val="en-US"/>
        </w:rPr>
        <w:t xml:space="preserve">, the module operates in the </w:t>
      </w:r>
      <w:r w:rsidR="005D7A0F" w:rsidRPr="008B6A89">
        <w:rPr>
          <w:lang w:val="en-US"/>
        </w:rPr>
        <w:t xml:space="preserve">FLR </w:t>
      </w:r>
      <w:r w:rsidR="009C7AD9">
        <w:rPr>
          <w:lang w:val="en-US"/>
        </w:rPr>
        <w:t>regime</w:t>
      </w:r>
      <w:r w:rsidR="005D7A0F">
        <w:rPr>
          <w:lang w:val="en-US"/>
        </w:rPr>
        <w:t xml:space="preserve">, </w:t>
      </w:r>
      <w:r w:rsidR="005D7A0F" w:rsidRPr="00C42350">
        <w:rPr>
          <w:i/>
          <w:iCs/>
          <w:lang w:val="en-US"/>
        </w:rPr>
        <w:t>i.e.</w:t>
      </w:r>
      <w:r w:rsidR="005D7A0F">
        <w:rPr>
          <w:lang w:val="en-US"/>
        </w:rPr>
        <w:t>, the feed flow rate is small</w:t>
      </w:r>
      <w:r w:rsidR="00AB515F">
        <w:rPr>
          <w:lang w:val="en-US"/>
        </w:rPr>
        <w:t>er</w:t>
      </w:r>
      <w:r w:rsidR="005D7A0F">
        <w:rPr>
          <w:lang w:val="en-US"/>
        </w:rPr>
        <w:t xml:space="preserve"> </w:t>
      </w:r>
      <w:r w:rsidR="00AB515F">
        <w:rPr>
          <w:lang w:val="en-US"/>
        </w:rPr>
        <w:t xml:space="preserve">than </w:t>
      </w:r>
      <w:r w:rsidR="005D7A0F">
        <w:rPr>
          <w:lang w:val="en-US"/>
        </w:rPr>
        <w:t xml:space="preserve">the distillate flow rate, so the feed temperature drops in the module to approach the distillate threshold temperature, </w:t>
      </w:r>
      <m:oMath>
        <m:sSub>
          <m:sSubPr>
            <m:ctrlPr>
              <w:rPr>
                <w:rFonts w:ascii="Cambria Math" w:hAnsi="Cambria Math"/>
                <w:i/>
                <w:spacing w:val="-3"/>
                <w:lang w:val="en-US"/>
              </w:rPr>
            </m:ctrlPr>
          </m:sSubPr>
          <m:e>
            <m:r>
              <w:rPr>
                <w:rFonts w:ascii="Cambria Math" w:hAnsi="Cambria Math"/>
                <w:spacing w:val="-3"/>
                <w:lang w:val="en-US"/>
              </w:rPr>
              <m:t>T</m:t>
            </m:r>
          </m:e>
          <m:sub>
            <m:r>
              <w:rPr>
                <w:rFonts w:ascii="Cambria Math" w:hAnsi="Cambria Math"/>
                <w:spacing w:val="-3"/>
                <w:lang w:val="en-US"/>
              </w:rPr>
              <m:t>thres_l</m:t>
            </m:r>
          </m:sub>
        </m:sSub>
      </m:oMath>
      <w:del w:id="1016" w:author="Kleber Marques Lisboa" w:date="2023-10-25T13:32:00Z">
        <w:r w:rsidR="005D7A0F" w:rsidDel="00904E62">
          <w:rPr>
            <w:lang w:val="en-US"/>
          </w:rPr>
          <w:delText xml:space="preserve"> (</w:delText>
        </w:r>
      </w:del>
      <w:del w:id="1017" w:author="Kleber Marques Lisboa" w:date="2023-10-25T13:33:00Z">
        <w:r w:rsidR="005D7A0F" w:rsidDel="00CD75B7">
          <w:rPr>
            <w:lang w:val="en-US"/>
          </w:rPr>
          <w:delText>t</w:delText>
        </w:r>
      </w:del>
      <w:ins w:id="1018" w:author="Kleber Marques Lisboa" w:date="2023-10-25T13:32:00Z">
        <w:r w:rsidR="00904E62">
          <w:rPr>
            <w:lang w:val="en-US"/>
          </w:rPr>
          <w:t>, that is, t</w:t>
        </w:r>
      </w:ins>
      <w:r w:rsidR="005D7A0F">
        <w:rPr>
          <w:lang w:val="en-US"/>
        </w:rPr>
        <w:t>he temperature</w:t>
      </w:r>
      <w:r w:rsidR="005D7A0F" w:rsidRPr="00D548D4">
        <w:rPr>
          <w:lang w:val="en-US"/>
        </w:rPr>
        <w:t xml:space="preserve"> </w:t>
      </w:r>
      <w:r w:rsidR="005D7A0F">
        <w:rPr>
          <w:lang w:val="en-US"/>
        </w:rPr>
        <w:t>at which the distillate stream (</w:t>
      </w:r>
      <m:oMath>
        <m:r>
          <w:rPr>
            <w:rFonts w:ascii="Cambria Math" w:hAnsi="Cambria Math"/>
            <w:sz w:val="22"/>
            <w:szCs w:val="22"/>
            <w:lang w:val="en-US"/>
          </w:rPr>
          <m:t>Cs</m:t>
        </m:r>
        <m:r>
          <m:rPr>
            <m:nor/>
          </m:rPr>
          <w:rPr>
            <w:rFonts w:ascii="Cambria Math" w:hAnsi="Cambria Math"/>
            <w:sz w:val="22"/>
            <w:szCs w:val="22"/>
            <w:lang w:val="en-US"/>
          </w:rPr>
          <m:t>=</m:t>
        </m:r>
        <m:r>
          <w:rPr>
            <w:rFonts w:ascii="Cambria Math" w:hAnsi="Cambria Math"/>
            <w:sz w:val="22"/>
            <w:szCs w:val="22"/>
            <w:lang w:val="en-US"/>
          </w:rPr>
          <m:t>0</m:t>
        </m:r>
      </m:oMath>
      <w:r w:rsidR="005D7A0F">
        <w:rPr>
          <w:lang w:val="en-US"/>
        </w:rPr>
        <w:t xml:space="preserve">) at temperature </w:t>
      </w:r>
      <m:oMath>
        <m:sSub>
          <m:sSubPr>
            <m:ctrlPr>
              <w:rPr>
                <w:rFonts w:ascii="Cambria Math" w:hAnsi="Cambria Math"/>
                <w:i/>
                <w:spacing w:val="-3"/>
                <w:lang w:val="en-US"/>
              </w:rPr>
            </m:ctrlPr>
          </m:sSubPr>
          <m:e>
            <m:r>
              <w:rPr>
                <w:rFonts w:ascii="Cambria Math" w:hAnsi="Cambria Math"/>
                <w:spacing w:val="-3"/>
                <w:lang w:val="en-US"/>
              </w:rPr>
              <m:t>T</m:t>
            </m:r>
          </m:e>
          <m:sub>
            <m:r>
              <w:rPr>
                <w:rFonts w:ascii="Cambria Math" w:hAnsi="Cambria Math"/>
                <w:spacing w:val="-3"/>
                <w:lang w:val="en-US"/>
              </w:rPr>
              <m:t>e_l</m:t>
            </m:r>
          </m:sub>
        </m:sSub>
      </m:oMath>
      <w:r w:rsidR="005D7A0F">
        <w:rPr>
          <w:lang w:val="en-US"/>
        </w:rPr>
        <w:t xml:space="preserve"> has the same partial vapor pressure as the feed stream at temperature </w:t>
      </w:r>
      <m:oMath>
        <m:sSub>
          <m:sSubPr>
            <m:ctrlPr>
              <w:rPr>
                <w:rFonts w:ascii="Cambria Math" w:hAnsi="Cambria Math"/>
                <w:i/>
                <w:spacing w:val="-3"/>
                <w:lang w:val="en-US"/>
              </w:rPr>
            </m:ctrlPr>
          </m:sSubPr>
          <m:e>
            <m:r>
              <w:rPr>
                <w:rFonts w:ascii="Cambria Math" w:hAnsi="Cambria Math"/>
                <w:spacing w:val="-3"/>
                <w:lang w:val="en-US"/>
              </w:rPr>
              <m:t>T</m:t>
            </m:r>
          </m:e>
          <m:sub>
            <m:r>
              <w:rPr>
                <w:rFonts w:ascii="Cambria Math" w:hAnsi="Cambria Math"/>
                <w:spacing w:val="-3"/>
                <w:lang w:val="en-US"/>
              </w:rPr>
              <m:t>thres_l</m:t>
            </m:r>
          </m:sub>
        </m:sSub>
      </m:oMath>
      <w:r w:rsidR="005D7A0F">
        <w:rPr>
          <w:lang w:val="en-US"/>
        </w:rPr>
        <w:t xml:space="preserve"> and concentration </w:t>
      </w:r>
      <m:oMath>
        <m:r>
          <w:rPr>
            <w:rFonts w:ascii="Cambria Math" w:hAnsi="Cambria Math"/>
            <w:lang w:val="en-US"/>
          </w:rPr>
          <m:t>Cs</m:t>
        </m:r>
      </m:oMath>
      <w:r w:rsidR="005D7A0F">
        <w:rPr>
          <w:lang w:val="en-US"/>
        </w:rPr>
        <w:t xml:space="preserve">, </w:t>
      </w:r>
      <w:r w:rsidR="005D7A0F" w:rsidRPr="007B634D">
        <w:rPr>
          <w:i/>
          <w:iCs/>
          <w:lang w:val="en-US"/>
        </w:rPr>
        <w:t>i.e</w:t>
      </w:r>
      <w:r w:rsidR="005D7A0F">
        <w:rPr>
          <w:lang w:val="en-US"/>
        </w:rPr>
        <w:t xml:space="preserve">., </w:t>
      </w:r>
      <m:oMath>
        <m:sSub>
          <m:sSubPr>
            <m:ctrlPr>
              <w:rPr>
                <w:rFonts w:ascii="Cambria Math" w:hAnsi="Cambria Math"/>
                <w:i/>
                <w:spacing w:val="-3"/>
                <w:sz w:val="22"/>
                <w:szCs w:val="22"/>
                <w:lang w:val="en-US"/>
              </w:rPr>
            </m:ctrlPr>
          </m:sSubPr>
          <m:e>
            <m:r>
              <w:rPr>
                <w:rFonts w:ascii="Cambria Math" w:hAnsi="Cambria Math"/>
                <w:spacing w:val="-3"/>
                <w:sz w:val="22"/>
                <w:szCs w:val="22"/>
                <w:lang w:val="en-US"/>
              </w:rPr>
              <m:t>p</m:t>
            </m:r>
          </m:e>
          <m:sub>
            <m:r>
              <w:rPr>
                <w:rFonts w:ascii="Cambria Math" w:hAnsi="Cambria Math"/>
                <w:spacing w:val="-3"/>
                <w:sz w:val="22"/>
                <w:szCs w:val="22"/>
                <w:lang w:val="en-US"/>
              </w:rPr>
              <m:t>v</m:t>
            </m:r>
          </m:sub>
        </m:sSub>
        <m:r>
          <w:rPr>
            <w:rFonts w:ascii="Cambria Math" w:hAnsi="Cambria Math"/>
            <w:spacing w:val="-3"/>
            <w:sz w:val="22"/>
            <w:szCs w:val="22"/>
            <w:lang w:val="en-US"/>
          </w:rPr>
          <m:t>(Cs,</m:t>
        </m:r>
        <m:sSub>
          <m:sSubPr>
            <m:ctrlPr>
              <w:rPr>
                <w:rFonts w:ascii="Cambria Math" w:hAnsi="Cambria Math"/>
                <w:i/>
                <w:spacing w:val="-3"/>
                <w:sz w:val="22"/>
                <w:szCs w:val="22"/>
                <w:lang w:val="en-US"/>
              </w:rPr>
            </m:ctrlPr>
          </m:sSubPr>
          <m:e>
            <m:r>
              <w:rPr>
                <w:rFonts w:ascii="Cambria Math" w:hAnsi="Cambria Math"/>
                <w:spacing w:val="-3"/>
                <w:sz w:val="22"/>
                <w:szCs w:val="22"/>
                <w:lang w:val="en-US"/>
              </w:rPr>
              <m:t>T</m:t>
            </m:r>
          </m:e>
          <m:sub>
            <m:r>
              <w:rPr>
                <w:rFonts w:ascii="Cambria Math" w:hAnsi="Cambria Math"/>
                <w:spacing w:val="-3"/>
                <w:sz w:val="22"/>
                <w:szCs w:val="22"/>
                <w:lang w:val="en-US"/>
              </w:rPr>
              <m:t>thres_l</m:t>
            </m:r>
          </m:sub>
        </m:sSub>
        <m:r>
          <w:rPr>
            <w:rFonts w:ascii="Cambria Math" w:hAnsi="Cambria Math"/>
            <w:spacing w:val="-3"/>
            <w:sz w:val="22"/>
            <w:szCs w:val="22"/>
            <w:lang w:val="en-US"/>
          </w:rPr>
          <m:t>)=</m:t>
        </m:r>
        <m:sSub>
          <m:sSubPr>
            <m:ctrlPr>
              <w:rPr>
                <w:rFonts w:ascii="Cambria Math" w:hAnsi="Cambria Math"/>
                <w:i/>
                <w:spacing w:val="-3"/>
                <w:sz w:val="22"/>
                <w:szCs w:val="22"/>
                <w:lang w:val="en-US"/>
              </w:rPr>
            </m:ctrlPr>
          </m:sSubPr>
          <m:e>
            <m:r>
              <w:rPr>
                <w:rFonts w:ascii="Cambria Math" w:hAnsi="Cambria Math"/>
                <w:spacing w:val="-3"/>
                <w:sz w:val="22"/>
                <w:szCs w:val="22"/>
                <w:lang w:val="en-US"/>
              </w:rPr>
              <m:t>p</m:t>
            </m:r>
          </m:e>
          <m:sub>
            <m:r>
              <w:rPr>
                <w:rFonts w:ascii="Cambria Math" w:hAnsi="Cambria Math"/>
                <w:spacing w:val="-3"/>
                <w:sz w:val="22"/>
                <w:szCs w:val="22"/>
                <w:lang w:val="en-US"/>
              </w:rPr>
              <m:t>v</m:t>
            </m:r>
          </m:sub>
        </m:sSub>
        <m:r>
          <w:rPr>
            <w:rFonts w:ascii="Cambria Math" w:hAnsi="Cambria Math"/>
            <w:spacing w:val="-3"/>
            <w:sz w:val="22"/>
            <w:szCs w:val="22"/>
            <w:lang w:val="en-US"/>
          </w:rPr>
          <m:t>(0,</m:t>
        </m:r>
        <m:sSub>
          <m:sSubPr>
            <m:ctrlPr>
              <w:rPr>
                <w:rFonts w:ascii="Cambria Math" w:hAnsi="Cambria Math"/>
                <w:i/>
                <w:spacing w:val="-3"/>
                <w:sz w:val="22"/>
                <w:szCs w:val="22"/>
                <w:lang w:val="en-US"/>
              </w:rPr>
            </m:ctrlPr>
          </m:sSubPr>
          <m:e>
            <m:r>
              <w:rPr>
                <w:rFonts w:ascii="Cambria Math" w:hAnsi="Cambria Math"/>
                <w:spacing w:val="-3"/>
                <w:sz w:val="22"/>
                <w:szCs w:val="22"/>
                <w:lang w:val="en-US"/>
              </w:rPr>
              <m:t>T</m:t>
            </m:r>
          </m:e>
          <m:sub>
            <m:r>
              <w:rPr>
                <w:rFonts w:ascii="Cambria Math" w:hAnsi="Cambria Math"/>
                <w:spacing w:val="-3"/>
                <w:sz w:val="22"/>
                <w:szCs w:val="22"/>
                <w:lang w:val="en-US"/>
              </w:rPr>
              <m:t>e_l</m:t>
            </m:r>
          </m:sub>
        </m:sSub>
      </m:oMath>
      <w:r w:rsidR="006F12FC">
        <w:rPr>
          <w:lang w:val="en-US"/>
        </w:rPr>
        <w:t>).</w:t>
      </w:r>
    </w:p>
    <w:p w14:paraId="0569219F" w14:textId="272B4477" w:rsidR="00033D7F" w:rsidRDefault="00AB515F" w:rsidP="00165B87">
      <w:pPr>
        <w:spacing w:before="120"/>
        <w:ind w:firstLine="720"/>
        <w:rPr>
          <w:lang w:val="en-US"/>
        </w:rPr>
      </w:pPr>
      <w:r>
        <w:rPr>
          <w:lang w:val="en-US"/>
        </w:rPr>
        <w:t>W</w:t>
      </w:r>
      <w:r w:rsidR="00FF1966">
        <w:rPr>
          <w:lang w:val="en-US"/>
        </w:rPr>
        <w:t xml:space="preserve">hen </w:t>
      </w:r>
      <w:r w:rsidR="00033D7F" w:rsidRPr="009C7AD9">
        <w:rPr>
          <w:lang w:val="en-US"/>
        </w:rPr>
        <w:t xml:space="preserve">the temperature difference at all positions along the MD module is always greater than the threshold temperature difference, and the vapor flux occurs throughout the entire membrane length, </w:t>
      </w:r>
      <w:r w:rsidR="00E51257">
        <w:rPr>
          <w:lang w:val="en-US"/>
        </w:rPr>
        <w:t>only the mass transfer would be limited (MTLR)</w:t>
      </w:r>
      <w:r>
        <w:rPr>
          <w:lang w:val="en-US"/>
        </w:rPr>
        <w:t xml:space="preserve"> -</w:t>
      </w:r>
      <w:r w:rsidR="00E51257">
        <w:rPr>
          <w:lang w:val="en-US"/>
        </w:rPr>
        <w:t xml:space="preserve"> insufficient </w:t>
      </w:r>
      <w:r w:rsidR="00033D7F" w:rsidRPr="009C7AD9">
        <w:rPr>
          <w:lang w:val="en-US"/>
        </w:rPr>
        <w:t>membrane area</w:t>
      </w:r>
      <w:r w:rsidR="00E51257">
        <w:rPr>
          <w:lang w:val="en-US"/>
        </w:rPr>
        <w:t xml:space="preserve"> or</w:t>
      </w:r>
      <w:r w:rsidR="00033D7F" w:rsidRPr="009C7AD9">
        <w:rPr>
          <w:lang w:val="en-US"/>
        </w:rPr>
        <w:t xml:space="preserve"> </w:t>
      </w:r>
      <w:r w:rsidR="00E51257">
        <w:rPr>
          <w:lang w:val="en-US"/>
        </w:rPr>
        <w:t xml:space="preserve">very </w:t>
      </w:r>
      <w:r w:rsidR="00227C4C" w:rsidRPr="009C7AD9">
        <w:rPr>
          <w:lang w:val="en-US"/>
        </w:rPr>
        <w:t xml:space="preserve">low </w:t>
      </w:r>
      <w:r w:rsidR="00033D7F" w:rsidRPr="009C7AD9">
        <w:rPr>
          <w:lang w:val="en-US"/>
        </w:rPr>
        <w:t>mass transfer coefficient</w:t>
      </w:r>
      <w:r w:rsidR="00E51257">
        <w:rPr>
          <w:lang w:val="en-US"/>
        </w:rPr>
        <w:t>. Then</w:t>
      </w:r>
      <w:r w:rsidR="00033D7F" w:rsidRPr="009C7AD9">
        <w:rPr>
          <w:lang w:val="en-US"/>
        </w:rPr>
        <w:t>, if the mass transfer is not limited</w:t>
      </w:r>
      <w:r w:rsidR="00033D7F">
        <w:rPr>
          <w:lang w:val="en-US"/>
        </w:rPr>
        <w:t xml:space="preserve">, a </w:t>
      </w:r>
      <w:r w:rsidR="007B634D">
        <w:rPr>
          <w:lang w:val="en-US"/>
        </w:rPr>
        <w:t>DC</w:t>
      </w:r>
      <w:r w:rsidR="00033D7F">
        <w:rPr>
          <w:lang w:val="en-US"/>
        </w:rPr>
        <w:t xml:space="preserve">MD module </w:t>
      </w:r>
      <w:r w:rsidR="007B634D">
        <w:rPr>
          <w:lang w:val="en-US"/>
        </w:rPr>
        <w:t xml:space="preserve">always </w:t>
      </w:r>
      <w:r w:rsidR="00033D7F">
        <w:rPr>
          <w:lang w:val="en-US"/>
        </w:rPr>
        <w:t xml:space="preserve">works in the thermodynamic limiting regimes </w:t>
      </w:r>
      <w:r w:rsidR="00E51257">
        <w:rPr>
          <w:lang w:val="en-US"/>
        </w:rPr>
        <w:t xml:space="preserve">of </w:t>
      </w:r>
      <w:r w:rsidR="00033D7F">
        <w:rPr>
          <w:lang w:val="en-US"/>
        </w:rPr>
        <w:t>DLR or FLR.</w:t>
      </w:r>
    </w:p>
    <w:p w14:paraId="2D3B8789" w14:textId="2B62B1A8" w:rsidR="00624C98" w:rsidDel="00853E58" w:rsidRDefault="00227C4C" w:rsidP="00165B87">
      <w:pPr>
        <w:widowControl w:val="0"/>
        <w:spacing w:before="120"/>
        <w:ind w:firstLine="720"/>
        <w:rPr>
          <w:del w:id="1019" w:author="Kleber Marques Lisboa" w:date="2023-10-25T13:16:00Z"/>
          <w:lang w:val="en-US"/>
        </w:rPr>
      </w:pPr>
      <w:r w:rsidRPr="002452CC">
        <w:rPr>
          <w:lang w:val="en-US"/>
        </w:rPr>
        <w:t xml:space="preserve">In the words of </w:t>
      </w:r>
      <w:r w:rsidR="00281D07" w:rsidRPr="002452CC">
        <w:rPr>
          <w:lang w:val="en-US"/>
        </w:rPr>
        <w:t xml:space="preserve">Christie </w:t>
      </w:r>
      <w:r w:rsidR="00281D07" w:rsidRPr="002452CC">
        <w:rPr>
          <w:i/>
          <w:iCs/>
          <w:lang w:val="en-US"/>
        </w:rPr>
        <w:t>et al</w:t>
      </w:r>
      <w:r w:rsidR="00281D07" w:rsidRPr="002452CC">
        <w:rPr>
          <w:lang w:val="en-US"/>
        </w:rPr>
        <w:t>. (2020), f</w:t>
      </w:r>
      <w:r w:rsidR="002C76C3" w:rsidRPr="002452CC">
        <w:rPr>
          <w:lang w:val="en-US"/>
        </w:rPr>
        <w:t xml:space="preserve">or single-pass counter-current flow in DCMD desalination, the FLR configuration would be the most appropriate operational condition for water recovery, </w:t>
      </w:r>
      <w:r w:rsidR="001C0EB0">
        <w:rPr>
          <w:lang w:val="en-US"/>
        </w:rPr>
        <w:t>because only in FLR does the distillate stream have enough heat capacity flow to ensure that the minimum evaporation of the feed stream can be achieved</w:t>
      </w:r>
      <w:r w:rsidR="00AB515F">
        <w:rPr>
          <w:lang w:val="en-US"/>
        </w:rPr>
        <w:t xml:space="preserve">, so </w:t>
      </w:r>
      <m:oMath>
        <m:sSubSup>
          <m:sSubSupPr>
            <m:ctrlPr>
              <w:rPr>
                <w:rFonts w:ascii="Cambria Math" w:hAnsi="Cambria Math"/>
                <w:i/>
                <w:spacing w:val="-3"/>
                <w:lang w:val="en-US"/>
              </w:rPr>
            </m:ctrlPr>
          </m:sSubSupPr>
          <m:e>
            <m:r>
              <w:rPr>
                <w:rFonts w:ascii="Cambria Math" w:hAnsi="Cambria Math"/>
                <w:spacing w:val="-3"/>
                <w:lang w:val="en-US"/>
              </w:rPr>
              <m:t>R</m:t>
            </m:r>
          </m:e>
          <m:sub>
            <m:r>
              <w:rPr>
                <w:rFonts w:ascii="Cambria Math" w:hAnsi="Cambria Math"/>
                <w:spacing w:val="-3"/>
                <w:lang w:val="en-US"/>
              </w:rPr>
              <m:t>max</m:t>
            </m:r>
          </m:sub>
          <m:sup>
            <m:r>
              <w:rPr>
                <w:rFonts w:ascii="Cambria Math" w:hAnsi="Cambria Math"/>
                <w:spacing w:val="-3"/>
                <w:lang w:val="en-US"/>
              </w:rPr>
              <m:t>FLR</m:t>
            </m:r>
          </m:sup>
        </m:sSubSup>
        <m:r>
          <w:rPr>
            <w:rFonts w:ascii="Cambria Math" w:hAnsi="Cambria Math"/>
            <w:spacing w:val="-3"/>
            <w:lang w:val="en-US"/>
          </w:rPr>
          <m:t>&gt;</m:t>
        </m:r>
        <m:sSubSup>
          <m:sSubSupPr>
            <m:ctrlPr>
              <w:rPr>
                <w:rFonts w:ascii="Cambria Math" w:hAnsi="Cambria Math"/>
                <w:i/>
                <w:spacing w:val="-3"/>
                <w:lang w:val="en-US"/>
              </w:rPr>
            </m:ctrlPr>
          </m:sSubSupPr>
          <m:e>
            <m:r>
              <w:rPr>
                <w:rFonts w:ascii="Cambria Math" w:hAnsi="Cambria Math"/>
                <w:spacing w:val="-3"/>
                <w:lang w:val="en-US"/>
              </w:rPr>
              <m:t>R</m:t>
            </m:r>
          </m:e>
          <m:sub>
            <m:r>
              <w:rPr>
                <w:rFonts w:ascii="Cambria Math" w:hAnsi="Cambria Math"/>
                <w:spacing w:val="-3"/>
                <w:lang w:val="en-US"/>
              </w:rPr>
              <m:t>max</m:t>
            </m:r>
          </m:sub>
          <m:sup>
            <m:r>
              <w:rPr>
                <w:rFonts w:ascii="Cambria Math" w:hAnsi="Cambria Math"/>
                <w:spacing w:val="-3"/>
                <w:lang w:val="en-US"/>
              </w:rPr>
              <m:t>DLR</m:t>
            </m:r>
          </m:sup>
        </m:sSubSup>
      </m:oMath>
      <w:del w:id="1020" w:author="Kleber Marques Lisboa" w:date="2023-10-25T13:16:00Z">
        <w:r w:rsidR="00AB515F" w:rsidDel="00853E58">
          <w:rPr>
            <w:lang w:val="en-US"/>
          </w:rPr>
          <w:delText>,</w:delText>
        </w:r>
      </w:del>
      <w:r w:rsidR="00AB515F">
        <w:rPr>
          <w:lang w:val="en-US"/>
        </w:rPr>
        <w:t>.</w:t>
      </w:r>
    </w:p>
    <w:p w14:paraId="71B7EBDE" w14:textId="77777777" w:rsidR="006668F8" w:rsidRDefault="006668F8" w:rsidP="00853E58">
      <w:pPr>
        <w:widowControl w:val="0"/>
        <w:spacing w:before="120"/>
        <w:ind w:firstLine="720"/>
        <w:rPr>
          <w:lang w:val="en-US"/>
        </w:rPr>
      </w:pPr>
    </w:p>
    <w:p w14:paraId="2ACD5F00" w14:textId="77777777" w:rsidR="00932852" w:rsidRDefault="00974705" w:rsidP="00165B87">
      <w:pPr>
        <w:widowControl w:val="0"/>
        <w:spacing w:before="120"/>
        <w:ind w:firstLine="720"/>
        <w:rPr>
          <w:lang w:val="en-US"/>
        </w:rPr>
      </w:pPr>
      <w:r>
        <w:rPr>
          <w:lang w:val="en-US"/>
        </w:rPr>
        <w:t xml:space="preserve">Table 6 brings </w:t>
      </w:r>
      <w:r w:rsidR="009C79D3">
        <w:rPr>
          <w:lang w:val="en-US"/>
        </w:rPr>
        <w:t>some</w:t>
      </w:r>
      <w:r>
        <w:rPr>
          <w:lang w:val="en-US"/>
        </w:rPr>
        <w:t xml:space="preserve"> results obtained for the </w:t>
      </w:r>
      <w:r w:rsidR="00E83DDF">
        <w:rPr>
          <w:lang w:val="en-US"/>
        </w:rPr>
        <w:t xml:space="preserve">averaged </w:t>
      </w:r>
      <w:r w:rsidR="00984C6E">
        <w:rPr>
          <w:lang w:val="en-US"/>
        </w:rPr>
        <w:t xml:space="preserve">theoretical maximum water recovery factor, </w:t>
      </w:r>
      <w:r>
        <w:rPr>
          <w:lang w:val="en-US"/>
        </w:rPr>
        <w:t xml:space="preserve">distillate </w:t>
      </w:r>
      <w:r w:rsidR="00F94117">
        <w:rPr>
          <w:lang w:val="en-US"/>
        </w:rPr>
        <w:t xml:space="preserve">mass </w:t>
      </w:r>
      <w:r>
        <w:rPr>
          <w:lang w:val="en-US"/>
        </w:rPr>
        <w:t xml:space="preserve">flux, temperature polarization coefficient, </w:t>
      </w:r>
      <w:r w:rsidR="00CB22C8">
        <w:rPr>
          <w:lang w:val="en-US"/>
        </w:rPr>
        <w:t xml:space="preserve">and </w:t>
      </w:r>
      <w:r>
        <w:rPr>
          <w:lang w:val="en-US"/>
        </w:rPr>
        <w:t xml:space="preserve">DCMD </w:t>
      </w:r>
      <w:r w:rsidR="00293E2F">
        <w:rPr>
          <w:lang w:val="en-US"/>
        </w:rPr>
        <w:t xml:space="preserve">module </w:t>
      </w:r>
      <w:r>
        <w:rPr>
          <w:lang w:val="en-US"/>
        </w:rPr>
        <w:t>thermal efficiency</w:t>
      </w:r>
      <w:r w:rsidR="00CB22C8">
        <w:rPr>
          <w:lang w:val="en-US"/>
        </w:rPr>
        <w:t xml:space="preserve"> (</w:t>
      </w:r>
      <w:r w:rsidRPr="002452CC">
        <w:rPr>
          <w:i/>
          <w:iCs/>
          <w:lang w:val="en-US"/>
        </w:rPr>
        <w:t>GOR</w:t>
      </w:r>
      <w:r>
        <w:rPr>
          <w:lang w:val="en-US"/>
        </w:rPr>
        <w:t xml:space="preserve">, and </w:t>
      </w:r>
      <w:r w:rsidRPr="002452CC">
        <w:rPr>
          <w:i/>
          <w:iCs/>
          <w:lang w:val="en-US"/>
        </w:rPr>
        <w:t>SEC</w:t>
      </w:r>
      <w:r w:rsidR="002452CC" w:rsidRPr="002452CC">
        <w:rPr>
          <w:i/>
          <w:iCs/>
          <w:vertAlign w:val="subscript"/>
          <w:lang w:val="en-US"/>
        </w:rPr>
        <w:t>th</w:t>
      </w:r>
      <w:r w:rsidR="00CB22C8">
        <w:rPr>
          <w:lang w:val="en-US"/>
        </w:rPr>
        <w:t xml:space="preserve">). </w:t>
      </w:r>
      <w:r w:rsidR="00754D3F">
        <w:rPr>
          <w:lang w:val="en-US"/>
        </w:rPr>
        <w:t>Three scenarios</w:t>
      </w:r>
      <w:r w:rsidR="00635D8B">
        <w:rPr>
          <w:lang w:val="en-US"/>
        </w:rPr>
        <w:t xml:space="preserve"> </w:t>
      </w:r>
      <w:r w:rsidR="00CB22C8">
        <w:rPr>
          <w:lang w:val="en-US"/>
        </w:rPr>
        <w:t xml:space="preserve">related to the use of the external heat exchangers </w:t>
      </w:r>
      <w:r w:rsidR="00635D8B">
        <w:rPr>
          <w:lang w:val="en-US"/>
        </w:rPr>
        <w:t xml:space="preserve">for two feed salinity levels and different feed and distillate flow rates </w:t>
      </w:r>
      <w:r w:rsidR="00FF1966">
        <w:rPr>
          <w:lang w:val="en-US"/>
        </w:rPr>
        <w:t xml:space="preserve">were </w:t>
      </w:r>
      <w:r w:rsidR="00754D3F">
        <w:rPr>
          <w:lang w:val="en-US"/>
        </w:rPr>
        <w:t xml:space="preserve">studied: </w:t>
      </w:r>
      <w:r w:rsidR="00CB22C8">
        <w:rPr>
          <w:lang w:val="en-US"/>
        </w:rPr>
        <w:t>without</w:t>
      </w:r>
      <w:r w:rsidR="00754D3F">
        <w:rPr>
          <w:lang w:val="en-US"/>
        </w:rPr>
        <w:t xml:space="preserve"> </w:t>
      </w:r>
      <w:r w:rsidR="00CB22C8">
        <w:rPr>
          <w:lang w:val="en-US"/>
        </w:rPr>
        <w:t xml:space="preserve">HX </w:t>
      </w:r>
      <w:r w:rsidR="00754D3F">
        <w:rPr>
          <w:lang w:val="en-US"/>
        </w:rPr>
        <w:t>(</w:t>
      </w:r>
      <m:oMath>
        <m:sSub>
          <m:sSubPr>
            <m:ctrlPr>
              <w:rPr>
                <w:rFonts w:ascii="Cambria Math" w:hAnsi="Cambria Math"/>
                <w:i/>
                <w:sz w:val="23"/>
                <w:szCs w:val="23"/>
                <w:lang w:val="en-US"/>
              </w:rPr>
            </m:ctrlPr>
          </m:sSubPr>
          <m:e>
            <m:r>
              <w:rPr>
                <w:rFonts w:ascii="Cambria Math" w:hAnsi="Cambria Math"/>
                <w:sz w:val="23"/>
                <w:szCs w:val="23"/>
                <w:lang w:val="en-US"/>
              </w:rPr>
              <m:t>ε</m:t>
            </m:r>
          </m:e>
          <m:sub>
            <m:r>
              <w:rPr>
                <w:rFonts w:ascii="Cambria Math" w:hAnsi="Cambria Math"/>
                <w:sz w:val="23"/>
                <w:szCs w:val="23"/>
                <w:lang w:val="en-US"/>
              </w:rPr>
              <m:t>H</m:t>
            </m:r>
            <m:sSub>
              <m:sSubPr>
                <m:ctrlPr>
                  <w:rPr>
                    <w:rFonts w:ascii="Cambria Math" w:hAnsi="Cambria Math"/>
                    <w:i/>
                    <w:sz w:val="23"/>
                    <w:szCs w:val="23"/>
                    <w:lang w:val="en-US"/>
                  </w:rPr>
                </m:ctrlPr>
              </m:sSubPr>
              <m:e>
                <m:r>
                  <w:rPr>
                    <w:rFonts w:ascii="Cambria Math" w:hAnsi="Cambria Math"/>
                    <w:sz w:val="23"/>
                    <w:szCs w:val="23"/>
                    <w:lang w:val="en-US"/>
                  </w:rPr>
                  <m:t>X</m:t>
                </m:r>
              </m:e>
              <m:sub>
                <m:r>
                  <w:rPr>
                    <w:rFonts w:ascii="Cambria Math" w:hAnsi="Cambria Math"/>
                    <w:sz w:val="23"/>
                    <w:szCs w:val="23"/>
                    <w:lang w:val="en-US"/>
                  </w:rPr>
                  <m:t>1</m:t>
                </m:r>
              </m:sub>
            </m:sSub>
          </m:sub>
        </m:sSub>
        <m:r>
          <m:rPr>
            <m:nor/>
          </m:rPr>
          <w:rPr>
            <w:rFonts w:ascii="Cambria Math" w:hAnsi="Cambria Math"/>
            <w:sz w:val="23"/>
            <w:szCs w:val="23"/>
            <w:lang w:val="en-US"/>
          </w:rPr>
          <m:t>=</m:t>
        </m:r>
        <m:sSub>
          <m:sSubPr>
            <m:ctrlPr>
              <w:rPr>
                <w:rFonts w:ascii="Cambria Math" w:hAnsi="Cambria Math"/>
                <w:i/>
                <w:sz w:val="23"/>
                <w:szCs w:val="23"/>
                <w:lang w:val="en-US"/>
              </w:rPr>
            </m:ctrlPr>
          </m:sSubPr>
          <m:e>
            <m:r>
              <w:rPr>
                <w:rFonts w:ascii="Cambria Math" w:hAnsi="Cambria Math"/>
                <w:sz w:val="23"/>
                <w:szCs w:val="23"/>
                <w:lang w:val="en-US"/>
              </w:rPr>
              <m:t>ε</m:t>
            </m:r>
          </m:e>
          <m:sub>
            <m:r>
              <w:rPr>
                <w:rFonts w:ascii="Cambria Math" w:hAnsi="Cambria Math"/>
                <w:sz w:val="23"/>
                <w:szCs w:val="23"/>
                <w:lang w:val="en-US"/>
              </w:rPr>
              <m:t>H</m:t>
            </m:r>
            <m:sSub>
              <m:sSubPr>
                <m:ctrlPr>
                  <w:rPr>
                    <w:rFonts w:ascii="Cambria Math" w:hAnsi="Cambria Math"/>
                    <w:i/>
                    <w:sz w:val="23"/>
                    <w:szCs w:val="23"/>
                    <w:lang w:val="en-US"/>
                  </w:rPr>
                </m:ctrlPr>
              </m:sSubPr>
              <m:e>
                <m:r>
                  <w:rPr>
                    <w:rFonts w:ascii="Cambria Math" w:hAnsi="Cambria Math"/>
                    <w:sz w:val="23"/>
                    <w:szCs w:val="23"/>
                    <w:lang w:val="en-US"/>
                  </w:rPr>
                  <m:t>X</m:t>
                </m:r>
              </m:e>
              <m:sub>
                <m:r>
                  <w:rPr>
                    <w:rFonts w:ascii="Cambria Math" w:hAnsi="Cambria Math"/>
                    <w:sz w:val="23"/>
                    <w:szCs w:val="23"/>
                    <w:lang w:val="en-US"/>
                  </w:rPr>
                  <m:t>2</m:t>
                </m:r>
              </m:sub>
            </m:sSub>
          </m:sub>
        </m:sSub>
        <m:r>
          <m:rPr>
            <m:nor/>
          </m:rPr>
          <w:rPr>
            <w:rFonts w:ascii="Cambria Math" w:hAnsi="Cambria Math"/>
            <w:sz w:val="23"/>
            <w:szCs w:val="23"/>
            <w:lang w:val="en-US"/>
          </w:rPr>
          <m:t>=</m:t>
        </m:r>
        <m:r>
          <w:rPr>
            <w:rFonts w:ascii="Cambria Math" w:hAnsi="Cambria Math"/>
            <w:sz w:val="23"/>
            <w:szCs w:val="23"/>
            <w:lang w:val="en-US"/>
          </w:rPr>
          <m:t>0.0</m:t>
        </m:r>
      </m:oMath>
      <w:r w:rsidR="00754D3F">
        <w:rPr>
          <w:lang w:val="en-US"/>
        </w:rPr>
        <w:t xml:space="preserve">), </w:t>
      </w:r>
      <w:r w:rsidR="006C7C5C">
        <w:rPr>
          <w:lang w:val="en-US"/>
        </w:rPr>
        <w:t>HX-</w:t>
      </w:r>
      <w:r w:rsidR="006E4958">
        <w:rPr>
          <w:lang w:val="en-US"/>
        </w:rPr>
        <w:t xml:space="preserve">1 </w:t>
      </w:r>
      <w:r w:rsidR="002C1432">
        <w:rPr>
          <w:lang w:val="en-US"/>
        </w:rPr>
        <w:t>only</w:t>
      </w:r>
      <w:r w:rsidR="00624C98">
        <w:rPr>
          <w:lang w:val="en-US"/>
        </w:rPr>
        <w:t xml:space="preserve"> (</w:t>
      </w:r>
      <m:oMath>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H</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sub>
        </m:sSub>
        <m:r>
          <m:rPr>
            <m:nor/>
          </m:rPr>
          <w:rPr>
            <w:rFonts w:ascii="Cambria Math" w:hAnsi="Cambria Math"/>
            <w:lang w:val="en-US"/>
          </w:rPr>
          <m:t>=</m:t>
        </m:r>
        <m:r>
          <m:rPr>
            <m:nor/>
          </m:rPr>
          <w:rPr>
            <w:rFonts w:ascii="Cambria Math" w:hAnsi="Cambria Math"/>
            <w:sz w:val="23"/>
            <w:szCs w:val="23"/>
            <w:lang w:val="en-US"/>
          </w:rPr>
          <m:t>0.8</m:t>
        </m:r>
      </m:oMath>
      <w:r w:rsidR="006E4958">
        <w:rPr>
          <w:lang w:val="en-US"/>
        </w:rPr>
        <w:t xml:space="preserve">, </w:t>
      </w:r>
      <m:oMath>
        <m:sSub>
          <m:sSubPr>
            <m:ctrlPr>
              <w:rPr>
                <w:rFonts w:ascii="Cambria Math" w:hAnsi="Cambria Math"/>
                <w:i/>
                <w:sz w:val="23"/>
                <w:szCs w:val="23"/>
                <w:lang w:val="en-US"/>
              </w:rPr>
            </m:ctrlPr>
          </m:sSubPr>
          <m:e>
            <m:r>
              <w:rPr>
                <w:rFonts w:ascii="Cambria Math" w:hAnsi="Cambria Math"/>
                <w:sz w:val="23"/>
                <w:szCs w:val="23"/>
                <w:lang w:val="en-US"/>
              </w:rPr>
              <m:t>ε</m:t>
            </m:r>
          </m:e>
          <m:sub>
            <m:r>
              <w:rPr>
                <w:rFonts w:ascii="Cambria Math" w:hAnsi="Cambria Math"/>
                <w:sz w:val="23"/>
                <w:szCs w:val="23"/>
                <w:lang w:val="en-US"/>
              </w:rPr>
              <m:t>H</m:t>
            </m:r>
            <m:sSub>
              <m:sSubPr>
                <m:ctrlPr>
                  <w:rPr>
                    <w:rFonts w:ascii="Cambria Math" w:hAnsi="Cambria Math"/>
                    <w:i/>
                    <w:sz w:val="23"/>
                    <w:szCs w:val="23"/>
                    <w:lang w:val="en-US"/>
                  </w:rPr>
                </m:ctrlPr>
              </m:sSubPr>
              <m:e>
                <m:r>
                  <w:rPr>
                    <w:rFonts w:ascii="Cambria Math" w:hAnsi="Cambria Math"/>
                    <w:sz w:val="23"/>
                    <w:szCs w:val="23"/>
                    <w:lang w:val="en-US"/>
                  </w:rPr>
                  <m:t>X</m:t>
                </m:r>
              </m:e>
              <m:sub>
                <m:r>
                  <w:rPr>
                    <w:rFonts w:ascii="Cambria Math" w:hAnsi="Cambria Math"/>
                    <w:sz w:val="23"/>
                    <w:szCs w:val="23"/>
                    <w:lang w:val="en-US"/>
                  </w:rPr>
                  <m:t>2</m:t>
                </m:r>
              </m:sub>
            </m:sSub>
          </m:sub>
        </m:sSub>
        <m:r>
          <m:rPr>
            <m:nor/>
          </m:rPr>
          <w:rPr>
            <w:rFonts w:ascii="Cambria Math" w:hAnsi="Cambria Math"/>
            <w:sz w:val="23"/>
            <w:szCs w:val="23"/>
            <w:lang w:val="en-US"/>
          </w:rPr>
          <m:t>=</m:t>
        </m:r>
        <m:r>
          <w:rPr>
            <w:rFonts w:ascii="Cambria Math" w:hAnsi="Cambria Math"/>
            <w:sz w:val="23"/>
            <w:szCs w:val="23"/>
            <w:lang w:val="en-US"/>
          </w:rPr>
          <m:t>0.0</m:t>
        </m:r>
      </m:oMath>
      <w:r w:rsidR="00624C98">
        <w:rPr>
          <w:lang w:val="en-US"/>
        </w:rPr>
        <w:t>)</w:t>
      </w:r>
      <w:r w:rsidR="006E4958">
        <w:rPr>
          <w:lang w:val="en-US"/>
        </w:rPr>
        <w:t xml:space="preserve">, </w:t>
      </w:r>
      <w:r w:rsidR="002C1432">
        <w:rPr>
          <w:lang w:val="en-US"/>
        </w:rPr>
        <w:t xml:space="preserve"> H</w:t>
      </w:r>
      <w:r w:rsidR="006C7C5C">
        <w:rPr>
          <w:lang w:val="en-US"/>
        </w:rPr>
        <w:t>X-1 and HX-2</w:t>
      </w:r>
      <w:r w:rsidR="006E4958">
        <w:rPr>
          <w:lang w:val="en-US"/>
        </w:rPr>
        <w:t xml:space="preserve"> (</w:t>
      </w:r>
      <m:oMath>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H</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sub>
        </m:sSub>
        <m:r>
          <m:rPr>
            <m:nor/>
          </m:rPr>
          <w:rPr>
            <w:rFonts w:ascii="Cambria Math" w:hAnsi="Cambria Math"/>
            <w:lang w:val="en-US"/>
          </w:rPr>
          <m:t>=</m:t>
        </m:r>
        <m:r>
          <m:rPr>
            <m:nor/>
          </m:rPr>
          <w:rPr>
            <w:rFonts w:ascii="Cambria Math" w:hAnsi="Cambria Math"/>
            <w:sz w:val="23"/>
            <w:szCs w:val="23"/>
            <w:lang w:val="en-US"/>
          </w:rPr>
          <m:t>0.8</m:t>
        </m:r>
      </m:oMath>
      <w:r w:rsidR="006E4958">
        <w:rPr>
          <w:lang w:val="en-US"/>
        </w:rPr>
        <w:t xml:space="preserve">, </w:t>
      </w:r>
      <m:oMath>
        <m:sSub>
          <m:sSubPr>
            <m:ctrlPr>
              <w:rPr>
                <w:rFonts w:ascii="Cambria Math" w:hAnsi="Cambria Math"/>
                <w:i/>
                <w:sz w:val="23"/>
                <w:szCs w:val="23"/>
                <w:lang w:val="en-US"/>
              </w:rPr>
            </m:ctrlPr>
          </m:sSubPr>
          <m:e>
            <m:r>
              <w:rPr>
                <w:rFonts w:ascii="Cambria Math" w:hAnsi="Cambria Math"/>
                <w:sz w:val="23"/>
                <w:szCs w:val="23"/>
                <w:lang w:val="en-US"/>
              </w:rPr>
              <m:t>ε</m:t>
            </m:r>
          </m:e>
          <m:sub>
            <m:r>
              <w:rPr>
                <w:rFonts w:ascii="Cambria Math" w:hAnsi="Cambria Math"/>
                <w:sz w:val="23"/>
                <w:szCs w:val="23"/>
                <w:lang w:val="en-US"/>
              </w:rPr>
              <m:t>H</m:t>
            </m:r>
            <m:sSub>
              <m:sSubPr>
                <m:ctrlPr>
                  <w:rPr>
                    <w:rFonts w:ascii="Cambria Math" w:hAnsi="Cambria Math"/>
                    <w:i/>
                    <w:sz w:val="23"/>
                    <w:szCs w:val="23"/>
                    <w:lang w:val="en-US"/>
                  </w:rPr>
                </m:ctrlPr>
              </m:sSubPr>
              <m:e>
                <m:r>
                  <w:rPr>
                    <w:rFonts w:ascii="Cambria Math" w:hAnsi="Cambria Math"/>
                    <w:sz w:val="23"/>
                    <w:szCs w:val="23"/>
                    <w:lang w:val="en-US"/>
                  </w:rPr>
                  <m:t>X</m:t>
                </m:r>
              </m:e>
              <m:sub>
                <m:r>
                  <w:rPr>
                    <w:rFonts w:ascii="Cambria Math" w:hAnsi="Cambria Math"/>
                    <w:sz w:val="23"/>
                    <w:szCs w:val="23"/>
                    <w:lang w:val="en-US"/>
                  </w:rPr>
                  <m:t>2</m:t>
                </m:r>
              </m:sub>
            </m:sSub>
          </m:sub>
        </m:sSub>
        <m:r>
          <m:rPr>
            <m:nor/>
          </m:rPr>
          <w:rPr>
            <w:rFonts w:ascii="Cambria Math" w:hAnsi="Cambria Math"/>
            <w:sz w:val="23"/>
            <w:szCs w:val="23"/>
            <w:lang w:val="en-US"/>
          </w:rPr>
          <m:t>=</m:t>
        </m:r>
        <m:r>
          <w:rPr>
            <w:rFonts w:ascii="Cambria Math" w:hAnsi="Cambria Math"/>
            <w:sz w:val="23"/>
            <w:szCs w:val="23"/>
            <w:lang w:val="en-US"/>
          </w:rPr>
          <m:t>0.8</m:t>
        </m:r>
      </m:oMath>
      <w:r w:rsidR="006E4958">
        <w:rPr>
          <w:lang w:val="en-US"/>
        </w:rPr>
        <w:t>)</w:t>
      </w:r>
      <w:r w:rsidR="00E83DDF">
        <w:rPr>
          <w:lang w:val="en-US"/>
        </w:rPr>
        <w:t>.</w:t>
      </w:r>
    </w:p>
    <w:p w14:paraId="72C0F227" w14:textId="29E38CFD" w:rsidR="006668F8" w:rsidRDefault="006668F8" w:rsidP="00165B87">
      <w:pPr>
        <w:widowControl w:val="0"/>
        <w:spacing w:before="120"/>
        <w:ind w:firstLine="720"/>
        <w:rPr>
          <w:lang w:val="en-US"/>
        </w:rPr>
      </w:pPr>
      <w:r w:rsidRPr="0044394E">
        <w:rPr>
          <w:lang w:val="en-US"/>
        </w:rPr>
        <w:t xml:space="preserve">The results presented in Table 6 agree with (Christie </w:t>
      </w:r>
      <w:r w:rsidRPr="0044394E">
        <w:rPr>
          <w:i/>
          <w:iCs/>
          <w:lang w:val="en-US"/>
        </w:rPr>
        <w:t>et al</w:t>
      </w:r>
      <w:r w:rsidRPr="0044394E">
        <w:rPr>
          <w:lang w:val="en-US"/>
        </w:rPr>
        <w:t xml:space="preserve">., 2020) statements, showing that the best operation conditions are those FLR configurations to which </w:t>
      </w:r>
      <m:oMath>
        <m:r>
          <w:rPr>
            <w:rFonts w:ascii="Cambria Math" w:hAnsi="Cambria Math"/>
            <w:sz w:val="23"/>
            <w:szCs w:val="23"/>
            <w:lang w:val="en-US"/>
          </w:rPr>
          <m:t>α≅</m:t>
        </m:r>
        <m:sSup>
          <m:sSupPr>
            <m:ctrlPr>
              <w:rPr>
                <w:rFonts w:ascii="Cambria Math" w:hAnsi="Cambria Math"/>
                <w:i/>
                <w:sz w:val="23"/>
                <w:szCs w:val="23"/>
                <w:lang w:val="en-US"/>
              </w:rPr>
            </m:ctrlPr>
          </m:sSupPr>
          <m:e>
            <m:r>
              <w:rPr>
                <w:rFonts w:ascii="Cambria Math" w:hAnsi="Cambria Math"/>
                <w:sz w:val="23"/>
                <w:szCs w:val="23"/>
                <w:lang w:val="en-US"/>
              </w:rPr>
              <m:t>α</m:t>
            </m:r>
          </m:e>
          <m:sup>
            <m:r>
              <w:rPr>
                <w:rFonts w:ascii="Cambria Math" w:hAnsi="Cambria Math"/>
                <w:sz w:val="23"/>
                <w:szCs w:val="23"/>
                <w:lang w:val="en-US"/>
              </w:rPr>
              <m:t>*</m:t>
            </m:r>
          </m:sup>
        </m:sSup>
      </m:oMath>
      <w:r w:rsidRPr="0044394E">
        <w:rPr>
          <w:sz w:val="23"/>
          <w:szCs w:val="23"/>
          <w:lang w:val="en-US"/>
        </w:rPr>
        <w:t xml:space="preserve"> (</w:t>
      </w:r>
      <w:r w:rsidRPr="0044394E">
        <w:rPr>
          <w:lang w:val="en-US"/>
        </w:rPr>
        <w:t>where no threshold temperature is attained)</w:t>
      </w:r>
      <w:r>
        <w:rPr>
          <w:lang w:val="en-US"/>
        </w:rPr>
        <w:t>. In these configurations, high recovery factor (</w:t>
      </w:r>
      <m:oMath>
        <m:r>
          <w:rPr>
            <w:rFonts w:ascii="Cambria Math" w:hAnsi="Cambria Math"/>
            <w:spacing w:val="-3"/>
            <w:sz w:val="23"/>
            <w:szCs w:val="23"/>
            <w:lang w:val="en-US"/>
          </w:rPr>
          <m:t>RR</m:t>
        </m:r>
      </m:oMath>
      <w:r>
        <w:rPr>
          <w:lang w:val="en-US"/>
        </w:rPr>
        <w:t>) and the lowest specific thermal energy cost (</w:t>
      </w:r>
      <m:oMath>
        <m:sSub>
          <m:sSubPr>
            <m:ctrlPr>
              <w:rPr>
                <w:rFonts w:ascii="Cambria Math" w:hAnsi="Cambria Math"/>
                <w:i/>
                <w:spacing w:val="-3"/>
                <w:sz w:val="23"/>
                <w:szCs w:val="23"/>
                <w:lang w:val="en-US"/>
              </w:rPr>
            </m:ctrlPr>
          </m:sSubPr>
          <m:e>
            <m:r>
              <w:rPr>
                <w:rFonts w:ascii="Cambria Math" w:hAnsi="Cambria Math"/>
                <w:spacing w:val="-3"/>
                <w:sz w:val="23"/>
                <w:szCs w:val="23"/>
                <w:lang w:val="en-US"/>
              </w:rPr>
              <m:t>SEC</m:t>
            </m:r>
          </m:e>
          <m:sub>
            <m:r>
              <w:rPr>
                <w:rFonts w:ascii="Cambria Math" w:hAnsi="Cambria Math"/>
                <w:spacing w:val="-3"/>
                <w:sz w:val="23"/>
                <w:szCs w:val="23"/>
                <w:lang w:val="en-US"/>
              </w:rPr>
              <m:t>th</m:t>
            </m:r>
          </m:sub>
        </m:sSub>
      </m:oMath>
      <w:r>
        <w:rPr>
          <w:lang w:val="en-US"/>
        </w:rPr>
        <w:t xml:space="preserve">) are attained. For the DLR condition, </w:t>
      </w:r>
      <m:oMath>
        <m:r>
          <w:rPr>
            <w:rFonts w:ascii="Cambria Math" w:hAnsi="Cambria Math"/>
            <w:sz w:val="23"/>
            <w:szCs w:val="23"/>
            <w:lang w:val="en-US"/>
          </w:rPr>
          <m:t>α&lt;</m:t>
        </m:r>
        <m:sSup>
          <m:sSupPr>
            <m:ctrlPr>
              <w:rPr>
                <w:rFonts w:ascii="Cambria Math" w:hAnsi="Cambria Math"/>
                <w:i/>
                <w:sz w:val="23"/>
                <w:szCs w:val="23"/>
                <w:lang w:val="en-US"/>
              </w:rPr>
            </m:ctrlPr>
          </m:sSupPr>
          <m:e>
            <m:r>
              <w:rPr>
                <w:rFonts w:ascii="Cambria Math" w:hAnsi="Cambria Math"/>
                <w:sz w:val="23"/>
                <w:szCs w:val="23"/>
                <w:lang w:val="en-US"/>
              </w:rPr>
              <m:t>α</m:t>
            </m:r>
          </m:e>
          <m:sup>
            <m:r>
              <w:rPr>
                <w:rFonts w:ascii="Cambria Math" w:hAnsi="Cambria Math"/>
                <w:sz w:val="23"/>
                <w:szCs w:val="23"/>
                <w:lang w:val="en-US"/>
              </w:rPr>
              <m:t>*</m:t>
            </m:r>
          </m:sup>
        </m:sSup>
      </m:oMath>
      <w:r>
        <w:rPr>
          <w:lang w:val="en-US"/>
        </w:rPr>
        <w:t xml:space="preserve">, decreasing the flow rate ratio </w:t>
      </w:r>
      <m:oMath>
        <m:r>
          <w:rPr>
            <w:rFonts w:ascii="Cambria Math" w:hAnsi="Cambria Math"/>
            <w:sz w:val="23"/>
            <w:szCs w:val="23"/>
            <w:lang w:val="en-US"/>
          </w:rPr>
          <m:t>α</m:t>
        </m:r>
      </m:oMath>
      <w:r>
        <w:rPr>
          <w:sz w:val="23"/>
          <w:szCs w:val="23"/>
          <w:lang w:val="en-US"/>
        </w:rPr>
        <w:t xml:space="preserve">, reduces </w:t>
      </w:r>
      <w:r>
        <w:rPr>
          <w:lang w:val="en-US"/>
        </w:rPr>
        <w:t xml:space="preserve">the water recovery factor and increases the specific thermal energy cost, </w:t>
      </w:r>
      <w:r w:rsidRPr="00734296">
        <w:rPr>
          <w:lang w:val="en-US"/>
        </w:rPr>
        <w:t xml:space="preserve">making </w:t>
      </w:r>
      <w:r>
        <w:rPr>
          <w:lang w:val="en-US"/>
        </w:rPr>
        <w:t xml:space="preserve">this configuration </w:t>
      </w:r>
      <w:r w:rsidRPr="00734296">
        <w:rPr>
          <w:lang w:val="en-US"/>
        </w:rPr>
        <w:t>unfeasibl</w:t>
      </w:r>
      <w:r>
        <w:rPr>
          <w:lang w:val="en-US"/>
        </w:rPr>
        <w:t xml:space="preserve">e, </w:t>
      </w:r>
      <w:r w:rsidRPr="00B803F8">
        <w:rPr>
          <w:lang w:val="en-US"/>
        </w:rPr>
        <w:t>even with the reduction in energy costs brought about by the use of the second heat exchanger</w:t>
      </w:r>
      <w:r>
        <w:rPr>
          <w:lang w:val="en-US"/>
        </w:rPr>
        <w:t xml:space="preserve"> (HX-2). On the other hand</w:t>
      </w:r>
      <w:r w:rsidRPr="00B803F8">
        <w:rPr>
          <w:lang w:val="en-US"/>
        </w:rPr>
        <w:t xml:space="preserve">, </w:t>
      </w:r>
      <w:r>
        <w:rPr>
          <w:lang w:val="en-US"/>
        </w:rPr>
        <w:t xml:space="preserve">for </w:t>
      </w:r>
      <w:r w:rsidRPr="00B803F8">
        <w:rPr>
          <w:lang w:val="en-US"/>
        </w:rPr>
        <w:t xml:space="preserve">those </w:t>
      </w:r>
      <w:r w:rsidR="003461EB">
        <w:rPr>
          <w:lang w:val="en-US"/>
        </w:rPr>
        <w:t xml:space="preserve">FLR </w:t>
      </w:r>
      <w:r w:rsidRPr="00B803F8">
        <w:rPr>
          <w:lang w:val="en-US"/>
        </w:rPr>
        <w:t xml:space="preserve">situations </w:t>
      </w:r>
      <w:r>
        <w:rPr>
          <w:lang w:val="en-US"/>
        </w:rPr>
        <w:t xml:space="preserve">to which </w:t>
      </w:r>
      <m:oMath>
        <m:r>
          <w:rPr>
            <w:rFonts w:ascii="Cambria Math" w:hAnsi="Cambria Math"/>
            <w:sz w:val="23"/>
            <w:szCs w:val="23"/>
            <w:lang w:val="en-US"/>
          </w:rPr>
          <m:t>α≫</m:t>
        </m:r>
        <m:sSup>
          <m:sSupPr>
            <m:ctrlPr>
              <w:rPr>
                <w:rFonts w:ascii="Cambria Math" w:hAnsi="Cambria Math"/>
                <w:i/>
                <w:sz w:val="23"/>
                <w:szCs w:val="23"/>
                <w:lang w:val="en-US"/>
              </w:rPr>
            </m:ctrlPr>
          </m:sSupPr>
          <m:e>
            <m:r>
              <w:rPr>
                <w:rFonts w:ascii="Cambria Math" w:hAnsi="Cambria Math"/>
                <w:sz w:val="23"/>
                <w:szCs w:val="23"/>
                <w:lang w:val="en-US"/>
              </w:rPr>
              <m:t>α</m:t>
            </m:r>
          </m:e>
          <m:sup>
            <m:r>
              <w:rPr>
                <w:rFonts w:ascii="Cambria Math" w:hAnsi="Cambria Math"/>
                <w:sz w:val="23"/>
                <w:szCs w:val="23"/>
                <w:lang w:val="en-US"/>
              </w:rPr>
              <m:t>*</m:t>
            </m:r>
          </m:sup>
        </m:sSup>
      </m:oMath>
      <w:r>
        <w:rPr>
          <w:lang w:val="en-US"/>
        </w:rPr>
        <w:t xml:space="preserve">, the highest water recovery is reached at the expense of the highest </w:t>
      </w:r>
      <w:r w:rsidRPr="00B803F8">
        <w:rPr>
          <w:lang w:val="en-US"/>
        </w:rPr>
        <w:t>energy cost</w:t>
      </w:r>
      <w:r>
        <w:rPr>
          <w:lang w:val="en-US"/>
        </w:rPr>
        <w:t>s though. Besides this, for this condition, use of the second external heat exchanger (HX-2) does not bring any substantial improvement to the DCMD system.</w:t>
      </w:r>
    </w:p>
    <w:p w14:paraId="6F16C19E" w14:textId="77777777" w:rsidR="006668F8" w:rsidRPr="005F08C1" w:rsidRDefault="006668F8" w:rsidP="00165B87">
      <w:pPr>
        <w:widowControl w:val="0"/>
        <w:spacing w:before="120"/>
        <w:ind w:firstLine="720"/>
        <w:rPr>
          <w:highlight w:val="yellow"/>
          <w:lang w:val="en-US"/>
        </w:rPr>
      </w:pPr>
      <w:r>
        <w:rPr>
          <w:lang w:val="en-US"/>
        </w:rPr>
        <w:t xml:space="preserve">Table 6 also reveals that, for increasing brackish water salinity, by using flow rate ratios </w:t>
      </w:r>
      <m:oMath>
        <m:r>
          <w:rPr>
            <w:rFonts w:ascii="Cambria Math" w:hAnsi="Cambria Math"/>
            <w:sz w:val="23"/>
            <w:szCs w:val="23"/>
            <w:lang w:val="en-US"/>
          </w:rPr>
          <m:t>α</m:t>
        </m:r>
      </m:oMath>
      <w:r>
        <w:rPr>
          <w:sz w:val="23"/>
          <w:szCs w:val="23"/>
          <w:lang w:val="en-US"/>
        </w:rPr>
        <w:t xml:space="preserve"> slightly higher than </w:t>
      </w:r>
      <m:oMath>
        <m:sSup>
          <m:sSupPr>
            <m:ctrlPr>
              <w:rPr>
                <w:rFonts w:ascii="Cambria Math" w:hAnsi="Cambria Math"/>
                <w:i/>
                <w:sz w:val="23"/>
                <w:szCs w:val="23"/>
                <w:lang w:val="en-US"/>
              </w:rPr>
            </m:ctrlPr>
          </m:sSupPr>
          <m:e>
            <m:r>
              <w:rPr>
                <w:rFonts w:ascii="Cambria Math" w:hAnsi="Cambria Math"/>
                <w:sz w:val="23"/>
                <w:szCs w:val="23"/>
                <w:lang w:val="en-US"/>
              </w:rPr>
              <m:t>α</m:t>
            </m:r>
          </m:e>
          <m:sup>
            <m:r>
              <w:rPr>
                <w:rFonts w:ascii="Cambria Math" w:hAnsi="Cambria Math"/>
                <w:sz w:val="23"/>
                <w:szCs w:val="23"/>
                <w:lang w:val="en-US"/>
              </w:rPr>
              <m:t>*</m:t>
            </m:r>
          </m:sup>
        </m:sSup>
      </m:oMath>
      <w:r>
        <w:rPr>
          <w:sz w:val="23"/>
          <w:szCs w:val="23"/>
          <w:lang w:val="en-US"/>
        </w:rPr>
        <w:t xml:space="preserve"> (FLR) can improve the recovery factor (</w:t>
      </w:r>
      <m:oMath>
        <m:r>
          <w:rPr>
            <w:rFonts w:ascii="Cambria Math" w:hAnsi="Cambria Math"/>
            <w:spacing w:val="-3"/>
            <w:sz w:val="23"/>
            <w:szCs w:val="23"/>
            <w:lang w:val="en-US"/>
          </w:rPr>
          <m:t>RR</m:t>
        </m:r>
      </m:oMath>
      <w:r>
        <w:rPr>
          <w:sz w:val="23"/>
          <w:szCs w:val="23"/>
          <w:lang w:val="en-US"/>
        </w:rPr>
        <w:t>), distillate flow rate (</w:t>
      </w:r>
      <m:oMath>
        <m:sSub>
          <m:sSubPr>
            <m:ctrlPr>
              <w:rPr>
                <w:rFonts w:ascii="Cambria Math" w:hAnsi="Cambria Math"/>
                <w:i/>
                <w:sz w:val="23"/>
                <w:szCs w:val="23"/>
                <w:lang w:val="en-US"/>
              </w:rPr>
            </m:ctrlPr>
          </m:sSubPr>
          <m:e>
            <m:acc>
              <m:accPr>
                <m:chr m:val="̇"/>
                <m:ctrlPr>
                  <w:rPr>
                    <w:rFonts w:ascii="Cambria Math" w:hAnsi="Cambria Math"/>
                    <w:i/>
                    <w:sz w:val="23"/>
                    <w:szCs w:val="23"/>
                    <w:lang w:val="en-US"/>
                  </w:rPr>
                </m:ctrlPr>
              </m:accPr>
              <m:e>
                <m:r>
                  <w:rPr>
                    <w:rFonts w:ascii="Cambria Math" w:hAnsi="Cambria Math"/>
                    <w:sz w:val="23"/>
                    <w:szCs w:val="23"/>
                    <w:lang w:val="en-US"/>
                  </w:rPr>
                  <m:t>V</m:t>
                </m:r>
              </m:e>
            </m:acc>
          </m:e>
          <m:sub>
            <m:r>
              <w:rPr>
                <w:rFonts w:ascii="Cambria Math" w:hAnsi="Cambria Math"/>
                <w:sz w:val="23"/>
                <w:szCs w:val="23"/>
                <w:lang w:val="en-US"/>
              </w:rPr>
              <m:t>jwl</m:t>
            </m:r>
          </m:sub>
        </m:sSub>
      </m:oMath>
      <w:r>
        <w:rPr>
          <w:sz w:val="23"/>
          <w:szCs w:val="23"/>
          <w:lang w:val="en-US"/>
        </w:rPr>
        <w:t>) and thermal efficiency (</w:t>
      </w:r>
      <m:oMath>
        <m:sSub>
          <m:sSubPr>
            <m:ctrlPr>
              <w:rPr>
                <w:rFonts w:ascii="Cambria Math" w:hAnsi="Cambria Math"/>
                <w:i/>
                <w:spacing w:val="-3"/>
                <w:sz w:val="23"/>
                <w:szCs w:val="23"/>
                <w:lang w:val="en-US"/>
              </w:rPr>
            </m:ctrlPr>
          </m:sSubPr>
          <m:e>
            <m:r>
              <w:rPr>
                <w:rFonts w:ascii="Cambria Math" w:hAnsi="Cambria Math"/>
                <w:spacing w:val="-3"/>
                <w:sz w:val="23"/>
                <w:szCs w:val="23"/>
                <w:lang w:val="en-US"/>
              </w:rPr>
              <m:t>η</m:t>
            </m:r>
          </m:e>
          <m:sub>
            <m:r>
              <w:rPr>
                <w:rFonts w:ascii="Cambria Math" w:hAnsi="Cambria Math"/>
                <w:spacing w:val="-3"/>
                <w:sz w:val="23"/>
                <w:szCs w:val="23"/>
                <w:lang w:val="en-US"/>
              </w:rPr>
              <m:t>th</m:t>
            </m:r>
          </m:sub>
        </m:sSub>
      </m:oMath>
      <w:r>
        <w:rPr>
          <w:sz w:val="23"/>
          <w:szCs w:val="23"/>
          <w:lang w:val="en-US"/>
        </w:rPr>
        <w:t xml:space="preserve">) at the expense of only a small increase of </w:t>
      </w:r>
      <m:oMath>
        <m:sSub>
          <m:sSubPr>
            <m:ctrlPr>
              <w:rPr>
                <w:rFonts w:ascii="Cambria Math" w:hAnsi="Cambria Math"/>
                <w:i/>
                <w:spacing w:val="-3"/>
                <w:sz w:val="23"/>
                <w:szCs w:val="23"/>
                <w:lang w:val="en-US"/>
              </w:rPr>
            </m:ctrlPr>
          </m:sSubPr>
          <m:e>
            <m:r>
              <w:rPr>
                <w:rFonts w:ascii="Cambria Math" w:hAnsi="Cambria Math"/>
                <w:spacing w:val="-3"/>
                <w:sz w:val="23"/>
                <w:szCs w:val="23"/>
                <w:lang w:val="en-US"/>
              </w:rPr>
              <m:t>SEC</m:t>
            </m:r>
          </m:e>
          <m:sub>
            <m:r>
              <w:rPr>
                <w:rFonts w:ascii="Cambria Math" w:hAnsi="Cambria Math"/>
                <w:spacing w:val="-3"/>
                <w:sz w:val="23"/>
                <w:szCs w:val="23"/>
                <w:lang w:val="en-US"/>
              </w:rPr>
              <m:t>th</m:t>
            </m:r>
          </m:sub>
        </m:sSub>
      </m:oMath>
      <w:r>
        <w:rPr>
          <w:sz w:val="23"/>
          <w:szCs w:val="23"/>
          <w:lang w:val="en-US"/>
        </w:rPr>
        <w:t xml:space="preserve">. </w:t>
      </w:r>
      <w:commentRangeEnd w:id="984"/>
      <w:r w:rsidR="00013B08" w:rsidRPr="005F08C1">
        <w:rPr>
          <w:rStyle w:val="Refdecomentrio"/>
          <w:sz w:val="24"/>
          <w:szCs w:val="24"/>
          <w:highlight w:val="yellow"/>
          <w:lang w:val="en-US"/>
        </w:rPr>
        <w:commentReference w:id="984"/>
      </w:r>
    </w:p>
    <w:p w14:paraId="570EC98D" w14:textId="77777777" w:rsidR="006668F8" w:rsidRDefault="006668F8">
      <w:pPr>
        <w:spacing w:after="0"/>
        <w:ind w:firstLine="0"/>
        <w:rPr>
          <w:highlight w:val="yellow"/>
          <w:lang w:val="en-US"/>
        </w:rPr>
        <w:pPrChange w:id="1021" w:author="Kleber Marques Lisboa" w:date="2023-10-25T13:42:00Z">
          <w:pPr>
            <w:spacing w:after="0" w:line="240" w:lineRule="auto"/>
          </w:pPr>
        </w:pPrChange>
      </w:pPr>
    </w:p>
    <w:p w14:paraId="6D570980" w14:textId="4A128379" w:rsidR="006668F8" w:rsidRPr="006668F8" w:rsidRDefault="006668F8" w:rsidP="00165B87">
      <w:pPr>
        <w:spacing w:after="60"/>
        <w:ind w:left="567" w:firstLine="0"/>
        <w:rPr>
          <w:i/>
          <w:iCs/>
          <w:lang w:val="en-US"/>
        </w:rPr>
      </w:pPr>
      <w:r w:rsidRPr="004E4148">
        <w:rPr>
          <w:i/>
          <w:iCs/>
          <w:lang w:val="en-US"/>
        </w:rPr>
        <w:t>5.2.</w:t>
      </w:r>
      <w:r>
        <w:rPr>
          <w:i/>
          <w:iCs/>
          <w:lang w:val="en-US"/>
        </w:rPr>
        <w:t>2</w:t>
      </w:r>
      <w:r w:rsidRPr="004E4148">
        <w:rPr>
          <w:i/>
          <w:iCs/>
          <w:lang w:val="en-US"/>
        </w:rPr>
        <w:t xml:space="preserve"> </w:t>
      </w:r>
      <w:r>
        <w:rPr>
          <w:i/>
          <w:iCs/>
          <w:lang w:val="en-US"/>
        </w:rPr>
        <w:t>Operating Regime</w:t>
      </w:r>
      <w:del w:id="1022" w:author="Kleber Marques Lisboa" w:date="2023-10-25T13:42:00Z">
        <w:r w:rsidDel="00E23C2C">
          <w:rPr>
            <w:i/>
            <w:iCs/>
            <w:lang w:val="en-US"/>
          </w:rPr>
          <w:delText>s</w:delText>
        </w:r>
      </w:del>
      <w:r>
        <w:rPr>
          <w:i/>
          <w:iCs/>
          <w:lang w:val="en-US"/>
        </w:rPr>
        <w:t xml:space="preserve"> Analys</w:t>
      </w:r>
      <w:r w:rsidR="00590933">
        <w:rPr>
          <w:i/>
          <w:iCs/>
          <w:lang w:val="en-US"/>
        </w:rPr>
        <w:t>i</w:t>
      </w:r>
      <w:r>
        <w:rPr>
          <w:i/>
          <w:iCs/>
          <w:lang w:val="en-US"/>
        </w:rPr>
        <w:t>s</w:t>
      </w:r>
    </w:p>
    <w:p w14:paraId="0FE4E069" w14:textId="41685BD4" w:rsidR="006A028B" w:rsidRDefault="006668F8" w:rsidP="00165B87">
      <w:pPr>
        <w:widowControl w:val="0"/>
        <w:spacing w:before="120"/>
        <w:ind w:firstLine="720"/>
        <w:rPr>
          <w:lang w:val="en-US"/>
        </w:rPr>
      </w:pPr>
      <w:r>
        <w:rPr>
          <w:spacing w:val="-3"/>
          <w:lang w:val="en-US"/>
        </w:rPr>
        <w:t>After characterizing the DCMD desalination system</w:t>
      </w:r>
      <w:r w:rsidR="006A028B">
        <w:rPr>
          <w:spacing w:val="-3"/>
          <w:lang w:val="en-US"/>
        </w:rPr>
        <w:t>,</w:t>
      </w:r>
      <w:r>
        <w:rPr>
          <w:spacing w:val="-3"/>
          <w:lang w:val="en-US"/>
        </w:rPr>
        <w:t xml:space="preserve"> </w:t>
      </w:r>
      <w:r w:rsidR="006A028B">
        <w:rPr>
          <w:spacing w:val="-3"/>
          <w:lang w:val="en-US"/>
        </w:rPr>
        <w:t xml:space="preserve">investigation of the behavior of the system for different operating modes is now </w:t>
      </w:r>
      <w:r w:rsidR="006A028B" w:rsidRPr="006A028B">
        <w:rPr>
          <w:spacing w:val="-3"/>
          <w:lang w:val="en-US"/>
        </w:rPr>
        <w:t xml:space="preserve">performed. In all situations analyzed, the FLR configuration to which </w:t>
      </w:r>
      <m:oMath>
        <m:sSub>
          <m:sSubPr>
            <m:ctrlPr>
              <w:rPr>
                <w:rFonts w:ascii="Cambria Math" w:hAnsi="Cambria Math"/>
                <w:i/>
                <w:sz w:val="22"/>
                <w:szCs w:val="22"/>
                <w:lang w:val="en-US"/>
              </w:rPr>
            </m:ctrlPr>
          </m:sSubPr>
          <m:e>
            <m:acc>
              <m:accPr>
                <m:chr m:val="̇"/>
                <m:ctrlPr>
                  <w:rPr>
                    <w:rFonts w:ascii="Cambria Math" w:hAnsi="Cambria Math"/>
                    <w:i/>
                    <w:sz w:val="22"/>
                    <w:szCs w:val="22"/>
                    <w:lang w:val="en-US"/>
                  </w:rPr>
                </m:ctrlPr>
              </m:accPr>
              <m:e>
                <m:r>
                  <w:rPr>
                    <w:rFonts w:ascii="Cambria Math" w:hAnsi="Cambria Math"/>
                    <w:sz w:val="22"/>
                    <w:szCs w:val="22"/>
                    <w:lang w:val="en-US"/>
                  </w:rPr>
                  <m:t>V</m:t>
                </m:r>
              </m:e>
            </m:acc>
          </m:e>
          <m:sub>
            <m:r>
              <w:rPr>
                <w:rFonts w:ascii="Cambria Math" w:hAnsi="Cambria Math"/>
                <w:sz w:val="22"/>
                <w:szCs w:val="22"/>
                <w:lang w:val="en-US"/>
              </w:rPr>
              <m:t>l</m:t>
            </m:r>
          </m:sub>
        </m:sSub>
        <m:r>
          <w:rPr>
            <w:rFonts w:ascii="Cambria Math" w:hAnsi="Cambria Math"/>
            <w:sz w:val="22"/>
            <w:szCs w:val="22"/>
            <w:lang w:val="en-US"/>
          </w:rPr>
          <m:t xml:space="preserve"> </m:t>
        </m:r>
        <m:r>
          <m:rPr>
            <m:nor/>
          </m:rPr>
          <w:rPr>
            <w:rFonts w:ascii="Cambria Math" w:hAnsi="Cambria Math"/>
            <w:sz w:val="22"/>
            <w:szCs w:val="22"/>
            <w:lang w:val="en-US"/>
          </w:rPr>
          <m:t>=</m:t>
        </m:r>
        <m:r>
          <w:rPr>
            <w:rFonts w:ascii="Cambria Math" w:hAnsi="Cambria Math"/>
            <w:sz w:val="22"/>
            <w:szCs w:val="22"/>
            <w:lang w:val="en-US"/>
          </w:rPr>
          <m:t xml:space="preserve"> </m:t>
        </m:r>
        <m:sSub>
          <m:sSubPr>
            <m:ctrlPr>
              <w:rPr>
                <w:rFonts w:ascii="Cambria Math" w:hAnsi="Cambria Math"/>
                <w:i/>
                <w:sz w:val="22"/>
                <w:szCs w:val="22"/>
                <w:lang w:val="en-US"/>
              </w:rPr>
            </m:ctrlPr>
          </m:sSubPr>
          <m:e>
            <m:acc>
              <m:accPr>
                <m:chr m:val="̇"/>
                <m:ctrlPr>
                  <w:rPr>
                    <w:rFonts w:ascii="Cambria Math" w:hAnsi="Cambria Math"/>
                    <w:i/>
                    <w:sz w:val="22"/>
                    <w:szCs w:val="22"/>
                    <w:lang w:val="en-US"/>
                  </w:rPr>
                </m:ctrlPr>
              </m:accPr>
              <m:e>
                <m:r>
                  <w:rPr>
                    <w:rFonts w:ascii="Cambria Math" w:hAnsi="Cambria Math"/>
                    <w:sz w:val="22"/>
                    <w:szCs w:val="22"/>
                    <w:lang w:val="en-US"/>
                  </w:rPr>
                  <m:t>V</m:t>
                </m:r>
              </m:e>
            </m:acc>
          </m:e>
          <m:sub>
            <m:r>
              <w:rPr>
                <w:rFonts w:ascii="Cambria Math" w:hAnsi="Cambria Math"/>
                <w:sz w:val="22"/>
                <w:szCs w:val="22"/>
                <w:lang w:val="en-US"/>
              </w:rPr>
              <m:t>s</m:t>
            </m:r>
          </m:sub>
        </m:sSub>
        <m:r>
          <w:rPr>
            <w:rFonts w:ascii="Cambria Math" w:hAnsi="Cambria Math"/>
            <w:sz w:val="22"/>
            <w:szCs w:val="22"/>
            <w:lang w:val="en-US"/>
          </w:rPr>
          <m:t xml:space="preserve"> </m:t>
        </m:r>
        <m:r>
          <m:rPr>
            <m:nor/>
          </m:rPr>
          <w:rPr>
            <w:rFonts w:ascii="Cambria Math" w:hAnsi="Cambria Math"/>
            <w:sz w:val="22"/>
            <w:szCs w:val="22"/>
            <w:lang w:val="en-US"/>
          </w:rPr>
          <m:t>=</m:t>
        </m:r>
        <m:r>
          <w:rPr>
            <w:rFonts w:ascii="Cambria Math" w:hAnsi="Cambria Math"/>
            <w:sz w:val="22"/>
            <w:szCs w:val="22"/>
            <w:lang w:val="en-US"/>
          </w:rPr>
          <m:t xml:space="preserve"> 50</m:t>
        </m:r>
        <m:r>
          <m:rPr>
            <m:sty m:val="p"/>
          </m:rPr>
          <w:rPr>
            <w:rFonts w:ascii="Cambria Math" w:hAnsi="Cambria Math"/>
            <w:sz w:val="22"/>
            <w:szCs w:val="22"/>
            <w:lang w:val="en-US"/>
          </w:rPr>
          <m:t xml:space="preserve"> L/min</m:t>
        </m:r>
      </m:oMath>
      <w:r w:rsidR="006A028B" w:rsidRPr="006A028B">
        <w:rPr>
          <w:lang w:val="en-US"/>
        </w:rPr>
        <w:t xml:space="preserve"> </w:t>
      </w:r>
      <w:r w:rsidR="006A028B">
        <w:rPr>
          <w:lang w:val="en-US"/>
        </w:rPr>
        <w:t xml:space="preserve">is adopted. </w:t>
      </w:r>
      <w:r w:rsidR="00590933">
        <w:rPr>
          <w:lang w:val="en-US"/>
        </w:rPr>
        <w:t>Where not explicit stated, t</w:t>
      </w:r>
      <w:r w:rsidR="006A028B">
        <w:rPr>
          <w:lang w:val="en-US"/>
        </w:rPr>
        <w:t xml:space="preserve">he two external heat exchangers, HX-1 and HX-2, are used </w:t>
      </w:r>
      <w:r w:rsidR="00590933">
        <w:rPr>
          <w:lang w:val="en-US"/>
        </w:rPr>
        <w:t xml:space="preserve">with the following </w:t>
      </w:r>
      <w:del w:id="1023" w:author="Kleber Marques Lisboa" w:date="2023-10-25T13:43:00Z">
        <w:r w:rsidR="00590933" w:rsidDel="00E23C2C">
          <w:rPr>
            <w:lang w:val="en-US"/>
          </w:rPr>
          <w:delText>effectivity</w:delText>
        </w:r>
      </w:del>
      <w:ins w:id="1024" w:author="Kleber Marques Lisboa" w:date="2023-10-25T13:43:00Z">
        <w:r w:rsidR="00E23C2C">
          <w:rPr>
            <w:lang w:val="en-US"/>
          </w:rPr>
          <w:t>effectiveness</w:t>
        </w:r>
      </w:ins>
      <w:r w:rsidR="00590933">
        <w:rPr>
          <w:lang w:val="en-US"/>
        </w:rPr>
        <w:t xml:space="preserve">: </w:t>
      </w:r>
      <m:oMath>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H</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sub>
        </m:sSub>
        <m:r>
          <m:rPr>
            <m:nor/>
          </m:rPr>
          <w:rPr>
            <w:rFonts w:ascii="Cambria Math" w:hAnsi="Cambria Math"/>
            <w:lang w:val="en-US"/>
          </w:rPr>
          <m:t>=</m:t>
        </m:r>
        <m:r>
          <m:rPr>
            <m:nor/>
          </m:rPr>
          <w:rPr>
            <w:rFonts w:ascii="Cambria Math" w:hAnsi="Cambria Math"/>
            <w:sz w:val="23"/>
            <w:szCs w:val="23"/>
            <w:lang w:val="en-US"/>
          </w:rPr>
          <m:t>0.8</m:t>
        </m:r>
      </m:oMath>
      <w:r w:rsidR="006A028B">
        <w:rPr>
          <w:lang w:val="en-US"/>
        </w:rPr>
        <w:t xml:space="preserve">, </w:t>
      </w:r>
      <m:oMath>
        <m:sSub>
          <m:sSubPr>
            <m:ctrlPr>
              <w:rPr>
                <w:rFonts w:ascii="Cambria Math" w:hAnsi="Cambria Math"/>
                <w:i/>
                <w:sz w:val="23"/>
                <w:szCs w:val="23"/>
                <w:lang w:val="en-US"/>
              </w:rPr>
            </m:ctrlPr>
          </m:sSubPr>
          <m:e>
            <m:r>
              <w:rPr>
                <w:rFonts w:ascii="Cambria Math" w:hAnsi="Cambria Math"/>
                <w:sz w:val="23"/>
                <w:szCs w:val="23"/>
                <w:lang w:val="en-US"/>
              </w:rPr>
              <m:t>ε</m:t>
            </m:r>
          </m:e>
          <m:sub>
            <m:r>
              <w:rPr>
                <w:rFonts w:ascii="Cambria Math" w:hAnsi="Cambria Math"/>
                <w:sz w:val="23"/>
                <w:szCs w:val="23"/>
                <w:lang w:val="en-US"/>
              </w:rPr>
              <m:t>H</m:t>
            </m:r>
            <m:sSub>
              <m:sSubPr>
                <m:ctrlPr>
                  <w:rPr>
                    <w:rFonts w:ascii="Cambria Math" w:hAnsi="Cambria Math"/>
                    <w:i/>
                    <w:sz w:val="23"/>
                    <w:szCs w:val="23"/>
                    <w:lang w:val="en-US"/>
                  </w:rPr>
                </m:ctrlPr>
              </m:sSubPr>
              <m:e>
                <m:r>
                  <w:rPr>
                    <w:rFonts w:ascii="Cambria Math" w:hAnsi="Cambria Math"/>
                    <w:sz w:val="23"/>
                    <w:szCs w:val="23"/>
                    <w:lang w:val="en-US"/>
                  </w:rPr>
                  <m:t>X</m:t>
                </m:r>
              </m:e>
              <m:sub>
                <m:r>
                  <w:rPr>
                    <w:rFonts w:ascii="Cambria Math" w:hAnsi="Cambria Math"/>
                    <w:sz w:val="23"/>
                    <w:szCs w:val="23"/>
                    <w:lang w:val="en-US"/>
                  </w:rPr>
                  <m:t>2</m:t>
                </m:r>
              </m:sub>
            </m:sSub>
          </m:sub>
        </m:sSub>
        <m:r>
          <m:rPr>
            <m:nor/>
          </m:rPr>
          <w:rPr>
            <w:rFonts w:ascii="Cambria Math" w:hAnsi="Cambria Math"/>
            <w:sz w:val="23"/>
            <w:szCs w:val="23"/>
            <w:lang w:val="en-US"/>
          </w:rPr>
          <m:t>=</m:t>
        </m:r>
        <m:r>
          <w:rPr>
            <w:rFonts w:ascii="Cambria Math" w:hAnsi="Cambria Math"/>
            <w:sz w:val="23"/>
            <w:szCs w:val="23"/>
            <w:lang w:val="en-US"/>
          </w:rPr>
          <m:t>0.8</m:t>
        </m:r>
      </m:oMath>
      <w:r w:rsidR="00590933">
        <w:rPr>
          <w:lang w:val="en-US"/>
        </w:rPr>
        <w:t>.</w:t>
      </w:r>
    </w:p>
    <w:p w14:paraId="18CD9CF6" w14:textId="02244101" w:rsidR="002649BE" w:rsidRPr="003E3D1B" w:rsidRDefault="00590933" w:rsidP="00165B87">
      <w:pPr>
        <w:widowControl w:val="0"/>
        <w:spacing w:before="120"/>
        <w:ind w:firstLine="720"/>
        <w:rPr>
          <w:lang w:val="en-US"/>
        </w:rPr>
        <w:sectPr w:rsidR="002649BE" w:rsidRPr="003E3D1B" w:rsidSect="0030437F">
          <w:footerReference w:type="default" r:id="rId194"/>
          <w:pgSz w:w="12240" w:h="15840"/>
          <w:pgMar w:top="1418" w:right="1418" w:bottom="1418" w:left="1418" w:header="720" w:footer="567" w:gutter="0"/>
          <w:cols w:space="720"/>
          <w:docGrid w:linePitch="360"/>
        </w:sectPr>
      </w:pPr>
      <w:r>
        <w:rPr>
          <w:lang w:val="en-US"/>
        </w:rPr>
        <w:t xml:space="preserve">For a better understanding </w:t>
      </w:r>
      <w:del w:id="1025" w:author="Kleber Marques Lisboa" w:date="2023-10-25T13:43:00Z">
        <w:r w:rsidDel="004D254C">
          <w:rPr>
            <w:lang w:val="en-US"/>
          </w:rPr>
          <w:delText xml:space="preserve">where </w:delText>
        </w:r>
      </w:del>
      <w:ins w:id="1026" w:author="Kleber Marques Lisboa" w:date="2023-10-25T13:43:00Z">
        <w:r w:rsidR="004D254C">
          <w:rPr>
            <w:lang w:val="en-US"/>
          </w:rPr>
          <w:t xml:space="preserve">on whether </w:t>
        </w:r>
      </w:ins>
      <w:r>
        <w:rPr>
          <w:lang w:val="en-US"/>
        </w:rPr>
        <w:t xml:space="preserve">using the external heat exchangers brings an enhancement of the energy efficiency, Figures 8 </w:t>
      </w:r>
      <w:r w:rsidR="003058B4">
        <w:rPr>
          <w:lang w:val="en-US"/>
        </w:rPr>
        <w:t>and 9</w:t>
      </w:r>
      <w:r>
        <w:rPr>
          <w:lang w:val="en-US"/>
        </w:rPr>
        <w:t xml:space="preserve"> illustrate the dynamic behavior of the </w:t>
      </w:r>
      <m:oMath>
        <m:r>
          <w:rPr>
            <w:rFonts w:ascii="Cambria Math" w:hAnsi="Cambria Math"/>
            <w:spacing w:val="-3"/>
            <w:sz w:val="23"/>
            <w:szCs w:val="23"/>
            <w:lang w:val="en-US"/>
          </w:rPr>
          <m:t>GOR</m:t>
        </m:r>
      </m:oMath>
      <w:r>
        <w:rPr>
          <w:spacing w:val="-3"/>
          <w:sz w:val="23"/>
          <w:szCs w:val="23"/>
          <w:lang w:val="en-US"/>
        </w:rPr>
        <w:t xml:space="preserve"> and </w:t>
      </w:r>
      <m:oMath>
        <m:sSub>
          <m:sSubPr>
            <m:ctrlPr>
              <w:rPr>
                <w:rFonts w:ascii="Cambria Math" w:hAnsi="Cambria Math"/>
                <w:i/>
                <w:spacing w:val="-3"/>
                <w:sz w:val="23"/>
                <w:szCs w:val="23"/>
                <w:lang w:val="en-US"/>
              </w:rPr>
            </m:ctrlPr>
          </m:sSubPr>
          <m:e>
            <m:r>
              <w:rPr>
                <w:rFonts w:ascii="Cambria Math" w:hAnsi="Cambria Math"/>
                <w:spacing w:val="-3"/>
                <w:sz w:val="23"/>
                <w:szCs w:val="23"/>
                <w:lang w:val="en-US"/>
              </w:rPr>
              <m:t>SEC</m:t>
            </m:r>
          </m:e>
          <m:sub>
            <m:r>
              <w:rPr>
                <w:rFonts w:ascii="Cambria Math" w:hAnsi="Cambria Math"/>
                <w:spacing w:val="-3"/>
                <w:sz w:val="23"/>
                <w:szCs w:val="23"/>
                <w:lang w:val="en-US"/>
              </w:rPr>
              <m:t>th</m:t>
            </m:r>
          </m:sub>
        </m:sSub>
      </m:oMath>
      <w:r>
        <w:rPr>
          <w:spacing w:val="-3"/>
          <w:sz w:val="23"/>
          <w:szCs w:val="23"/>
          <w:lang w:val="en-US"/>
        </w:rPr>
        <w:t xml:space="preserve"> </w:t>
      </w:r>
      <w:r>
        <w:rPr>
          <w:lang w:val="en-US"/>
        </w:rPr>
        <w:t xml:space="preserve">metrics </w:t>
      </w:r>
      <w:r w:rsidR="00961BDE">
        <w:rPr>
          <w:spacing w:val="-3"/>
          <w:sz w:val="23"/>
          <w:szCs w:val="23"/>
          <w:lang w:val="en-US"/>
        </w:rPr>
        <w:t>for the batch operation mode</w:t>
      </w:r>
      <w:r w:rsidR="00961BDE">
        <w:rPr>
          <w:lang w:val="en-US"/>
        </w:rPr>
        <w:t xml:space="preserve"> and for two </w:t>
      </w:r>
      <w:r w:rsidR="00F13A70">
        <w:rPr>
          <w:lang w:val="en-US"/>
        </w:rPr>
        <w:t>different maximum allowed salt concentration of the brine in the mixing tank</w:t>
      </w:r>
      <w:r w:rsidR="00961BDE">
        <w:rPr>
          <w:lang w:val="en-US"/>
        </w:rPr>
        <w:t xml:space="preserve"> analyzed</w:t>
      </w:r>
      <w:r w:rsidR="00F13A70">
        <w:rPr>
          <w:lang w:val="en-US"/>
        </w:rPr>
        <w:t xml:space="preserve">, </w:t>
      </w:r>
      <m:oMath>
        <m:sSub>
          <m:sSubPr>
            <m:ctrlPr>
              <w:rPr>
                <w:rFonts w:ascii="Cambria Math" w:hAnsi="Cambria Math"/>
                <w:i/>
                <w:spacing w:val="-3"/>
                <w:sz w:val="23"/>
                <w:szCs w:val="23"/>
                <w:lang w:val="en-US"/>
              </w:rPr>
            </m:ctrlPr>
          </m:sSubPr>
          <m:e>
            <m:r>
              <w:rPr>
                <w:rFonts w:ascii="Cambria Math" w:hAnsi="Cambria Math"/>
                <w:spacing w:val="-3"/>
                <w:sz w:val="23"/>
                <w:szCs w:val="23"/>
                <w:lang w:val="en-US"/>
              </w:rPr>
              <m:t>Cs</m:t>
            </m:r>
          </m:e>
          <m:sub>
            <m:r>
              <w:rPr>
                <w:rFonts w:ascii="Cambria Math" w:hAnsi="Cambria Math"/>
                <w:spacing w:val="-3"/>
                <w:sz w:val="23"/>
                <w:szCs w:val="23"/>
                <w:lang w:val="en-US"/>
              </w:rPr>
              <m:t>max</m:t>
            </m:r>
          </m:sub>
        </m:sSub>
      </m:oMath>
      <w:r w:rsidR="00961BDE">
        <w:rPr>
          <w:spacing w:val="-3"/>
          <w:sz w:val="23"/>
          <w:szCs w:val="23"/>
          <w:lang w:val="en-US"/>
        </w:rPr>
        <w:t xml:space="preserve"> </w:t>
      </w:r>
      <w:r w:rsidR="00961BDE" w:rsidRPr="00346035">
        <w:rPr>
          <w:spacing w:val="-3"/>
          <w:lang w:val="en-US"/>
        </w:rPr>
        <w:t>(</w:t>
      </w:r>
      <m:oMath>
        <m:r>
          <w:rPr>
            <w:rFonts w:ascii="Cambria Math" w:hAnsi="Cambria Math"/>
            <w:spacing w:val="-3"/>
            <w:sz w:val="20"/>
            <w:szCs w:val="20"/>
            <w:lang w:val="en-US"/>
          </w:rPr>
          <m:t>120</m:t>
        </m:r>
      </m:oMath>
      <w:r w:rsidR="003461EB" w:rsidRPr="004D254C">
        <w:rPr>
          <w:bCs/>
          <w:lang w:val="en-US"/>
        </w:rPr>
        <w:t xml:space="preserve"> </w:t>
      </w:r>
      <w:r w:rsidR="003461EB" w:rsidRPr="004D254C">
        <w:rPr>
          <w:bCs/>
          <w:iCs/>
          <w:spacing w:val="-3"/>
          <w:lang w:val="en-US"/>
        </w:rPr>
        <w:t>g</w:t>
      </w:r>
      <w:r w:rsidR="003461EB" w:rsidRPr="004D254C">
        <w:rPr>
          <w:bCs/>
          <w:vertAlign w:val="subscript"/>
          <w:lang w:val="en-US"/>
        </w:rPr>
        <w:t>s</w:t>
      </w:r>
      <w:r w:rsidR="003461EB" w:rsidRPr="004D254C">
        <w:rPr>
          <w:bCs/>
          <w:lang w:val="en-US"/>
        </w:rPr>
        <w:t>/L</w:t>
      </w:r>
      <w:r w:rsidR="003461EB" w:rsidRPr="004D254C">
        <w:rPr>
          <w:bCs/>
          <w:vertAlign w:val="subscript"/>
          <w:lang w:val="en-US"/>
        </w:rPr>
        <w:t>mix</w:t>
      </w:r>
      <w:r w:rsidR="003461EB" w:rsidRPr="004D254C">
        <w:rPr>
          <w:bCs/>
          <w:lang w:val="en-US"/>
        </w:rPr>
        <w:t xml:space="preserve"> a</w:t>
      </w:r>
      <w:r w:rsidR="00961BDE" w:rsidRPr="004D254C">
        <w:rPr>
          <w:bCs/>
          <w:lang w:val="en-US"/>
        </w:rPr>
        <w:t xml:space="preserve">nd </w:t>
      </w:r>
      <m:oMath>
        <m:r>
          <w:rPr>
            <w:rFonts w:ascii="Cambria Math" w:hAnsi="Cambria Math"/>
            <w:spacing w:val="-3"/>
            <w:sz w:val="20"/>
            <w:szCs w:val="20"/>
            <w:lang w:val="en-US"/>
          </w:rPr>
          <m:t>260</m:t>
        </m:r>
      </m:oMath>
      <w:r w:rsidR="003461EB" w:rsidRPr="004D254C">
        <w:rPr>
          <w:bCs/>
          <w:iCs/>
          <w:spacing w:val="-3"/>
          <w:sz w:val="20"/>
          <w:szCs w:val="20"/>
          <w:lang w:val="en-US"/>
          <w:rPrChange w:id="1027" w:author="Kleber Marques Lisboa" w:date="2023-10-25T13:44:00Z">
            <w:rPr>
              <w:b/>
              <w:bCs/>
              <w:iCs/>
              <w:spacing w:val="-3"/>
              <w:sz w:val="20"/>
              <w:szCs w:val="20"/>
              <w:lang w:val="en-US"/>
            </w:rPr>
          </w:rPrChange>
        </w:rPr>
        <w:t xml:space="preserve"> </w:t>
      </w:r>
      <w:r w:rsidR="003461EB" w:rsidRPr="004D254C">
        <w:rPr>
          <w:bCs/>
          <w:iCs/>
          <w:spacing w:val="-3"/>
          <w:lang w:val="en-US"/>
        </w:rPr>
        <w:t>g</w:t>
      </w:r>
      <w:r w:rsidR="003461EB" w:rsidRPr="004D254C">
        <w:rPr>
          <w:bCs/>
          <w:vertAlign w:val="subscript"/>
          <w:lang w:val="en-US"/>
        </w:rPr>
        <w:t>s</w:t>
      </w:r>
      <w:r w:rsidR="003461EB" w:rsidRPr="004D254C">
        <w:rPr>
          <w:bCs/>
          <w:lang w:val="en-US"/>
        </w:rPr>
        <w:t>/L</w:t>
      </w:r>
      <w:r w:rsidR="003461EB" w:rsidRPr="004D254C">
        <w:rPr>
          <w:bCs/>
          <w:vertAlign w:val="subscript"/>
          <w:lang w:val="en-US"/>
        </w:rPr>
        <w:t>mix</w:t>
      </w:r>
      <w:r w:rsidR="00346035">
        <w:rPr>
          <w:lang w:val="en-US"/>
        </w:rPr>
        <w:t>, respectively).</w:t>
      </w:r>
      <w:r w:rsidR="00D94551">
        <w:rPr>
          <w:lang w:val="en-US"/>
        </w:rPr>
        <w:t xml:space="preserve"> The averaged values indicated in these figures (</w:t>
      </w:r>
      <m:oMath>
        <m:acc>
          <m:accPr>
            <m:chr m:val="̅"/>
            <m:ctrlPr>
              <w:rPr>
                <w:rFonts w:ascii="Cambria Math" w:hAnsi="Cambria Math"/>
                <w:i/>
                <w:spacing w:val="-3"/>
                <w:sz w:val="23"/>
                <w:szCs w:val="23"/>
                <w:lang w:val="en-US"/>
              </w:rPr>
            </m:ctrlPr>
          </m:accPr>
          <m:e>
            <m:r>
              <w:rPr>
                <w:rFonts w:ascii="Cambria Math" w:hAnsi="Cambria Math"/>
                <w:spacing w:val="-3"/>
                <w:sz w:val="23"/>
                <w:szCs w:val="23"/>
                <w:lang w:val="en-US"/>
              </w:rPr>
              <m:t>GOR</m:t>
            </m:r>
          </m:e>
        </m:acc>
      </m:oMath>
      <w:r w:rsidR="00D94551">
        <w:rPr>
          <w:lang w:val="en-US"/>
        </w:rPr>
        <w:t xml:space="preserve">, </w:t>
      </w:r>
      <m:oMath>
        <m:sSub>
          <m:sSubPr>
            <m:ctrlPr>
              <w:rPr>
                <w:rFonts w:ascii="Cambria Math" w:hAnsi="Cambria Math"/>
                <w:i/>
                <w:spacing w:val="-3"/>
                <w:sz w:val="23"/>
                <w:szCs w:val="23"/>
                <w:lang w:val="en-US"/>
              </w:rPr>
            </m:ctrlPr>
          </m:sSubPr>
          <m:e>
            <m:acc>
              <m:accPr>
                <m:chr m:val="̅"/>
                <m:ctrlPr>
                  <w:rPr>
                    <w:rFonts w:ascii="Cambria Math" w:hAnsi="Cambria Math"/>
                    <w:i/>
                    <w:spacing w:val="-3"/>
                    <w:sz w:val="23"/>
                    <w:szCs w:val="23"/>
                    <w:lang w:val="en-US"/>
                  </w:rPr>
                </m:ctrlPr>
              </m:accPr>
              <m:e>
                <m:r>
                  <w:rPr>
                    <w:rFonts w:ascii="Cambria Math" w:hAnsi="Cambria Math"/>
                    <w:spacing w:val="-3"/>
                    <w:sz w:val="23"/>
                    <w:szCs w:val="23"/>
                    <w:lang w:val="en-US"/>
                  </w:rPr>
                  <m:t>SEC</m:t>
                </m:r>
              </m:e>
            </m:acc>
          </m:e>
          <m:sub>
            <m:r>
              <w:rPr>
                <w:rFonts w:ascii="Cambria Math" w:hAnsi="Cambria Math"/>
                <w:spacing w:val="-3"/>
                <w:sz w:val="23"/>
                <w:szCs w:val="23"/>
                <w:lang w:val="en-US"/>
              </w:rPr>
              <m:t>th</m:t>
            </m:r>
          </m:sub>
        </m:sSub>
      </m:oMath>
      <w:r w:rsidR="00D94551">
        <w:rPr>
          <w:lang w:val="en-US"/>
        </w:rPr>
        <w:t xml:space="preserve">) were obtained </w:t>
      </w:r>
      <w:r w:rsidR="009B30D9" w:rsidRPr="009B30D9">
        <w:rPr>
          <w:lang w:val="en-US"/>
        </w:rPr>
        <w:t>for an operating time of 8 hours</w:t>
      </w:r>
      <w:r w:rsidR="002649BE">
        <w:rPr>
          <w:lang w:val="en-US"/>
        </w:rPr>
        <w:t xml:space="preserve"> of the DCMD system</w:t>
      </w:r>
      <w:r w:rsidR="009B30D9" w:rsidRPr="009B30D9">
        <w:rPr>
          <w:lang w:val="en-US"/>
        </w:rPr>
        <w:t>.</w:t>
      </w:r>
      <w:r w:rsidR="00D94551">
        <w:rPr>
          <w:lang w:val="en-US"/>
        </w:rPr>
        <w:t xml:space="preserve"> </w:t>
      </w:r>
    </w:p>
    <w:p w14:paraId="230B41B7" w14:textId="4F6E42AC" w:rsidR="00984C6E" w:rsidRPr="008B6A89" w:rsidRDefault="00984C6E" w:rsidP="00165B87">
      <w:pPr>
        <w:spacing w:after="0"/>
        <w:ind w:firstLine="0"/>
        <w:jc w:val="center"/>
        <w:rPr>
          <w:spacing w:val="-3"/>
          <w:lang w:val="en-US"/>
        </w:rPr>
      </w:pPr>
      <w:r>
        <w:rPr>
          <w:lang w:val="en-US"/>
        </w:rPr>
        <w:t>Table 6</w:t>
      </w:r>
      <w:r w:rsidRPr="008B6A89">
        <w:rPr>
          <w:lang w:val="en-US"/>
        </w:rPr>
        <w:t xml:space="preserve">. </w:t>
      </w:r>
      <w:r>
        <w:rPr>
          <w:lang w:val="en-US"/>
        </w:rPr>
        <w:t xml:space="preserve">Influence of the operational conditions on the </w:t>
      </w:r>
      <w:r w:rsidR="00E83DDF">
        <w:rPr>
          <w:lang w:val="en-US"/>
        </w:rPr>
        <w:t xml:space="preserve">averaged </w:t>
      </w:r>
      <w:r>
        <w:rPr>
          <w:lang w:val="en-US"/>
        </w:rPr>
        <w:t>DCMD module efficiency metrics</w:t>
      </w:r>
      <w:r w:rsidR="005415ED">
        <w:rPr>
          <w:lang w:val="en-US"/>
        </w:rPr>
        <w:t xml:space="preserve">. </w:t>
      </w:r>
      <w:r w:rsidR="00487C47">
        <w:rPr>
          <w:lang w:val="en-US"/>
        </w:rPr>
        <w:t>Steady-state regime</w:t>
      </w:r>
      <w:r w:rsidR="005415ED">
        <w:rPr>
          <w:lang w:val="en-US"/>
        </w:rPr>
        <w:t xml:space="preserve"> (8h)</w:t>
      </w:r>
      <w:r w:rsidR="00487C47">
        <w:rPr>
          <w:lang w:val="en-US"/>
        </w:rPr>
        <w:t>.</w:t>
      </w:r>
    </w:p>
    <w:tbl>
      <w:tblPr>
        <w:tblW w:w="12900"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544"/>
        <w:gridCol w:w="562"/>
        <w:gridCol w:w="562"/>
        <w:gridCol w:w="702"/>
        <w:gridCol w:w="562"/>
        <w:gridCol w:w="704"/>
        <w:gridCol w:w="598"/>
        <w:gridCol w:w="599"/>
        <w:gridCol w:w="704"/>
        <w:gridCol w:w="599"/>
        <w:gridCol w:w="960"/>
        <w:gridCol w:w="961"/>
        <w:gridCol w:w="961"/>
        <w:gridCol w:w="960"/>
        <w:gridCol w:w="961"/>
        <w:gridCol w:w="961"/>
      </w:tblGrid>
      <w:tr w:rsidR="00C37B15" w:rsidRPr="0046640C" w14:paraId="5DCD3E28" w14:textId="77777777" w:rsidTr="00F825C4">
        <w:trPr>
          <w:trHeight w:val="253"/>
          <w:jc w:val="center"/>
        </w:trPr>
        <w:tc>
          <w:tcPr>
            <w:tcW w:w="1560" w:type="dxa"/>
            <w:vMerge w:val="restart"/>
            <w:tcBorders>
              <w:top w:val="single" w:sz="8" w:space="0" w:color="auto"/>
              <w:right w:val="single" w:sz="4" w:space="0" w:color="auto"/>
            </w:tcBorders>
            <w:vAlign w:val="center"/>
          </w:tcPr>
          <w:p w14:paraId="01E4D3BD" w14:textId="77777777" w:rsidR="00C37B15" w:rsidRPr="00F825C4" w:rsidRDefault="00C37B15">
            <w:pPr>
              <w:spacing w:before="40" w:after="40"/>
              <w:ind w:left="-113" w:right="-113" w:firstLine="0"/>
              <w:jc w:val="center"/>
              <w:rPr>
                <w:b/>
                <w:bCs/>
                <w:sz w:val="22"/>
                <w:szCs w:val="22"/>
                <w:lang w:val="en-US"/>
              </w:rPr>
              <w:pPrChange w:id="1028" w:author="Kleber Marques Lisboa" w:date="2023-10-24T09:41:00Z">
                <w:pPr>
                  <w:spacing w:before="40" w:after="40" w:line="240" w:lineRule="auto"/>
                  <w:ind w:left="-113" w:right="-113" w:firstLine="0"/>
                  <w:jc w:val="center"/>
                </w:pPr>
              </w:pPrChange>
            </w:pPr>
            <w:r w:rsidRPr="00F825C4">
              <w:rPr>
                <w:b/>
                <w:bCs/>
                <w:sz w:val="22"/>
                <w:szCs w:val="22"/>
                <w:lang w:val="en-US"/>
              </w:rPr>
              <w:t>Flow Condition</w:t>
            </w:r>
          </w:p>
          <w:p w14:paraId="429BAD5C" w14:textId="77777777" w:rsidR="00C37B15" w:rsidRPr="00F825C4" w:rsidRDefault="00C37B15">
            <w:pPr>
              <w:spacing w:before="40" w:after="40"/>
              <w:ind w:left="-113" w:right="-113" w:firstLine="0"/>
              <w:jc w:val="center"/>
              <w:rPr>
                <w:sz w:val="18"/>
                <w:szCs w:val="18"/>
                <w:lang w:val="en-US"/>
              </w:rPr>
              <w:pPrChange w:id="1029" w:author="Kleber Marques Lisboa" w:date="2023-10-24T09:41:00Z">
                <w:pPr>
                  <w:spacing w:before="40" w:after="40" w:line="240" w:lineRule="auto"/>
                  <w:ind w:left="-113" w:right="-113" w:firstLine="0"/>
                  <w:jc w:val="center"/>
                </w:pPr>
              </w:pPrChange>
            </w:pPr>
            <w:r w:rsidRPr="00F825C4">
              <w:rPr>
                <w:sz w:val="18"/>
                <w:szCs w:val="18"/>
                <w:lang w:val="en-US"/>
              </w:rPr>
              <w:t>[L/min]</w:t>
            </w:r>
          </w:p>
        </w:tc>
        <w:tc>
          <w:tcPr>
            <w:tcW w:w="567" w:type="dxa"/>
            <w:vMerge w:val="restart"/>
            <w:tcBorders>
              <w:top w:val="single" w:sz="8" w:space="0" w:color="auto"/>
              <w:left w:val="single" w:sz="4" w:space="0" w:color="auto"/>
              <w:right w:val="nil"/>
            </w:tcBorders>
            <w:vAlign w:val="center"/>
          </w:tcPr>
          <w:p w14:paraId="69568900" w14:textId="171E3D2E" w:rsidR="00C37B15" w:rsidRPr="00864EEE" w:rsidRDefault="00864EEE">
            <w:pPr>
              <w:spacing w:before="40" w:after="40"/>
              <w:ind w:left="-113" w:right="-113" w:firstLine="0"/>
              <w:jc w:val="center"/>
              <w:rPr>
                <w:rFonts w:eastAsia="Arial"/>
                <w:b/>
                <w:bCs/>
                <w:sz w:val="23"/>
                <w:szCs w:val="23"/>
                <w:lang w:val="en-US"/>
              </w:rPr>
              <w:pPrChange w:id="1030" w:author="Kleber Marques Lisboa" w:date="2023-10-24T09:41:00Z">
                <w:pPr>
                  <w:spacing w:before="40" w:after="40" w:line="240" w:lineRule="auto"/>
                  <w:ind w:left="-113" w:right="-113" w:firstLine="0"/>
                  <w:jc w:val="center"/>
                </w:pPr>
              </w:pPrChange>
            </w:pPr>
            <m:oMathPara>
              <m:oMath>
                <m:r>
                  <m:rPr>
                    <m:sty m:val="bi"/>
                  </m:rPr>
                  <w:rPr>
                    <w:rFonts w:ascii="Cambria Math" w:hAnsi="Cambria Math"/>
                    <w:sz w:val="23"/>
                    <w:szCs w:val="23"/>
                    <w:lang w:val="en-US"/>
                  </w:rPr>
                  <m:t>α</m:t>
                </m:r>
              </m:oMath>
            </m:oMathPara>
          </w:p>
        </w:tc>
        <w:tc>
          <w:tcPr>
            <w:tcW w:w="567" w:type="dxa"/>
            <w:vMerge w:val="restart"/>
            <w:tcBorders>
              <w:top w:val="single" w:sz="8" w:space="0" w:color="auto"/>
              <w:left w:val="nil"/>
              <w:right w:val="nil"/>
            </w:tcBorders>
            <w:vAlign w:val="center"/>
          </w:tcPr>
          <w:p w14:paraId="37D2A908" w14:textId="10CC5DC2" w:rsidR="00C37B15" w:rsidRPr="00864EEE" w:rsidRDefault="00000000">
            <w:pPr>
              <w:spacing w:before="40" w:after="40"/>
              <w:ind w:left="-113" w:right="-113" w:firstLine="0"/>
              <w:jc w:val="center"/>
              <w:rPr>
                <w:rFonts w:eastAsia="Arial"/>
                <w:b/>
                <w:bCs/>
                <w:sz w:val="23"/>
                <w:szCs w:val="23"/>
                <w:lang w:val="en-US"/>
              </w:rPr>
              <w:pPrChange w:id="1031" w:author="Kleber Marques Lisboa" w:date="2023-10-24T09:41:00Z">
                <w:pPr>
                  <w:spacing w:before="40" w:after="40" w:line="240" w:lineRule="auto"/>
                  <w:ind w:left="-113" w:right="-113" w:firstLine="0"/>
                  <w:jc w:val="center"/>
                </w:pPr>
              </w:pPrChange>
            </w:pPr>
            <m:oMathPara>
              <m:oMath>
                <m:sSup>
                  <m:sSupPr>
                    <m:ctrlPr>
                      <w:rPr>
                        <w:rFonts w:ascii="Cambria Math" w:hAnsi="Cambria Math"/>
                        <w:b/>
                        <w:bCs/>
                        <w:i/>
                        <w:sz w:val="23"/>
                        <w:szCs w:val="23"/>
                        <w:lang w:val="en-US"/>
                      </w:rPr>
                    </m:ctrlPr>
                  </m:sSupPr>
                  <m:e>
                    <m:r>
                      <m:rPr>
                        <m:sty m:val="bi"/>
                      </m:rPr>
                      <w:rPr>
                        <w:rFonts w:ascii="Cambria Math" w:hAnsi="Cambria Math"/>
                        <w:sz w:val="23"/>
                        <w:szCs w:val="23"/>
                        <w:lang w:val="en-US"/>
                      </w:rPr>
                      <m:t>α</m:t>
                    </m:r>
                  </m:e>
                  <m:sup>
                    <m:r>
                      <m:rPr>
                        <m:sty m:val="bi"/>
                      </m:rPr>
                      <w:rPr>
                        <w:rFonts w:ascii="Cambria Math" w:hAnsi="Cambria Math"/>
                        <w:sz w:val="23"/>
                        <w:szCs w:val="23"/>
                        <w:lang w:val="en-US"/>
                      </w:rPr>
                      <m:t>*</m:t>
                    </m:r>
                  </m:sup>
                </m:sSup>
              </m:oMath>
            </m:oMathPara>
          </w:p>
        </w:tc>
        <w:tc>
          <w:tcPr>
            <w:tcW w:w="708" w:type="dxa"/>
            <w:vMerge w:val="restart"/>
            <w:tcBorders>
              <w:top w:val="single" w:sz="8" w:space="0" w:color="auto"/>
              <w:left w:val="nil"/>
              <w:right w:val="nil"/>
            </w:tcBorders>
            <w:vAlign w:val="center"/>
          </w:tcPr>
          <w:p w14:paraId="27AB5E31" w14:textId="77777777" w:rsidR="00C37B15" w:rsidRPr="00F825C4" w:rsidRDefault="00C37B15">
            <w:pPr>
              <w:spacing w:before="40" w:after="40"/>
              <w:ind w:left="-113" w:right="-113" w:firstLine="0"/>
              <w:jc w:val="center"/>
              <w:rPr>
                <w:rFonts w:eastAsia="Arial"/>
                <w:b/>
                <w:bCs/>
                <w:sz w:val="22"/>
                <w:szCs w:val="22"/>
                <w:lang w:val="en-US"/>
              </w:rPr>
              <w:pPrChange w:id="1032" w:author="Kleber Marques Lisboa" w:date="2023-10-24T09:41:00Z">
                <w:pPr>
                  <w:spacing w:before="40" w:after="40" w:line="240" w:lineRule="auto"/>
                  <w:ind w:left="-113" w:right="-113" w:firstLine="0"/>
                  <w:jc w:val="center"/>
                </w:pPr>
              </w:pPrChange>
            </w:pPr>
            <w:r w:rsidRPr="00F825C4">
              <w:rPr>
                <w:rFonts w:eastAsia="Arial"/>
                <w:b/>
                <w:bCs/>
                <w:sz w:val="22"/>
                <w:szCs w:val="22"/>
                <w:lang w:val="en-US"/>
              </w:rPr>
              <w:t>Oper.</w:t>
            </w:r>
          </w:p>
        </w:tc>
        <w:tc>
          <w:tcPr>
            <w:tcW w:w="567" w:type="dxa"/>
            <w:vMerge w:val="restart"/>
            <w:tcBorders>
              <w:top w:val="single" w:sz="8" w:space="0" w:color="auto"/>
              <w:left w:val="nil"/>
              <w:right w:val="nil"/>
            </w:tcBorders>
            <w:vAlign w:val="center"/>
          </w:tcPr>
          <w:p w14:paraId="74493FCF" w14:textId="77777777" w:rsidR="00C37B15" w:rsidRPr="00F825C4" w:rsidRDefault="00C37B15">
            <w:pPr>
              <w:spacing w:before="40" w:after="40"/>
              <w:ind w:left="-113" w:right="-113" w:firstLine="0"/>
              <w:jc w:val="center"/>
              <w:rPr>
                <w:b/>
                <w:bCs/>
                <w:sz w:val="22"/>
                <w:szCs w:val="22"/>
                <w:lang w:val="en-US"/>
              </w:rPr>
              <w:pPrChange w:id="1033" w:author="Kleber Marques Lisboa" w:date="2023-10-24T09:41:00Z">
                <w:pPr>
                  <w:spacing w:before="40" w:after="40" w:line="240" w:lineRule="auto"/>
                  <w:ind w:left="-113" w:right="-113" w:firstLine="0"/>
                  <w:jc w:val="center"/>
                </w:pPr>
              </w:pPrChange>
            </w:pPr>
            <w:r w:rsidRPr="00F825C4">
              <w:rPr>
                <w:b/>
                <w:bCs/>
                <w:i/>
                <w:iCs/>
                <w:sz w:val="22"/>
                <w:szCs w:val="22"/>
                <w:lang w:val="en-US"/>
              </w:rPr>
              <w:t>T</w:t>
            </w:r>
            <w:r w:rsidRPr="00F825C4">
              <w:rPr>
                <w:b/>
                <w:bCs/>
                <w:i/>
                <w:iCs/>
                <w:vertAlign w:val="subscript"/>
                <w:lang w:val="en-US"/>
              </w:rPr>
              <w:t>thr</w:t>
            </w:r>
          </w:p>
          <w:p w14:paraId="3921E960" w14:textId="77777777" w:rsidR="00C37B15" w:rsidRPr="00F825C4" w:rsidRDefault="00C37B15">
            <w:pPr>
              <w:spacing w:before="40" w:after="40"/>
              <w:ind w:left="-113" w:right="-113" w:firstLine="0"/>
              <w:jc w:val="center"/>
              <w:rPr>
                <w:b/>
                <w:bCs/>
                <w:sz w:val="22"/>
                <w:szCs w:val="22"/>
                <w:lang w:val="en-US"/>
              </w:rPr>
              <w:pPrChange w:id="1034" w:author="Kleber Marques Lisboa" w:date="2023-10-24T09:41:00Z">
                <w:pPr>
                  <w:spacing w:before="40" w:after="40" w:line="240" w:lineRule="auto"/>
                  <w:ind w:left="-113" w:right="-113" w:firstLine="0"/>
                  <w:jc w:val="center"/>
                </w:pPr>
              </w:pPrChange>
            </w:pPr>
            <w:r w:rsidRPr="00F825C4">
              <w:rPr>
                <w:sz w:val="18"/>
                <w:szCs w:val="18"/>
                <w:lang w:val="en-US"/>
              </w:rPr>
              <w:t>[</w:t>
            </w:r>
            <w:r w:rsidRPr="00F825C4">
              <w:rPr>
                <w:sz w:val="18"/>
                <w:szCs w:val="18"/>
                <w:vertAlign w:val="superscript"/>
                <w:lang w:val="en-US"/>
              </w:rPr>
              <w:t>o</w:t>
            </w:r>
            <w:r w:rsidRPr="00F825C4">
              <w:rPr>
                <w:sz w:val="18"/>
                <w:szCs w:val="18"/>
                <w:lang w:val="en-US"/>
              </w:rPr>
              <w:t>C]</w:t>
            </w:r>
          </w:p>
        </w:tc>
        <w:tc>
          <w:tcPr>
            <w:tcW w:w="709" w:type="dxa"/>
            <w:vMerge w:val="restart"/>
            <w:tcBorders>
              <w:top w:val="single" w:sz="8" w:space="0" w:color="auto"/>
              <w:left w:val="nil"/>
              <w:right w:val="nil"/>
            </w:tcBorders>
            <w:vAlign w:val="center"/>
          </w:tcPr>
          <w:p w14:paraId="6502E768" w14:textId="77777777" w:rsidR="00C37B15" w:rsidRPr="00F825C4" w:rsidRDefault="00C37B15">
            <w:pPr>
              <w:spacing w:before="40" w:after="40"/>
              <w:ind w:left="-113" w:right="-113" w:firstLine="0"/>
              <w:jc w:val="center"/>
              <w:rPr>
                <w:b/>
                <w:bCs/>
                <w:sz w:val="22"/>
                <w:szCs w:val="22"/>
                <w:lang w:val="en-US"/>
              </w:rPr>
              <w:pPrChange w:id="1035" w:author="Kleber Marques Lisboa" w:date="2023-10-24T09:41:00Z">
                <w:pPr>
                  <w:spacing w:before="40" w:after="40" w:line="240" w:lineRule="auto"/>
                  <w:ind w:left="-113" w:right="-113" w:firstLine="0"/>
                  <w:jc w:val="center"/>
                </w:pPr>
              </w:pPrChange>
            </w:pPr>
            <w:r w:rsidRPr="00F825C4">
              <w:rPr>
                <w:b/>
                <w:bCs/>
                <w:i/>
                <w:iCs/>
                <w:sz w:val="22"/>
                <w:szCs w:val="22"/>
                <w:lang w:val="en-US"/>
              </w:rPr>
              <w:t>Z</w:t>
            </w:r>
            <w:r w:rsidRPr="00F825C4">
              <w:rPr>
                <w:b/>
                <w:bCs/>
                <w:i/>
                <w:iCs/>
                <w:vertAlign w:val="subscript"/>
                <w:lang w:val="en-US"/>
              </w:rPr>
              <w:t>th</w:t>
            </w:r>
            <w:r w:rsidR="00293140" w:rsidRPr="00F825C4">
              <w:rPr>
                <w:b/>
                <w:bCs/>
                <w:i/>
                <w:iCs/>
                <w:vertAlign w:val="subscript"/>
                <w:lang w:val="en-US"/>
              </w:rPr>
              <w:t>r</w:t>
            </w:r>
          </w:p>
          <w:p w14:paraId="3B747153" w14:textId="77777777" w:rsidR="00C37B15" w:rsidRPr="00F825C4" w:rsidRDefault="00C37B15">
            <w:pPr>
              <w:spacing w:before="40" w:after="40"/>
              <w:ind w:left="-113" w:right="-113" w:firstLine="0"/>
              <w:jc w:val="center"/>
              <w:rPr>
                <w:rFonts w:eastAsia="Arial"/>
                <w:b/>
                <w:bCs/>
                <w:sz w:val="22"/>
                <w:szCs w:val="22"/>
                <w:lang w:val="en-US"/>
              </w:rPr>
              <w:pPrChange w:id="1036" w:author="Kleber Marques Lisboa" w:date="2023-10-24T09:41:00Z">
                <w:pPr>
                  <w:spacing w:before="40" w:after="40" w:line="240" w:lineRule="auto"/>
                  <w:ind w:left="-113" w:right="-113" w:firstLine="0"/>
                  <w:jc w:val="center"/>
                </w:pPr>
              </w:pPrChange>
            </w:pPr>
            <w:r w:rsidRPr="00F825C4">
              <w:rPr>
                <w:sz w:val="18"/>
                <w:szCs w:val="18"/>
                <w:lang w:val="en-US"/>
              </w:rPr>
              <w:t>[m]</w:t>
            </w:r>
          </w:p>
        </w:tc>
        <w:tc>
          <w:tcPr>
            <w:tcW w:w="567" w:type="dxa"/>
            <w:vMerge w:val="restart"/>
            <w:tcBorders>
              <w:top w:val="single" w:sz="8" w:space="0" w:color="auto"/>
              <w:left w:val="nil"/>
              <w:right w:val="nil"/>
            </w:tcBorders>
            <w:vAlign w:val="center"/>
          </w:tcPr>
          <w:p w14:paraId="7D2C503F" w14:textId="77777777" w:rsidR="00C37B15" w:rsidRPr="00F825C4" w:rsidRDefault="00293140">
            <w:pPr>
              <w:spacing w:before="40" w:after="40"/>
              <w:ind w:left="-113" w:right="-113" w:firstLine="0"/>
              <w:jc w:val="center"/>
              <w:rPr>
                <w:rFonts w:eastAsia="Arial"/>
                <w:b/>
                <w:bCs/>
                <w:i/>
                <w:iCs/>
                <w:sz w:val="22"/>
                <w:szCs w:val="22"/>
                <w:lang w:val="en-US"/>
              </w:rPr>
              <w:pPrChange w:id="1037" w:author="Kleber Marques Lisboa" w:date="2023-10-24T09:41:00Z">
                <w:pPr>
                  <w:spacing w:before="40" w:after="40" w:line="240" w:lineRule="auto"/>
                  <w:ind w:left="-113" w:right="-113" w:firstLine="0"/>
                  <w:jc w:val="center"/>
                </w:pPr>
              </w:pPrChange>
            </w:pPr>
            <w:r w:rsidRPr="00F825C4">
              <w:rPr>
                <w:rFonts w:eastAsia="Arial"/>
                <w:b/>
                <w:bCs/>
                <w:i/>
                <w:iCs/>
                <w:sz w:val="22"/>
                <w:szCs w:val="22"/>
                <w:lang w:val="en-US"/>
              </w:rPr>
              <w:t>R</w:t>
            </w:r>
            <w:r w:rsidR="006F12FC" w:rsidRPr="00F825C4">
              <w:rPr>
                <w:rFonts w:eastAsia="Arial"/>
                <w:b/>
                <w:bCs/>
                <w:i/>
                <w:iCs/>
                <w:sz w:val="22"/>
                <w:szCs w:val="22"/>
                <w:lang w:val="en-US"/>
              </w:rPr>
              <w:t>R</w:t>
            </w:r>
          </w:p>
        </w:tc>
        <w:tc>
          <w:tcPr>
            <w:tcW w:w="567" w:type="dxa"/>
            <w:vMerge w:val="restart"/>
            <w:tcBorders>
              <w:top w:val="single" w:sz="8" w:space="0" w:color="auto"/>
              <w:left w:val="nil"/>
              <w:right w:val="nil"/>
            </w:tcBorders>
            <w:vAlign w:val="center"/>
          </w:tcPr>
          <w:p w14:paraId="280F6B96" w14:textId="4DAC39A5" w:rsidR="00C37B15" w:rsidRPr="00864EEE" w:rsidRDefault="00000000">
            <w:pPr>
              <w:spacing w:before="40" w:after="40"/>
              <w:ind w:left="-113" w:right="-113" w:firstLine="0"/>
              <w:jc w:val="center"/>
              <w:rPr>
                <w:b/>
                <w:bCs/>
                <w:i/>
                <w:iCs/>
                <w:lang w:val="en-US"/>
              </w:rPr>
              <w:pPrChange w:id="1038" w:author="Kleber Marques Lisboa" w:date="2023-10-24T09:41:00Z">
                <w:pPr>
                  <w:spacing w:before="40" w:after="40" w:line="240" w:lineRule="auto"/>
                  <w:ind w:left="-113" w:right="-113" w:firstLine="0"/>
                  <w:jc w:val="center"/>
                </w:pPr>
              </w:pPrChange>
            </w:pPr>
            <m:oMathPara>
              <m:oMath>
                <m:acc>
                  <m:accPr>
                    <m:chr m:val="̅"/>
                    <m:ctrlPr>
                      <w:rPr>
                        <w:rFonts w:ascii="Cambria Math" w:hAnsi="Cambria Math"/>
                        <w:i/>
                        <w:lang w:val="en-US"/>
                      </w:rPr>
                    </m:ctrlPr>
                  </m:acc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V</m:t>
                            </m:r>
                          </m:e>
                        </m:acc>
                      </m:e>
                      <m:sub>
                        <m:r>
                          <w:rPr>
                            <w:rFonts w:ascii="Cambria Math" w:hAnsi="Cambria Math"/>
                            <w:lang w:val="en-US"/>
                          </w:rPr>
                          <m:t>jwl</m:t>
                        </m:r>
                      </m:sub>
                    </m:sSub>
                  </m:e>
                </m:acc>
              </m:oMath>
            </m:oMathPara>
          </w:p>
          <w:p w14:paraId="729F2624" w14:textId="77777777" w:rsidR="00C37B15" w:rsidRPr="00F825C4" w:rsidRDefault="00C37B15">
            <w:pPr>
              <w:spacing w:before="40" w:after="40"/>
              <w:ind w:left="-113" w:right="-113" w:firstLine="0"/>
              <w:jc w:val="center"/>
              <w:rPr>
                <w:sz w:val="18"/>
                <w:szCs w:val="18"/>
                <w:lang w:val="en-US"/>
              </w:rPr>
              <w:pPrChange w:id="1039" w:author="Kleber Marques Lisboa" w:date="2023-10-24T09:41:00Z">
                <w:pPr>
                  <w:spacing w:before="40" w:after="40" w:line="240" w:lineRule="auto"/>
                  <w:ind w:left="-113" w:right="-113" w:firstLine="0"/>
                  <w:jc w:val="center"/>
                </w:pPr>
              </w:pPrChange>
            </w:pPr>
            <w:r w:rsidRPr="00F825C4">
              <w:rPr>
                <w:sz w:val="18"/>
                <w:szCs w:val="18"/>
                <w:lang w:val="en-US"/>
              </w:rPr>
              <w:t>[L/min]</w:t>
            </w:r>
          </w:p>
        </w:tc>
        <w:tc>
          <w:tcPr>
            <w:tcW w:w="709" w:type="dxa"/>
            <w:vMerge w:val="restart"/>
            <w:tcBorders>
              <w:top w:val="single" w:sz="8" w:space="0" w:color="auto"/>
              <w:left w:val="nil"/>
              <w:right w:val="nil"/>
            </w:tcBorders>
            <w:vAlign w:val="center"/>
          </w:tcPr>
          <w:p w14:paraId="5E872C50" w14:textId="5BA586F6" w:rsidR="0046640C" w:rsidRPr="00864EEE" w:rsidRDefault="00000000">
            <w:pPr>
              <w:spacing w:before="40" w:after="40"/>
              <w:ind w:left="-113" w:right="-113" w:firstLine="0"/>
              <w:jc w:val="center"/>
              <w:rPr>
                <w:lang w:val="en-US"/>
              </w:rPr>
              <w:pPrChange w:id="1040" w:author="Kleber Marques Lisboa" w:date="2023-10-24T09:41:00Z">
                <w:pPr>
                  <w:spacing w:before="40" w:after="40" w:line="240" w:lineRule="auto"/>
                  <w:ind w:left="-113" w:right="-113" w:firstLine="0"/>
                  <w:jc w:val="center"/>
                </w:pPr>
              </w:pPrChange>
            </w:pPr>
            <m:oMathPara>
              <m:oMath>
                <m:acc>
                  <m:accPr>
                    <m:chr m:val="̅"/>
                    <m:ctrlPr>
                      <w:rPr>
                        <w:rFonts w:ascii="Cambria Math" w:hAnsi="Cambria Math"/>
                        <w:i/>
                        <w:lang w:val="en-US"/>
                      </w:rPr>
                    </m:ctrlPr>
                  </m:accPr>
                  <m:e>
                    <m:r>
                      <w:rPr>
                        <w:rFonts w:ascii="Cambria Math" w:hAnsi="Cambria Math"/>
                        <w:lang w:val="en-US"/>
                      </w:rPr>
                      <m:t>TPC</m:t>
                    </m:r>
                  </m:e>
                </m:acc>
              </m:oMath>
            </m:oMathPara>
          </w:p>
          <w:p w14:paraId="02BBCF02" w14:textId="77777777" w:rsidR="00C37B15" w:rsidRPr="00F825C4" w:rsidRDefault="00C37B15">
            <w:pPr>
              <w:spacing w:before="40" w:after="40"/>
              <w:ind w:left="-113" w:right="-113" w:firstLine="0"/>
              <w:jc w:val="center"/>
              <w:rPr>
                <w:sz w:val="22"/>
                <w:szCs w:val="22"/>
                <w:lang w:val="en-US"/>
              </w:rPr>
              <w:pPrChange w:id="1041" w:author="Kleber Marques Lisboa" w:date="2023-10-24T09:41:00Z">
                <w:pPr>
                  <w:spacing w:before="40" w:after="40" w:line="240" w:lineRule="auto"/>
                  <w:ind w:left="-113" w:right="-113" w:firstLine="0"/>
                  <w:jc w:val="center"/>
                </w:pPr>
              </w:pPrChange>
            </w:pPr>
            <w:r w:rsidRPr="00F825C4">
              <w:rPr>
                <w:sz w:val="18"/>
                <w:szCs w:val="18"/>
                <w:lang w:val="en-US"/>
              </w:rPr>
              <w:t>[-]</w:t>
            </w:r>
          </w:p>
        </w:tc>
        <w:tc>
          <w:tcPr>
            <w:tcW w:w="567" w:type="dxa"/>
            <w:vMerge w:val="restart"/>
            <w:tcBorders>
              <w:top w:val="single" w:sz="8" w:space="0" w:color="auto"/>
              <w:left w:val="nil"/>
              <w:right w:val="single" w:sz="4" w:space="0" w:color="auto"/>
            </w:tcBorders>
            <w:vAlign w:val="center"/>
          </w:tcPr>
          <w:p w14:paraId="7A014050" w14:textId="2B1036F9" w:rsidR="00C37B15" w:rsidRPr="00864EEE" w:rsidRDefault="00000000">
            <w:pPr>
              <w:spacing w:before="40" w:after="40"/>
              <w:ind w:left="-113" w:right="-113" w:firstLine="0"/>
              <w:jc w:val="center"/>
              <w:rPr>
                <w:b/>
                <w:bCs/>
                <w:sz w:val="22"/>
                <w:szCs w:val="22"/>
                <w:lang w:val="en-US"/>
              </w:rPr>
              <w:pPrChange w:id="1042" w:author="Kleber Marques Lisboa" w:date="2023-10-24T09:41:00Z">
                <w:pPr>
                  <w:spacing w:before="40" w:after="40" w:line="240" w:lineRule="auto"/>
                  <w:ind w:left="-113" w:right="-113" w:firstLine="0"/>
                  <w:jc w:val="center"/>
                </w:pPr>
              </w:pPrChange>
            </w:pPr>
            <m:oMathPara>
              <m:oMath>
                <m:acc>
                  <m:accPr>
                    <m:chr m:val="̅"/>
                    <m:ctrlPr>
                      <w:rPr>
                        <w:rFonts w:ascii="Cambria Math" w:hAnsi="Cambria Math"/>
                        <w:b/>
                        <w:bCs/>
                        <w:i/>
                        <w:sz w:val="22"/>
                        <w:szCs w:val="22"/>
                        <w:lang w:val="en-US"/>
                      </w:rPr>
                    </m:ctrlPr>
                  </m:accPr>
                  <m:e>
                    <m:sSub>
                      <m:sSubPr>
                        <m:ctrlPr>
                          <w:rPr>
                            <w:rFonts w:ascii="Cambria Math" w:hAnsi="Cambria Math"/>
                            <w:b/>
                            <w:bCs/>
                            <w:i/>
                            <w:sz w:val="22"/>
                            <w:szCs w:val="22"/>
                            <w:lang w:val="en-US"/>
                          </w:rPr>
                        </m:ctrlPr>
                      </m:sSubPr>
                      <m:e>
                        <m:r>
                          <m:rPr>
                            <m:sty m:val="bi"/>
                          </m:rPr>
                          <w:rPr>
                            <w:rFonts w:ascii="Cambria Math" w:hAnsi="Cambria Math"/>
                            <w:sz w:val="22"/>
                            <w:szCs w:val="22"/>
                            <w:lang w:val="en-US"/>
                          </w:rPr>
                          <m:t>η</m:t>
                        </m:r>
                      </m:e>
                      <m:sub>
                        <m:r>
                          <m:rPr>
                            <m:sty m:val="bi"/>
                          </m:rPr>
                          <w:rPr>
                            <w:rFonts w:ascii="Cambria Math" w:hAnsi="Cambria Math"/>
                            <w:sz w:val="22"/>
                            <w:szCs w:val="22"/>
                            <w:lang w:val="en-US"/>
                          </w:rPr>
                          <m:t>th</m:t>
                        </m:r>
                      </m:sub>
                    </m:sSub>
                  </m:e>
                </m:acc>
              </m:oMath>
            </m:oMathPara>
          </w:p>
          <w:p w14:paraId="1D0D2CEF" w14:textId="77777777" w:rsidR="00C37B15" w:rsidRPr="00F825C4" w:rsidRDefault="00C37B15">
            <w:pPr>
              <w:spacing w:before="40" w:after="40"/>
              <w:ind w:left="-113" w:right="-113" w:firstLine="0"/>
              <w:jc w:val="center"/>
              <w:rPr>
                <w:sz w:val="22"/>
                <w:szCs w:val="22"/>
                <w:lang w:val="en-US"/>
              </w:rPr>
              <w:pPrChange w:id="1043" w:author="Kleber Marques Lisboa" w:date="2023-10-24T09:41:00Z">
                <w:pPr>
                  <w:spacing w:before="40" w:after="40" w:line="240" w:lineRule="auto"/>
                  <w:ind w:left="-113" w:right="-113" w:firstLine="0"/>
                  <w:jc w:val="center"/>
                </w:pPr>
              </w:pPrChange>
            </w:pPr>
            <w:r w:rsidRPr="00F825C4">
              <w:rPr>
                <w:sz w:val="18"/>
                <w:szCs w:val="18"/>
                <w:lang w:val="en-US"/>
              </w:rPr>
              <w:t>[%]</w:t>
            </w:r>
          </w:p>
        </w:tc>
        <w:tc>
          <w:tcPr>
            <w:tcW w:w="2906" w:type="dxa"/>
            <w:gridSpan w:val="3"/>
            <w:tcBorders>
              <w:top w:val="single" w:sz="8" w:space="0" w:color="auto"/>
              <w:left w:val="single" w:sz="4" w:space="0" w:color="auto"/>
              <w:bottom w:val="single" w:sz="4" w:space="0" w:color="auto"/>
              <w:right w:val="single" w:sz="4" w:space="0" w:color="auto"/>
            </w:tcBorders>
            <w:vAlign w:val="center"/>
          </w:tcPr>
          <w:p w14:paraId="1D819E93" w14:textId="6D78A5C5" w:rsidR="00C37B15" w:rsidRPr="00F825C4" w:rsidRDefault="00000000">
            <w:pPr>
              <w:spacing w:before="40" w:after="40"/>
              <w:ind w:left="-113" w:right="-113" w:firstLine="0"/>
              <w:jc w:val="center"/>
              <w:rPr>
                <w:sz w:val="22"/>
                <w:szCs w:val="22"/>
                <w:lang w:val="en-US"/>
              </w:rPr>
              <w:pPrChange w:id="1044" w:author="Kleber Marques Lisboa" w:date="2023-10-24T09:41:00Z">
                <w:pPr>
                  <w:spacing w:before="40" w:after="40" w:line="240" w:lineRule="auto"/>
                  <w:ind w:left="-113" w:right="-113" w:firstLine="0"/>
                  <w:jc w:val="center"/>
                </w:pPr>
              </w:pPrChange>
            </w:pPr>
            <m:oMath>
              <m:acc>
                <m:accPr>
                  <m:chr m:val="̅"/>
                  <m:ctrlPr>
                    <w:rPr>
                      <w:rFonts w:ascii="Cambria Math" w:hAnsi="Cambria Math"/>
                      <w:i/>
                      <w:lang w:val="en-US"/>
                    </w:rPr>
                  </m:ctrlPr>
                </m:accPr>
                <m:e>
                  <m:r>
                    <w:rPr>
                      <w:rFonts w:ascii="Cambria Math" w:hAnsi="Cambria Math"/>
                      <w:lang w:val="en-US"/>
                    </w:rPr>
                    <m:t>GOR</m:t>
                  </m:r>
                </m:e>
              </m:acc>
            </m:oMath>
            <w:r w:rsidR="00C37B15" w:rsidRPr="00F825C4">
              <w:rPr>
                <w:sz w:val="22"/>
                <w:szCs w:val="22"/>
                <w:lang w:val="en-US"/>
              </w:rPr>
              <w:t xml:space="preserve"> [-]</w:t>
            </w:r>
          </w:p>
        </w:tc>
        <w:commentRangeStart w:id="1045"/>
        <w:tc>
          <w:tcPr>
            <w:tcW w:w="2906" w:type="dxa"/>
            <w:gridSpan w:val="3"/>
            <w:tcBorders>
              <w:top w:val="single" w:sz="8" w:space="0" w:color="auto"/>
              <w:left w:val="single" w:sz="4" w:space="0" w:color="auto"/>
              <w:bottom w:val="single" w:sz="8" w:space="0" w:color="auto"/>
            </w:tcBorders>
            <w:vAlign w:val="center"/>
          </w:tcPr>
          <w:p w14:paraId="10AD2766" w14:textId="39418850" w:rsidR="00C37B15" w:rsidRPr="00F825C4" w:rsidRDefault="00000000">
            <w:pPr>
              <w:spacing w:before="40" w:after="40"/>
              <w:ind w:left="-113" w:right="-113" w:firstLine="0"/>
              <w:jc w:val="center"/>
              <w:rPr>
                <w:sz w:val="18"/>
                <w:szCs w:val="18"/>
                <w:lang w:val="en-US"/>
              </w:rPr>
              <w:pPrChange w:id="1046" w:author="Kleber Marques Lisboa" w:date="2023-10-24T09:41:00Z">
                <w:pPr>
                  <w:spacing w:before="40" w:after="40" w:line="240" w:lineRule="auto"/>
                  <w:ind w:left="-113" w:right="-113" w:firstLine="0"/>
                  <w:jc w:val="center"/>
                </w:pPr>
              </w:pPrChange>
            </w:pPr>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SEC</m:t>
                      </m:r>
                    </m:e>
                    <m:sub>
                      <m:r>
                        <w:rPr>
                          <w:rFonts w:ascii="Cambria Math" w:hAnsi="Cambria Math"/>
                          <w:lang w:val="en-US"/>
                        </w:rPr>
                        <m:t>th</m:t>
                      </m:r>
                    </m:sub>
                  </m:sSub>
                </m:e>
              </m:acc>
            </m:oMath>
            <w:r w:rsidR="00C37B15" w:rsidRPr="00F825C4">
              <w:rPr>
                <w:sz w:val="22"/>
                <w:szCs w:val="22"/>
                <w:lang w:val="en-US"/>
              </w:rPr>
              <w:t xml:space="preserve"> [kWh/L]</w:t>
            </w:r>
            <w:commentRangeEnd w:id="1045"/>
            <w:r w:rsidR="0059608A" w:rsidRPr="00F825C4">
              <w:rPr>
                <w:rStyle w:val="Refdecomentrio"/>
                <w:sz w:val="18"/>
                <w:szCs w:val="18"/>
                <w:lang w:val="en-US"/>
              </w:rPr>
              <w:commentReference w:id="1045"/>
            </w:r>
          </w:p>
        </w:tc>
      </w:tr>
      <w:tr w:rsidR="00C37B15" w14:paraId="1BDAFF03" w14:textId="77777777" w:rsidTr="00F825C4">
        <w:trPr>
          <w:trHeight w:val="252"/>
          <w:jc w:val="center"/>
        </w:trPr>
        <w:tc>
          <w:tcPr>
            <w:tcW w:w="1560" w:type="dxa"/>
            <w:vMerge/>
            <w:tcBorders>
              <w:bottom w:val="single" w:sz="4" w:space="0" w:color="auto"/>
              <w:right w:val="single" w:sz="4" w:space="0" w:color="auto"/>
            </w:tcBorders>
            <w:vAlign w:val="center"/>
          </w:tcPr>
          <w:p w14:paraId="25D67706" w14:textId="77777777" w:rsidR="00C37B15" w:rsidRPr="00F825C4" w:rsidRDefault="00C37B15">
            <w:pPr>
              <w:spacing w:before="40" w:after="40"/>
              <w:ind w:left="-113" w:right="-113" w:firstLine="0"/>
              <w:jc w:val="center"/>
              <w:rPr>
                <w:b/>
                <w:bCs/>
                <w:sz w:val="22"/>
                <w:szCs w:val="22"/>
                <w:lang w:val="en-US"/>
              </w:rPr>
              <w:pPrChange w:id="1047" w:author="Kleber Marques Lisboa" w:date="2023-10-24T09:41:00Z">
                <w:pPr>
                  <w:spacing w:before="40" w:after="40" w:line="240" w:lineRule="auto"/>
                  <w:ind w:left="-113" w:right="-113" w:firstLine="0"/>
                  <w:jc w:val="center"/>
                </w:pPr>
              </w:pPrChange>
            </w:pPr>
          </w:p>
        </w:tc>
        <w:tc>
          <w:tcPr>
            <w:tcW w:w="567" w:type="dxa"/>
            <w:vMerge/>
            <w:tcBorders>
              <w:top w:val="nil"/>
              <w:left w:val="single" w:sz="4" w:space="0" w:color="auto"/>
              <w:bottom w:val="single" w:sz="4" w:space="0" w:color="auto"/>
              <w:right w:val="nil"/>
            </w:tcBorders>
            <w:vAlign w:val="center"/>
          </w:tcPr>
          <w:p w14:paraId="2FA0E9A3" w14:textId="77777777" w:rsidR="00C37B15" w:rsidRPr="00F825C4" w:rsidRDefault="00C37B15">
            <w:pPr>
              <w:spacing w:before="40" w:after="40"/>
              <w:ind w:left="-113" w:right="-113" w:firstLine="0"/>
              <w:jc w:val="center"/>
              <w:rPr>
                <w:b/>
                <w:lang w:val="en-US"/>
              </w:rPr>
              <w:pPrChange w:id="1048" w:author="Kleber Marques Lisboa" w:date="2023-10-24T09:41:00Z">
                <w:pPr>
                  <w:spacing w:before="40" w:after="40" w:line="240" w:lineRule="auto"/>
                  <w:ind w:left="-113" w:right="-113" w:firstLine="0"/>
                  <w:jc w:val="center"/>
                </w:pPr>
              </w:pPrChange>
            </w:pPr>
          </w:p>
        </w:tc>
        <w:tc>
          <w:tcPr>
            <w:tcW w:w="567" w:type="dxa"/>
            <w:vMerge/>
            <w:tcBorders>
              <w:top w:val="nil"/>
              <w:left w:val="nil"/>
              <w:bottom w:val="single" w:sz="4" w:space="0" w:color="auto"/>
              <w:right w:val="nil"/>
            </w:tcBorders>
            <w:vAlign w:val="center"/>
          </w:tcPr>
          <w:p w14:paraId="4B2FDE7E" w14:textId="77777777" w:rsidR="00C37B15" w:rsidRPr="00F825C4" w:rsidRDefault="00C37B15">
            <w:pPr>
              <w:spacing w:before="40" w:after="40"/>
              <w:ind w:left="-113" w:right="-113" w:firstLine="0"/>
              <w:jc w:val="center"/>
              <w:rPr>
                <w:rFonts w:eastAsia="Arial"/>
                <w:b/>
                <w:bCs/>
                <w:lang w:val="en-US"/>
              </w:rPr>
              <w:pPrChange w:id="1049" w:author="Kleber Marques Lisboa" w:date="2023-10-24T09:41:00Z">
                <w:pPr>
                  <w:spacing w:before="40" w:after="40" w:line="240" w:lineRule="auto"/>
                  <w:ind w:left="-113" w:right="-113" w:firstLine="0"/>
                  <w:jc w:val="center"/>
                </w:pPr>
              </w:pPrChange>
            </w:pPr>
          </w:p>
        </w:tc>
        <w:tc>
          <w:tcPr>
            <w:tcW w:w="708" w:type="dxa"/>
            <w:vMerge/>
            <w:tcBorders>
              <w:top w:val="single" w:sz="4" w:space="0" w:color="auto"/>
              <w:left w:val="nil"/>
              <w:bottom w:val="single" w:sz="4" w:space="0" w:color="auto"/>
              <w:right w:val="nil"/>
            </w:tcBorders>
            <w:vAlign w:val="center"/>
          </w:tcPr>
          <w:p w14:paraId="06775E2B" w14:textId="77777777" w:rsidR="00C37B15" w:rsidRPr="00F825C4" w:rsidRDefault="00C37B15">
            <w:pPr>
              <w:spacing w:before="40" w:after="40"/>
              <w:ind w:left="-113" w:right="-113" w:firstLine="0"/>
              <w:jc w:val="center"/>
              <w:rPr>
                <w:rFonts w:eastAsia="Arial"/>
                <w:b/>
                <w:bCs/>
                <w:sz w:val="22"/>
                <w:szCs w:val="22"/>
                <w:lang w:val="en-US"/>
              </w:rPr>
              <w:pPrChange w:id="1050" w:author="Kleber Marques Lisboa" w:date="2023-10-24T09:41:00Z">
                <w:pPr>
                  <w:spacing w:before="40" w:after="40" w:line="240" w:lineRule="auto"/>
                  <w:ind w:left="-113" w:right="-113" w:firstLine="0"/>
                  <w:jc w:val="center"/>
                </w:pPr>
              </w:pPrChange>
            </w:pPr>
          </w:p>
        </w:tc>
        <w:tc>
          <w:tcPr>
            <w:tcW w:w="567" w:type="dxa"/>
            <w:vMerge/>
            <w:tcBorders>
              <w:top w:val="nil"/>
              <w:left w:val="nil"/>
              <w:bottom w:val="single" w:sz="4" w:space="0" w:color="auto"/>
              <w:right w:val="nil"/>
            </w:tcBorders>
            <w:vAlign w:val="center"/>
          </w:tcPr>
          <w:p w14:paraId="2C645BA8" w14:textId="77777777" w:rsidR="00C37B15" w:rsidRPr="00F825C4" w:rsidRDefault="00C37B15">
            <w:pPr>
              <w:spacing w:before="40" w:after="40"/>
              <w:ind w:left="-113" w:right="-113" w:firstLine="0"/>
              <w:jc w:val="center"/>
              <w:rPr>
                <w:b/>
                <w:bCs/>
                <w:i/>
                <w:iCs/>
                <w:sz w:val="22"/>
                <w:szCs w:val="22"/>
                <w:lang w:val="en-US"/>
              </w:rPr>
              <w:pPrChange w:id="1051" w:author="Kleber Marques Lisboa" w:date="2023-10-24T09:41:00Z">
                <w:pPr>
                  <w:spacing w:before="40" w:after="40" w:line="240" w:lineRule="auto"/>
                  <w:ind w:left="-113" w:right="-113" w:firstLine="0"/>
                  <w:jc w:val="center"/>
                </w:pPr>
              </w:pPrChange>
            </w:pPr>
          </w:p>
        </w:tc>
        <w:tc>
          <w:tcPr>
            <w:tcW w:w="709" w:type="dxa"/>
            <w:vMerge/>
            <w:tcBorders>
              <w:top w:val="nil"/>
              <w:left w:val="nil"/>
              <w:bottom w:val="single" w:sz="4" w:space="0" w:color="auto"/>
              <w:right w:val="nil"/>
            </w:tcBorders>
            <w:vAlign w:val="center"/>
          </w:tcPr>
          <w:p w14:paraId="211D132D" w14:textId="77777777" w:rsidR="00C37B15" w:rsidRPr="00F825C4" w:rsidRDefault="00C37B15">
            <w:pPr>
              <w:spacing w:before="40" w:after="40"/>
              <w:ind w:left="-113" w:right="-113" w:firstLine="0"/>
              <w:jc w:val="center"/>
              <w:rPr>
                <w:b/>
                <w:bCs/>
                <w:i/>
                <w:iCs/>
                <w:sz w:val="22"/>
                <w:szCs w:val="22"/>
                <w:lang w:val="en-US"/>
              </w:rPr>
              <w:pPrChange w:id="1052" w:author="Kleber Marques Lisboa" w:date="2023-10-24T09:41:00Z">
                <w:pPr>
                  <w:spacing w:before="40" w:after="40" w:line="240" w:lineRule="auto"/>
                  <w:ind w:left="-113" w:right="-113" w:firstLine="0"/>
                  <w:jc w:val="center"/>
                </w:pPr>
              </w:pPrChange>
            </w:pPr>
          </w:p>
        </w:tc>
        <w:tc>
          <w:tcPr>
            <w:tcW w:w="567" w:type="dxa"/>
            <w:vMerge/>
            <w:tcBorders>
              <w:top w:val="nil"/>
              <w:left w:val="nil"/>
              <w:bottom w:val="single" w:sz="4" w:space="0" w:color="auto"/>
              <w:right w:val="nil"/>
            </w:tcBorders>
            <w:vAlign w:val="center"/>
          </w:tcPr>
          <w:p w14:paraId="73756256" w14:textId="77777777" w:rsidR="00C37B15" w:rsidRPr="00F825C4" w:rsidRDefault="00C37B15">
            <w:pPr>
              <w:spacing w:before="40" w:after="40"/>
              <w:ind w:left="-113" w:right="-113" w:firstLine="0"/>
              <w:jc w:val="center"/>
              <w:rPr>
                <w:rFonts w:eastAsia="Arial"/>
                <w:b/>
                <w:bCs/>
                <w:sz w:val="22"/>
                <w:szCs w:val="22"/>
                <w:lang w:val="en-US"/>
              </w:rPr>
              <w:pPrChange w:id="1053" w:author="Kleber Marques Lisboa" w:date="2023-10-24T09:41:00Z">
                <w:pPr>
                  <w:spacing w:before="40" w:after="40" w:line="240" w:lineRule="auto"/>
                  <w:ind w:left="-113" w:right="-113" w:firstLine="0"/>
                  <w:jc w:val="center"/>
                </w:pPr>
              </w:pPrChange>
            </w:pPr>
          </w:p>
        </w:tc>
        <w:tc>
          <w:tcPr>
            <w:tcW w:w="567" w:type="dxa"/>
            <w:vMerge/>
            <w:tcBorders>
              <w:top w:val="nil"/>
              <w:left w:val="nil"/>
              <w:bottom w:val="single" w:sz="4" w:space="0" w:color="auto"/>
              <w:right w:val="nil"/>
            </w:tcBorders>
            <w:vAlign w:val="center"/>
          </w:tcPr>
          <w:p w14:paraId="794A77E6" w14:textId="77777777" w:rsidR="00C37B15" w:rsidRPr="00F825C4" w:rsidRDefault="00C37B15">
            <w:pPr>
              <w:spacing w:before="40" w:after="40"/>
              <w:ind w:left="-113" w:right="-113" w:firstLine="0"/>
              <w:jc w:val="center"/>
              <w:rPr>
                <w:rFonts w:eastAsia="Arial"/>
                <w:lang w:val="en-US"/>
              </w:rPr>
              <w:pPrChange w:id="1054" w:author="Kleber Marques Lisboa" w:date="2023-10-24T09:41:00Z">
                <w:pPr>
                  <w:spacing w:before="40" w:after="40" w:line="240" w:lineRule="auto"/>
                  <w:ind w:left="-113" w:right="-113" w:firstLine="0"/>
                  <w:jc w:val="center"/>
                </w:pPr>
              </w:pPrChange>
            </w:pPr>
          </w:p>
        </w:tc>
        <w:tc>
          <w:tcPr>
            <w:tcW w:w="709" w:type="dxa"/>
            <w:vMerge/>
            <w:tcBorders>
              <w:top w:val="nil"/>
              <w:left w:val="nil"/>
              <w:bottom w:val="single" w:sz="4" w:space="0" w:color="auto"/>
              <w:right w:val="nil"/>
            </w:tcBorders>
            <w:vAlign w:val="center"/>
          </w:tcPr>
          <w:p w14:paraId="38E699BB" w14:textId="77777777" w:rsidR="00C37B15" w:rsidRPr="00F825C4" w:rsidRDefault="00C37B15">
            <w:pPr>
              <w:spacing w:before="40" w:after="40"/>
              <w:ind w:left="-113" w:right="-113" w:firstLine="0"/>
              <w:jc w:val="center"/>
              <w:rPr>
                <w:b/>
                <w:bCs/>
                <w:i/>
                <w:iCs/>
                <w:sz w:val="22"/>
                <w:szCs w:val="22"/>
                <w:lang w:val="en-US"/>
              </w:rPr>
              <w:pPrChange w:id="1055" w:author="Kleber Marques Lisboa" w:date="2023-10-24T09:41:00Z">
                <w:pPr>
                  <w:spacing w:before="40" w:after="40" w:line="240" w:lineRule="auto"/>
                  <w:ind w:left="-113" w:right="-113" w:firstLine="0"/>
                  <w:jc w:val="center"/>
                </w:pPr>
              </w:pPrChange>
            </w:pPr>
          </w:p>
        </w:tc>
        <w:tc>
          <w:tcPr>
            <w:tcW w:w="567" w:type="dxa"/>
            <w:vMerge/>
            <w:tcBorders>
              <w:top w:val="nil"/>
              <w:left w:val="nil"/>
              <w:bottom w:val="single" w:sz="4" w:space="0" w:color="auto"/>
              <w:right w:val="single" w:sz="4" w:space="0" w:color="auto"/>
            </w:tcBorders>
            <w:vAlign w:val="center"/>
          </w:tcPr>
          <w:p w14:paraId="01A4796C" w14:textId="77777777" w:rsidR="00C37B15" w:rsidRPr="00F825C4" w:rsidRDefault="00C37B15">
            <w:pPr>
              <w:spacing w:before="40" w:after="40"/>
              <w:ind w:left="-113" w:right="-113" w:firstLine="0"/>
              <w:jc w:val="center"/>
              <w:rPr>
                <w:b/>
                <w:bCs/>
                <w:sz w:val="22"/>
                <w:szCs w:val="22"/>
                <w:lang w:val="en-US"/>
              </w:rPr>
              <w:pPrChange w:id="1056" w:author="Kleber Marques Lisboa" w:date="2023-10-24T09:41:00Z">
                <w:pPr>
                  <w:spacing w:before="40" w:after="40" w:line="240" w:lineRule="auto"/>
                  <w:ind w:left="-113" w:right="-113" w:firstLine="0"/>
                  <w:jc w:val="center"/>
                </w:pPr>
              </w:pPrChange>
            </w:pPr>
          </w:p>
        </w:tc>
        <w:tc>
          <w:tcPr>
            <w:tcW w:w="968" w:type="dxa"/>
            <w:tcBorders>
              <w:left w:val="single" w:sz="4" w:space="0" w:color="auto"/>
              <w:bottom w:val="single" w:sz="4" w:space="0" w:color="auto"/>
              <w:right w:val="nil"/>
            </w:tcBorders>
            <w:vAlign w:val="center"/>
          </w:tcPr>
          <w:p w14:paraId="1DD2D996" w14:textId="16EEED01" w:rsidR="00C37B15" w:rsidRPr="00864EEE" w:rsidRDefault="00000000">
            <w:pPr>
              <w:spacing w:before="40" w:after="40"/>
              <w:ind w:firstLine="0"/>
              <w:jc w:val="center"/>
              <w:rPr>
                <w:sz w:val="21"/>
                <w:szCs w:val="21"/>
                <w:lang w:val="en-US"/>
              </w:rPr>
              <w:pPrChange w:id="1057" w:author="Kleber Marques Lisboa" w:date="2023-10-24T09:41:00Z">
                <w:pPr>
                  <w:spacing w:before="40" w:after="40" w:line="240" w:lineRule="auto"/>
                  <w:ind w:firstLine="0"/>
                  <w:jc w:val="center"/>
                </w:pPr>
              </w:pPrChange>
            </w:pPr>
            <m:oMathPara>
              <m:oMathParaPr>
                <m:jc m:val="center"/>
              </m:oMathParaPr>
              <m:oMath>
                <m:sSub>
                  <m:sSubPr>
                    <m:ctrlPr>
                      <w:rPr>
                        <w:rFonts w:ascii="Cambria Math" w:hAnsi="Cambria Math"/>
                        <w:i/>
                        <w:sz w:val="21"/>
                        <w:szCs w:val="21"/>
                        <w:lang w:val="en-US"/>
                      </w:rPr>
                    </m:ctrlPr>
                  </m:sSubPr>
                  <m:e>
                    <m:r>
                      <w:rPr>
                        <w:rFonts w:ascii="Cambria Math" w:hAnsi="Cambria Math"/>
                        <w:sz w:val="21"/>
                        <w:szCs w:val="21"/>
                        <w:lang w:val="en-US"/>
                      </w:rPr>
                      <m:t>ε</m:t>
                    </m:r>
                  </m:e>
                  <m:sub>
                    <m:r>
                      <w:rPr>
                        <w:rFonts w:ascii="Cambria Math" w:hAnsi="Cambria Math"/>
                        <w:sz w:val="21"/>
                        <w:szCs w:val="21"/>
                        <w:lang w:val="en-US"/>
                      </w:rPr>
                      <m:t>H</m:t>
                    </m:r>
                    <m:sSub>
                      <m:sSubPr>
                        <m:ctrlPr>
                          <w:rPr>
                            <w:rFonts w:ascii="Cambria Math" w:hAnsi="Cambria Math"/>
                            <w:i/>
                            <w:sz w:val="21"/>
                            <w:szCs w:val="21"/>
                            <w:lang w:val="en-US"/>
                          </w:rPr>
                        </m:ctrlPr>
                      </m:sSubPr>
                      <m:e>
                        <m:r>
                          <w:rPr>
                            <w:rFonts w:ascii="Cambria Math" w:hAnsi="Cambria Math"/>
                            <w:sz w:val="21"/>
                            <w:szCs w:val="21"/>
                            <w:lang w:val="en-US"/>
                          </w:rPr>
                          <m:t>X</m:t>
                        </m:r>
                      </m:e>
                      <m:sub>
                        <m:r>
                          <w:rPr>
                            <w:rFonts w:ascii="Cambria Math" w:hAnsi="Cambria Math"/>
                            <w:sz w:val="21"/>
                            <w:szCs w:val="21"/>
                            <w:lang w:val="en-US"/>
                          </w:rPr>
                          <m:t>1</m:t>
                        </m:r>
                      </m:sub>
                    </m:sSub>
                  </m:sub>
                </m:sSub>
                <m:r>
                  <m:rPr>
                    <m:nor/>
                  </m:rPr>
                  <w:rPr>
                    <w:rFonts w:ascii="Cambria Math" w:hAnsi="Cambria Math"/>
                    <w:sz w:val="21"/>
                    <w:szCs w:val="21"/>
                    <w:lang w:val="en-US"/>
                  </w:rPr>
                  <m:t>=</m:t>
                </m:r>
                <m:r>
                  <w:rPr>
                    <w:rFonts w:ascii="Cambria Math" w:hAnsi="Cambria Math"/>
                    <w:sz w:val="21"/>
                    <w:szCs w:val="21"/>
                    <w:lang w:val="en-US"/>
                  </w:rPr>
                  <m:t>0.0</m:t>
                </m:r>
              </m:oMath>
            </m:oMathPara>
          </w:p>
          <w:p w14:paraId="3CF20F8F" w14:textId="560F183B" w:rsidR="00C37B15" w:rsidRPr="00864EEE" w:rsidRDefault="00000000">
            <w:pPr>
              <w:spacing w:before="40" w:after="40"/>
              <w:ind w:firstLine="0"/>
              <w:jc w:val="center"/>
              <w:rPr>
                <w:b/>
                <w:i/>
                <w:iCs/>
                <w:sz w:val="21"/>
                <w:szCs w:val="21"/>
                <w:lang w:val="en-US"/>
              </w:rPr>
              <w:pPrChange w:id="1058" w:author="Kleber Marques Lisboa" w:date="2023-10-24T09:41:00Z">
                <w:pPr>
                  <w:spacing w:before="40" w:after="40" w:line="240" w:lineRule="auto"/>
                  <w:ind w:firstLine="0"/>
                  <w:jc w:val="center"/>
                </w:pPr>
              </w:pPrChange>
            </w:pPr>
            <m:oMathPara>
              <m:oMathParaPr>
                <m:jc m:val="center"/>
              </m:oMathParaPr>
              <m:oMath>
                <m:sSub>
                  <m:sSubPr>
                    <m:ctrlPr>
                      <w:rPr>
                        <w:rFonts w:ascii="Cambria Math" w:hAnsi="Cambria Math"/>
                        <w:i/>
                        <w:sz w:val="21"/>
                        <w:szCs w:val="21"/>
                        <w:lang w:val="en-US"/>
                      </w:rPr>
                    </m:ctrlPr>
                  </m:sSubPr>
                  <m:e>
                    <m:r>
                      <w:rPr>
                        <w:rFonts w:ascii="Cambria Math" w:hAnsi="Cambria Math"/>
                        <w:sz w:val="21"/>
                        <w:szCs w:val="21"/>
                        <w:lang w:val="en-US"/>
                      </w:rPr>
                      <m:t>ε</m:t>
                    </m:r>
                  </m:e>
                  <m:sub>
                    <m:r>
                      <w:rPr>
                        <w:rFonts w:ascii="Cambria Math" w:hAnsi="Cambria Math"/>
                        <w:sz w:val="21"/>
                        <w:szCs w:val="21"/>
                        <w:lang w:val="en-US"/>
                      </w:rPr>
                      <m:t>H</m:t>
                    </m:r>
                    <m:sSub>
                      <m:sSubPr>
                        <m:ctrlPr>
                          <w:rPr>
                            <w:rFonts w:ascii="Cambria Math" w:hAnsi="Cambria Math"/>
                            <w:i/>
                            <w:sz w:val="21"/>
                            <w:szCs w:val="21"/>
                            <w:lang w:val="en-US"/>
                          </w:rPr>
                        </m:ctrlPr>
                      </m:sSubPr>
                      <m:e>
                        <m:r>
                          <w:rPr>
                            <w:rFonts w:ascii="Cambria Math" w:hAnsi="Cambria Math"/>
                            <w:sz w:val="21"/>
                            <w:szCs w:val="21"/>
                            <w:lang w:val="en-US"/>
                          </w:rPr>
                          <m:t>X</m:t>
                        </m:r>
                      </m:e>
                      <m:sub>
                        <m:r>
                          <w:rPr>
                            <w:rFonts w:ascii="Cambria Math" w:hAnsi="Cambria Math"/>
                            <w:sz w:val="21"/>
                            <w:szCs w:val="21"/>
                            <w:lang w:val="en-US"/>
                          </w:rPr>
                          <m:t>2</m:t>
                        </m:r>
                      </m:sub>
                    </m:sSub>
                  </m:sub>
                </m:sSub>
                <m:r>
                  <m:rPr>
                    <m:nor/>
                  </m:rPr>
                  <w:rPr>
                    <w:rFonts w:ascii="Cambria Math" w:hAnsi="Cambria Math"/>
                    <w:sz w:val="21"/>
                    <w:szCs w:val="21"/>
                    <w:lang w:val="en-US"/>
                  </w:rPr>
                  <m:t>=</m:t>
                </m:r>
                <m:r>
                  <w:rPr>
                    <w:rFonts w:ascii="Cambria Math" w:hAnsi="Cambria Math"/>
                    <w:sz w:val="21"/>
                    <w:szCs w:val="21"/>
                    <w:lang w:val="en-US"/>
                  </w:rPr>
                  <m:t>0.0</m:t>
                </m:r>
              </m:oMath>
            </m:oMathPara>
          </w:p>
        </w:tc>
        <w:tc>
          <w:tcPr>
            <w:tcW w:w="969" w:type="dxa"/>
            <w:tcBorders>
              <w:left w:val="nil"/>
              <w:bottom w:val="single" w:sz="4" w:space="0" w:color="auto"/>
              <w:right w:val="nil"/>
            </w:tcBorders>
            <w:vAlign w:val="center"/>
          </w:tcPr>
          <w:p w14:paraId="2D4BAB8B" w14:textId="6E7AAC51" w:rsidR="00C37B15" w:rsidRPr="00864EEE" w:rsidRDefault="00000000">
            <w:pPr>
              <w:spacing w:before="40" w:after="40"/>
              <w:ind w:firstLine="0"/>
              <w:jc w:val="center"/>
              <w:rPr>
                <w:sz w:val="21"/>
                <w:szCs w:val="21"/>
                <w:lang w:val="en-US"/>
              </w:rPr>
              <w:pPrChange w:id="1059" w:author="Kleber Marques Lisboa" w:date="2023-10-24T09:41:00Z">
                <w:pPr>
                  <w:spacing w:before="40" w:after="40" w:line="240" w:lineRule="auto"/>
                  <w:ind w:firstLine="0"/>
                  <w:jc w:val="center"/>
                </w:pPr>
              </w:pPrChange>
            </w:pPr>
            <m:oMathPara>
              <m:oMathParaPr>
                <m:jc m:val="center"/>
              </m:oMathParaPr>
              <m:oMath>
                <m:sSub>
                  <m:sSubPr>
                    <m:ctrlPr>
                      <w:rPr>
                        <w:rFonts w:ascii="Cambria Math" w:hAnsi="Cambria Math"/>
                        <w:i/>
                        <w:sz w:val="21"/>
                        <w:szCs w:val="21"/>
                        <w:lang w:val="en-US"/>
                      </w:rPr>
                    </m:ctrlPr>
                  </m:sSubPr>
                  <m:e>
                    <m:r>
                      <w:rPr>
                        <w:rFonts w:ascii="Cambria Math" w:hAnsi="Cambria Math"/>
                        <w:sz w:val="21"/>
                        <w:szCs w:val="21"/>
                        <w:lang w:val="en-US"/>
                      </w:rPr>
                      <m:t>ε</m:t>
                    </m:r>
                  </m:e>
                  <m:sub>
                    <m:r>
                      <w:rPr>
                        <w:rFonts w:ascii="Cambria Math" w:hAnsi="Cambria Math"/>
                        <w:sz w:val="21"/>
                        <w:szCs w:val="21"/>
                        <w:lang w:val="en-US"/>
                      </w:rPr>
                      <m:t>H</m:t>
                    </m:r>
                    <m:sSub>
                      <m:sSubPr>
                        <m:ctrlPr>
                          <w:rPr>
                            <w:rFonts w:ascii="Cambria Math" w:hAnsi="Cambria Math"/>
                            <w:i/>
                            <w:sz w:val="21"/>
                            <w:szCs w:val="21"/>
                            <w:lang w:val="en-US"/>
                          </w:rPr>
                        </m:ctrlPr>
                      </m:sSubPr>
                      <m:e>
                        <m:r>
                          <w:rPr>
                            <w:rFonts w:ascii="Cambria Math" w:hAnsi="Cambria Math"/>
                            <w:sz w:val="21"/>
                            <w:szCs w:val="21"/>
                            <w:lang w:val="en-US"/>
                          </w:rPr>
                          <m:t>X</m:t>
                        </m:r>
                      </m:e>
                      <m:sub>
                        <m:r>
                          <w:rPr>
                            <w:rFonts w:ascii="Cambria Math" w:hAnsi="Cambria Math"/>
                            <w:sz w:val="21"/>
                            <w:szCs w:val="21"/>
                            <w:lang w:val="en-US"/>
                          </w:rPr>
                          <m:t>1</m:t>
                        </m:r>
                      </m:sub>
                    </m:sSub>
                  </m:sub>
                </m:sSub>
                <m:r>
                  <m:rPr>
                    <m:nor/>
                  </m:rPr>
                  <w:rPr>
                    <w:rFonts w:ascii="Cambria Math" w:hAnsi="Cambria Math"/>
                    <w:sz w:val="21"/>
                    <w:szCs w:val="21"/>
                    <w:lang w:val="en-US"/>
                  </w:rPr>
                  <m:t>=</m:t>
                </m:r>
                <m:r>
                  <w:rPr>
                    <w:rFonts w:ascii="Cambria Math" w:hAnsi="Cambria Math"/>
                    <w:sz w:val="21"/>
                    <w:szCs w:val="21"/>
                    <w:lang w:val="en-US"/>
                  </w:rPr>
                  <m:t>0.8</m:t>
                </m:r>
              </m:oMath>
            </m:oMathPara>
          </w:p>
          <w:p w14:paraId="4B00B356" w14:textId="4B15AFE3" w:rsidR="00C37B15" w:rsidRPr="00864EEE" w:rsidRDefault="00000000">
            <w:pPr>
              <w:spacing w:before="40" w:after="40"/>
              <w:ind w:firstLine="0"/>
              <w:jc w:val="center"/>
              <w:rPr>
                <w:b/>
                <w:i/>
                <w:iCs/>
                <w:sz w:val="21"/>
                <w:szCs w:val="21"/>
                <w:lang w:val="en-US"/>
              </w:rPr>
              <w:pPrChange w:id="1060" w:author="Kleber Marques Lisboa" w:date="2023-10-24T09:41:00Z">
                <w:pPr>
                  <w:spacing w:before="40" w:after="40" w:line="240" w:lineRule="auto"/>
                  <w:ind w:firstLine="0"/>
                  <w:jc w:val="center"/>
                </w:pPr>
              </w:pPrChange>
            </w:pPr>
            <m:oMathPara>
              <m:oMathParaPr>
                <m:jc m:val="center"/>
              </m:oMathParaPr>
              <m:oMath>
                <m:sSub>
                  <m:sSubPr>
                    <m:ctrlPr>
                      <w:rPr>
                        <w:rFonts w:ascii="Cambria Math" w:hAnsi="Cambria Math"/>
                        <w:i/>
                        <w:sz w:val="21"/>
                        <w:szCs w:val="21"/>
                        <w:lang w:val="en-US"/>
                      </w:rPr>
                    </m:ctrlPr>
                  </m:sSubPr>
                  <m:e>
                    <m:r>
                      <w:rPr>
                        <w:rFonts w:ascii="Cambria Math" w:hAnsi="Cambria Math"/>
                        <w:sz w:val="21"/>
                        <w:szCs w:val="21"/>
                        <w:lang w:val="en-US"/>
                      </w:rPr>
                      <m:t>ε</m:t>
                    </m:r>
                  </m:e>
                  <m:sub>
                    <m:r>
                      <w:rPr>
                        <w:rFonts w:ascii="Cambria Math" w:hAnsi="Cambria Math"/>
                        <w:sz w:val="21"/>
                        <w:szCs w:val="21"/>
                        <w:lang w:val="en-US"/>
                      </w:rPr>
                      <m:t>H</m:t>
                    </m:r>
                    <m:sSub>
                      <m:sSubPr>
                        <m:ctrlPr>
                          <w:rPr>
                            <w:rFonts w:ascii="Cambria Math" w:hAnsi="Cambria Math"/>
                            <w:i/>
                            <w:sz w:val="21"/>
                            <w:szCs w:val="21"/>
                            <w:lang w:val="en-US"/>
                          </w:rPr>
                        </m:ctrlPr>
                      </m:sSubPr>
                      <m:e>
                        <m:r>
                          <w:rPr>
                            <w:rFonts w:ascii="Cambria Math" w:hAnsi="Cambria Math"/>
                            <w:sz w:val="21"/>
                            <w:szCs w:val="21"/>
                            <w:lang w:val="en-US"/>
                          </w:rPr>
                          <m:t>X</m:t>
                        </m:r>
                      </m:e>
                      <m:sub>
                        <m:r>
                          <w:rPr>
                            <w:rFonts w:ascii="Cambria Math" w:hAnsi="Cambria Math"/>
                            <w:sz w:val="21"/>
                            <w:szCs w:val="21"/>
                            <w:lang w:val="en-US"/>
                          </w:rPr>
                          <m:t>2</m:t>
                        </m:r>
                      </m:sub>
                    </m:sSub>
                  </m:sub>
                </m:sSub>
                <m:r>
                  <m:rPr>
                    <m:nor/>
                  </m:rPr>
                  <w:rPr>
                    <w:rFonts w:ascii="Cambria Math" w:hAnsi="Cambria Math"/>
                    <w:sz w:val="21"/>
                    <w:szCs w:val="21"/>
                    <w:lang w:val="en-US"/>
                  </w:rPr>
                  <m:t>=</m:t>
                </m:r>
                <m:r>
                  <w:rPr>
                    <w:rFonts w:ascii="Cambria Math" w:hAnsi="Cambria Math"/>
                    <w:sz w:val="21"/>
                    <w:szCs w:val="21"/>
                    <w:lang w:val="en-US"/>
                  </w:rPr>
                  <m:t>0.0</m:t>
                </m:r>
              </m:oMath>
            </m:oMathPara>
          </w:p>
        </w:tc>
        <w:tc>
          <w:tcPr>
            <w:tcW w:w="969" w:type="dxa"/>
            <w:tcBorders>
              <w:left w:val="nil"/>
              <w:bottom w:val="single" w:sz="4" w:space="0" w:color="auto"/>
            </w:tcBorders>
            <w:vAlign w:val="center"/>
          </w:tcPr>
          <w:p w14:paraId="74ECBACA" w14:textId="21AAF268" w:rsidR="00C37B15" w:rsidRPr="00864EEE" w:rsidRDefault="00000000">
            <w:pPr>
              <w:spacing w:before="40" w:after="40"/>
              <w:ind w:firstLine="0"/>
              <w:jc w:val="center"/>
              <w:rPr>
                <w:sz w:val="21"/>
                <w:szCs w:val="21"/>
                <w:lang w:val="en-US"/>
              </w:rPr>
              <w:pPrChange w:id="1061" w:author="Kleber Marques Lisboa" w:date="2023-10-24T09:41:00Z">
                <w:pPr>
                  <w:spacing w:before="40" w:after="40" w:line="240" w:lineRule="auto"/>
                  <w:ind w:firstLine="0"/>
                  <w:jc w:val="center"/>
                </w:pPr>
              </w:pPrChange>
            </w:pPr>
            <m:oMathPara>
              <m:oMathParaPr>
                <m:jc m:val="center"/>
              </m:oMathParaPr>
              <m:oMath>
                <m:sSub>
                  <m:sSubPr>
                    <m:ctrlPr>
                      <w:rPr>
                        <w:rFonts w:ascii="Cambria Math" w:hAnsi="Cambria Math"/>
                        <w:i/>
                        <w:sz w:val="21"/>
                        <w:szCs w:val="21"/>
                        <w:lang w:val="en-US"/>
                      </w:rPr>
                    </m:ctrlPr>
                  </m:sSubPr>
                  <m:e>
                    <m:r>
                      <w:rPr>
                        <w:rFonts w:ascii="Cambria Math" w:hAnsi="Cambria Math"/>
                        <w:sz w:val="21"/>
                        <w:szCs w:val="21"/>
                        <w:lang w:val="en-US"/>
                      </w:rPr>
                      <m:t>ε</m:t>
                    </m:r>
                  </m:e>
                  <m:sub>
                    <m:r>
                      <w:rPr>
                        <w:rFonts w:ascii="Cambria Math" w:hAnsi="Cambria Math"/>
                        <w:sz w:val="21"/>
                        <w:szCs w:val="21"/>
                        <w:lang w:val="en-US"/>
                      </w:rPr>
                      <m:t>H</m:t>
                    </m:r>
                    <m:sSub>
                      <m:sSubPr>
                        <m:ctrlPr>
                          <w:rPr>
                            <w:rFonts w:ascii="Cambria Math" w:hAnsi="Cambria Math"/>
                            <w:i/>
                            <w:sz w:val="21"/>
                            <w:szCs w:val="21"/>
                            <w:lang w:val="en-US"/>
                          </w:rPr>
                        </m:ctrlPr>
                      </m:sSubPr>
                      <m:e>
                        <m:r>
                          <w:rPr>
                            <w:rFonts w:ascii="Cambria Math" w:hAnsi="Cambria Math"/>
                            <w:sz w:val="21"/>
                            <w:szCs w:val="21"/>
                            <w:lang w:val="en-US"/>
                          </w:rPr>
                          <m:t>X</m:t>
                        </m:r>
                      </m:e>
                      <m:sub>
                        <m:r>
                          <w:rPr>
                            <w:rFonts w:ascii="Cambria Math" w:hAnsi="Cambria Math"/>
                            <w:sz w:val="21"/>
                            <w:szCs w:val="21"/>
                            <w:lang w:val="en-US"/>
                          </w:rPr>
                          <m:t>1</m:t>
                        </m:r>
                      </m:sub>
                    </m:sSub>
                  </m:sub>
                </m:sSub>
                <m:r>
                  <m:rPr>
                    <m:nor/>
                  </m:rPr>
                  <w:rPr>
                    <w:rFonts w:ascii="Cambria Math" w:hAnsi="Cambria Math"/>
                    <w:sz w:val="21"/>
                    <w:szCs w:val="21"/>
                    <w:lang w:val="en-US"/>
                  </w:rPr>
                  <m:t>=</m:t>
                </m:r>
                <m:r>
                  <w:rPr>
                    <w:rFonts w:ascii="Cambria Math" w:hAnsi="Cambria Math"/>
                    <w:sz w:val="21"/>
                    <w:szCs w:val="21"/>
                    <w:lang w:val="en-US"/>
                  </w:rPr>
                  <m:t>0.8</m:t>
                </m:r>
              </m:oMath>
            </m:oMathPara>
          </w:p>
          <w:p w14:paraId="38C6BB57" w14:textId="684924C0" w:rsidR="00C37B15" w:rsidRPr="00864EEE" w:rsidRDefault="00000000">
            <w:pPr>
              <w:spacing w:before="40" w:after="40"/>
              <w:ind w:firstLine="0"/>
              <w:jc w:val="center"/>
              <w:rPr>
                <w:b/>
                <w:i/>
                <w:iCs/>
                <w:sz w:val="21"/>
                <w:szCs w:val="21"/>
                <w:lang w:val="en-US"/>
              </w:rPr>
              <w:pPrChange w:id="1062" w:author="Kleber Marques Lisboa" w:date="2023-10-24T09:41:00Z">
                <w:pPr>
                  <w:spacing w:before="40" w:after="40" w:line="240" w:lineRule="auto"/>
                  <w:ind w:firstLine="0"/>
                  <w:jc w:val="center"/>
                </w:pPr>
              </w:pPrChange>
            </w:pPr>
            <m:oMathPara>
              <m:oMathParaPr>
                <m:jc m:val="center"/>
              </m:oMathParaPr>
              <m:oMath>
                <m:sSub>
                  <m:sSubPr>
                    <m:ctrlPr>
                      <w:rPr>
                        <w:rFonts w:ascii="Cambria Math" w:hAnsi="Cambria Math"/>
                        <w:i/>
                        <w:sz w:val="21"/>
                        <w:szCs w:val="21"/>
                        <w:lang w:val="en-US"/>
                      </w:rPr>
                    </m:ctrlPr>
                  </m:sSubPr>
                  <m:e>
                    <m:r>
                      <w:rPr>
                        <w:rFonts w:ascii="Cambria Math" w:hAnsi="Cambria Math"/>
                        <w:sz w:val="21"/>
                        <w:szCs w:val="21"/>
                        <w:lang w:val="en-US"/>
                      </w:rPr>
                      <m:t>ε</m:t>
                    </m:r>
                  </m:e>
                  <m:sub>
                    <m:r>
                      <w:rPr>
                        <w:rFonts w:ascii="Cambria Math" w:hAnsi="Cambria Math"/>
                        <w:sz w:val="21"/>
                        <w:szCs w:val="21"/>
                        <w:lang w:val="en-US"/>
                      </w:rPr>
                      <m:t>H</m:t>
                    </m:r>
                    <m:sSub>
                      <m:sSubPr>
                        <m:ctrlPr>
                          <w:rPr>
                            <w:rFonts w:ascii="Cambria Math" w:hAnsi="Cambria Math"/>
                            <w:i/>
                            <w:sz w:val="21"/>
                            <w:szCs w:val="21"/>
                            <w:lang w:val="en-US"/>
                          </w:rPr>
                        </m:ctrlPr>
                      </m:sSubPr>
                      <m:e>
                        <m:r>
                          <w:rPr>
                            <w:rFonts w:ascii="Cambria Math" w:hAnsi="Cambria Math"/>
                            <w:sz w:val="21"/>
                            <w:szCs w:val="21"/>
                            <w:lang w:val="en-US"/>
                          </w:rPr>
                          <m:t>X</m:t>
                        </m:r>
                      </m:e>
                      <m:sub>
                        <m:r>
                          <w:rPr>
                            <w:rFonts w:ascii="Cambria Math" w:hAnsi="Cambria Math"/>
                            <w:sz w:val="21"/>
                            <w:szCs w:val="21"/>
                            <w:lang w:val="en-US"/>
                          </w:rPr>
                          <m:t>2</m:t>
                        </m:r>
                      </m:sub>
                    </m:sSub>
                  </m:sub>
                </m:sSub>
                <m:r>
                  <m:rPr>
                    <m:nor/>
                  </m:rPr>
                  <w:rPr>
                    <w:rFonts w:ascii="Cambria Math" w:hAnsi="Cambria Math"/>
                    <w:sz w:val="21"/>
                    <w:szCs w:val="21"/>
                    <w:lang w:val="en-US"/>
                  </w:rPr>
                  <m:t>=</m:t>
                </m:r>
                <m:r>
                  <w:rPr>
                    <w:rFonts w:ascii="Cambria Math" w:hAnsi="Cambria Math"/>
                    <w:sz w:val="21"/>
                    <w:szCs w:val="21"/>
                    <w:lang w:val="en-US"/>
                  </w:rPr>
                  <m:t>0.8</m:t>
                </m:r>
              </m:oMath>
            </m:oMathPara>
          </w:p>
        </w:tc>
        <w:tc>
          <w:tcPr>
            <w:tcW w:w="968" w:type="dxa"/>
            <w:tcBorders>
              <w:top w:val="single" w:sz="8" w:space="0" w:color="auto"/>
              <w:left w:val="nil"/>
              <w:bottom w:val="single" w:sz="4" w:space="0" w:color="auto"/>
              <w:right w:val="nil"/>
            </w:tcBorders>
            <w:vAlign w:val="center"/>
          </w:tcPr>
          <w:p w14:paraId="3B0DB812" w14:textId="7D9595A5" w:rsidR="00C37B15" w:rsidRPr="00864EEE" w:rsidRDefault="00000000">
            <w:pPr>
              <w:spacing w:before="40" w:after="40"/>
              <w:ind w:left="-113" w:right="-113" w:firstLine="0"/>
              <w:jc w:val="center"/>
              <w:rPr>
                <w:sz w:val="21"/>
                <w:szCs w:val="21"/>
                <w:lang w:val="en-US"/>
              </w:rPr>
              <w:pPrChange w:id="1063" w:author="Kleber Marques Lisboa" w:date="2023-10-24T09:41:00Z">
                <w:pPr>
                  <w:spacing w:before="40" w:after="40" w:line="240" w:lineRule="auto"/>
                  <w:ind w:left="-113" w:right="-113" w:firstLine="0"/>
                  <w:jc w:val="center"/>
                </w:pPr>
              </w:pPrChange>
            </w:pPr>
            <m:oMathPara>
              <m:oMath>
                <m:sSub>
                  <m:sSubPr>
                    <m:ctrlPr>
                      <w:rPr>
                        <w:rFonts w:ascii="Cambria Math" w:hAnsi="Cambria Math"/>
                        <w:i/>
                        <w:sz w:val="21"/>
                        <w:szCs w:val="21"/>
                        <w:lang w:val="en-US"/>
                      </w:rPr>
                    </m:ctrlPr>
                  </m:sSubPr>
                  <m:e>
                    <m:r>
                      <w:rPr>
                        <w:rFonts w:ascii="Cambria Math" w:hAnsi="Cambria Math"/>
                        <w:sz w:val="21"/>
                        <w:szCs w:val="21"/>
                        <w:lang w:val="en-US"/>
                      </w:rPr>
                      <m:t>ε</m:t>
                    </m:r>
                  </m:e>
                  <m:sub>
                    <m:r>
                      <w:rPr>
                        <w:rFonts w:ascii="Cambria Math" w:hAnsi="Cambria Math"/>
                        <w:sz w:val="21"/>
                        <w:szCs w:val="21"/>
                        <w:lang w:val="en-US"/>
                      </w:rPr>
                      <m:t>H</m:t>
                    </m:r>
                    <m:sSub>
                      <m:sSubPr>
                        <m:ctrlPr>
                          <w:rPr>
                            <w:rFonts w:ascii="Cambria Math" w:hAnsi="Cambria Math"/>
                            <w:i/>
                            <w:sz w:val="21"/>
                            <w:szCs w:val="21"/>
                            <w:lang w:val="en-US"/>
                          </w:rPr>
                        </m:ctrlPr>
                      </m:sSubPr>
                      <m:e>
                        <m:r>
                          <w:rPr>
                            <w:rFonts w:ascii="Cambria Math" w:hAnsi="Cambria Math"/>
                            <w:sz w:val="21"/>
                            <w:szCs w:val="21"/>
                            <w:lang w:val="en-US"/>
                          </w:rPr>
                          <m:t>X</m:t>
                        </m:r>
                      </m:e>
                      <m:sub>
                        <m:r>
                          <w:rPr>
                            <w:rFonts w:ascii="Cambria Math" w:hAnsi="Cambria Math"/>
                            <w:sz w:val="21"/>
                            <w:szCs w:val="21"/>
                            <w:lang w:val="en-US"/>
                          </w:rPr>
                          <m:t>1</m:t>
                        </m:r>
                      </m:sub>
                    </m:sSub>
                  </m:sub>
                </m:sSub>
                <m:r>
                  <m:rPr>
                    <m:nor/>
                  </m:rPr>
                  <w:rPr>
                    <w:rFonts w:ascii="Cambria Math" w:hAnsi="Cambria Math"/>
                    <w:sz w:val="21"/>
                    <w:szCs w:val="21"/>
                    <w:lang w:val="en-US"/>
                  </w:rPr>
                  <m:t>=</m:t>
                </m:r>
                <m:r>
                  <w:rPr>
                    <w:rFonts w:ascii="Cambria Math" w:hAnsi="Cambria Math"/>
                    <w:sz w:val="21"/>
                    <w:szCs w:val="21"/>
                    <w:lang w:val="en-US"/>
                  </w:rPr>
                  <m:t>0.0</m:t>
                </m:r>
              </m:oMath>
            </m:oMathPara>
          </w:p>
          <w:p w14:paraId="185B5E9D" w14:textId="46A569C0" w:rsidR="00C37B15" w:rsidRPr="00F825C4" w:rsidRDefault="00000000">
            <w:pPr>
              <w:spacing w:before="40" w:after="40"/>
              <w:ind w:left="-113" w:right="-113" w:firstLine="0"/>
              <w:jc w:val="center"/>
              <w:rPr>
                <w:sz w:val="21"/>
                <w:szCs w:val="21"/>
                <w:lang w:val="en-US"/>
              </w:rPr>
              <w:pPrChange w:id="1064" w:author="Kleber Marques Lisboa" w:date="2023-10-24T09:41:00Z">
                <w:pPr>
                  <w:spacing w:before="40" w:after="40" w:line="240" w:lineRule="auto"/>
                  <w:ind w:left="-113" w:right="-113" w:firstLine="0"/>
                  <w:jc w:val="center"/>
                </w:pPr>
              </w:pPrChange>
            </w:pPr>
            <m:oMath>
              <m:sSub>
                <m:sSubPr>
                  <m:ctrlPr>
                    <w:rPr>
                      <w:rFonts w:ascii="Cambria Math" w:hAnsi="Cambria Math"/>
                      <w:i/>
                      <w:sz w:val="21"/>
                      <w:szCs w:val="21"/>
                      <w:lang w:val="en-US"/>
                    </w:rPr>
                  </m:ctrlPr>
                </m:sSubPr>
                <m:e>
                  <m:r>
                    <w:rPr>
                      <w:rFonts w:ascii="Cambria Math" w:hAnsi="Cambria Math"/>
                      <w:sz w:val="21"/>
                      <w:szCs w:val="21"/>
                      <w:lang w:val="en-US"/>
                    </w:rPr>
                    <m:t>ε</m:t>
                  </m:r>
                </m:e>
                <m:sub>
                  <m:r>
                    <w:rPr>
                      <w:rFonts w:ascii="Cambria Math" w:hAnsi="Cambria Math"/>
                      <w:sz w:val="21"/>
                      <w:szCs w:val="21"/>
                      <w:lang w:val="en-US"/>
                    </w:rPr>
                    <m:t>H</m:t>
                  </m:r>
                  <m:sSub>
                    <m:sSubPr>
                      <m:ctrlPr>
                        <w:rPr>
                          <w:rFonts w:ascii="Cambria Math" w:hAnsi="Cambria Math"/>
                          <w:i/>
                          <w:sz w:val="21"/>
                          <w:szCs w:val="21"/>
                          <w:lang w:val="en-US"/>
                        </w:rPr>
                      </m:ctrlPr>
                    </m:sSubPr>
                    <m:e>
                      <m:r>
                        <w:rPr>
                          <w:rFonts w:ascii="Cambria Math" w:hAnsi="Cambria Math"/>
                          <w:sz w:val="21"/>
                          <w:szCs w:val="21"/>
                          <w:lang w:val="en-US"/>
                        </w:rPr>
                        <m:t>X</m:t>
                      </m:r>
                    </m:e>
                    <m:sub>
                      <m:r>
                        <w:rPr>
                          <w:rFonts w:ascii="Cambria Math" w:hAnsi="Cambria Math"/>
                          <w:sz w:val="21"/>
                          <w:szCs w:val="21"/>
                          <w:lang w:val="en-US"/>
                        </w:rPr>
                        <m:t>2</m:t>
                      </m:r>
                    </m:sub>
                  </m:sSub>
                </m:sub>
              </m:sSub>
              <m:r>
                <m:rPr>
                  <m:nor/>
                </m:rPr>
                <w:rPr>
                  <w:rFonts w:ascii="Cambria Math" w:hAnsi="Cambria Math"/>
                  <w:sz w:val="21"/>
                  <w:szCs w:val="21"/>
                  <w:lang w:val="en-US"/>
                </w:rPr>
                <m:t>=</m:t>
              </m:r>
              <m:r>
                <w:rPr>
                  <w:rFonts w:ascii="Cambria Math" w:hAnsi="Cambria Math"/>
                  <w:sz w:val="21"/>
                  <w:szCs w:val="21"/>
                  <w:lang w:val="en-US"/>
                </w:rPr>
                <m:t>0</m:t>
              </m:r>
            </m:oMath>
            <w:r w:rsidR="00293140" w:rsidRPr="00F825C4">
              <w:rPr>
                <w:sz w:val="21"/>
                <w:szCs w:val="21"/>
                <w:lang w:val="en-US"/>
              </w:rPr>
              <w:t>.0</w:t>
            </w:r>
          </w:p>
        </w:tc>
        <w:tc>
          <w:tcPr>
            <w:tcW w:w="969" w:type="dxa"/>
            <w:tcBorders>
              <w:top w:val="single" w:sz="8" w:space="0" w:color="auto"/>
              <w:left w:val="nil"/>
              <w:bottom w:val="single" w:sz="4" w:space="0" w:color="auto"/>
              <w:right w:val="nil"/>
            </w:tcBorders>
            <w:vAlign w:val="center"/>
          </w:tcPr>
          <w:p w14:paraId="044958DF" w14:textId="78106EFB" w:rsidR="00C37B15" w:rsidRPr="00864EEE" w:rsidRDefault="00000000">
            <w:pPr>
              <w:spacing w:before="40" w:after="40"/>
              <w:ind w:left="-113" w:right="-113" w:firstLine="0"/>
              <w:jc w:val="center"/>
              <w:rPr>
                <w:sz w:val="21"/>
                <w:szCs w:val="21"/>
                <w:lang w:val="en-US"/>
              </w:rPr>
              <w:pPrChange w:id="1065" w:author="Kleber Marques Lisboa" w:date="2023-10-24T09:41:00Z">
                <w:pPr>
                  <w:spacing w:before="40" w:after="40" w:line="240" w:lineRule="auto"/>
                  <w:ind w:left="-113" w:right="-113" w:firstLine="0"/>
                  <w:jc w:val="center"/>
                </w:pPr>
              </w:pPrChange>
            </w:pPr>
            <m:oMathPara>
              <m:oMath>
                <m:sSub>
                  <m:sSubPr>
                    <m:ctrlPr>
                      <w:rPr>
                        <w:rFonts w:ascii="Cambria Math" w:hAnsi="Cambria Math"/>
                        <w:i/>
                        <w:sz w:val="21"/>
                        <w:szCs w:val="21"/>
                        <w:lang w:val="en-US"/>
                      </w:rPr>
                    </m:ctrlPr>
                  </m:sSubPr>
                  <m:e>
                    <m:r>
                      <w:rPr>
                        <w:rFonts w:ascii="Cambria Math" w:hAnsi="Cambria Math"/>
                        <w:sz w:val="21"/>
                        <w:szCs w:val="21"/>
                        <w:lang w:val="en-US"/>
                      </w:rPr>
                      <m:t>ε</m:t>
                    </m:r>
                  </m:e>
                  <m:sub>
                    <m:r>
                      <w:rPr>
                        <w:rFonts w:ascii="Cambria Math" w:hAnsi="Cambria Math"/>
                        <w:sz w:val="21"/>
                        <w:szCs w:val="21"/>
                        <w:lang w:val="en-US"/>
                      </w:rPr>
                      <m:t>H</m:t>
                    </m:r>
                    <m:sSub>
                      <m:sSubPr>
                        <m:ctrlPr>
                          <w:rPr>
                            <w:rFonts w:ascii="Cambria Math" w:hAnsi="Cambria Math"/>
                            <w:i/>
                            <w:sz w:val="21"/>
                            <w:szCs w:val="21"/>
                            <w:lang w:val="en-US"/>
                          </w:rPr>
                        </m:ctrlPr>
                      </m:sSubPr>
                      <m:e>
                        <m:r>
                          <w:rPr>
                            <w:rFonts w:ascii="Cambria Math" w:hAnsi="Cambria Math"/>
                            <w:sz w:val="21"/>
                            <w:szCs w:val="21"/>
                            <w:lang w:val="en-US"/>
                          </w:rPr>
                          <m:t>X</m:t>
                        </m:r>
                      </m:e>
                      <m:sub>
                        <m:r>
                          <w:rPr>
                            <w:rFonts w:ascii="Cambria Math" w:hAnsi="Cambria Math"/>
                            <w:sz w:val="21"/>
                            <w:szCs w:val="21"/>
                            <w:lang w:val="en-US"/>
                          </w:rPr>
                          <m:t>1</m:t>
                        </m:r>
                      </m:sub>
                    </m:sSub>
                  </m:sub>
                </m:sSub>
                <m:r>
                  <m:rPr>
                    <m:nor/>
                  </m:rPr>
                  <w:rPr>
                    <w:rFonts w:ascii="Cambria Math" w:hAnsi="Cambria Math"/>
                    <w:sz w:val="21"/>
                    <w:szCs w:val="21"/>
                    <w:lang w:val="en-US"/>
                  </w:rPr>
                  <m:t>=</m:t>
                </m:r>
                <m:r>
                  <w:rPr>
                    <w:rFonts w:ascii="Cambria Math" w:hAnsi="Cambria Math"/>
                    <w:sz w:val="21"/>
                    <w:szCs w:val="21"/>
                    <w:lang w:val="en-US"/>
                  </w:rPr>
                  <m:t>0.8</m:t>
                </m:r>
              </m:oMath>
            </m:oMathPara>
          </w:p>
          <w:p w14:paraId="0CE32075" w14:textId="52F71984" w:rsidR="00C37B15" w:rsidRPr="00864EEE" w:rsidRDefault="00000000">
            <w:pPr>
              <w:spacing w:before="40" w:after="40"/>
              <w:ind w:left="-113" w:right="-113" w:firstLine="0"/>
              <w:jc w:val="center"/>
              <w:rPr>
                <w:b/>
                <w:bCs/>
                <w:i/>
                <w:iCs/>
                <w:sz w:val="21"/>
                <w:szCs w:val="21"/>
                <w:lang w:val="en-US"/>
              </w:rPr>
              <w:pPrChange w:id="1066" w:author="Kleber Marques Lisboa" w:date="2023-10-24T09:41:00Z">
                <w:pPr>
                  <w:spacing w:before="40" w:after="40" w:line="240" w:lineRule="auto"/>
                  <w:ind w:left="-113" w:right="-113" w:firstLine="0"/>
                  <w:jc w:val="center"/>
                </w:pPr>
              </w:pPrChange>
            </w:pPr>
            <m:oMathPara>
              <m:oMath>
                <m:sSub>
                  <m:sSubPr>
                    <m:ctrlPr>
                      <w:rPr>
                        <w:rFonts w:ascii="Cambria Math" w:hAnsi="Cambria Math"/>
                        <w:i/>
                        <w:sz w:val="21"/>
                        <w:szCs w:val="21"/>
                        <w:lang w:val="en-US"/>
                      </w:rPr>
                    </m:ctrlPr>
                  </m:sSubPr>
                  <m:e>
                    <m:r>
                      <w:rPr>
                        <w:rFonts w:ascii="Cambria Math" w:hAnsi="Cambria Math"/>
                        <w:sz w:val="21"/>
                        <w:szCs w:val="21"/>
                        <w:lang w:val="en-US"/>
                      </w:rPr>
                      <m:t>ε</m:t>
                    </m:r>
                  </m:e>
                  <m:sub>
                    <m:r>
                      <w:rPr>
                        <w:rFonts w:ascii="Cambria Math" w:hAnsi="Cambria Math"/>
                        <w:sz w:val="21"/>
                        <w:szCs w:val="21"/>
                        <w:lang w:val="en-US"/>
                      </w:rPr>
                      <m:t>H</m:t>
                    </m:r>
                    <m:sSub>
                      <m:sSubPr>
                        <m:ctrlPr>
                          <w:rPr>
                            <w:rFonts w:ascii="Cambria Math" w:hAnsi="Cambria Math"/>
                            <w:i/>
                            <w:sz w:val="21"/>
                            <w:szCs w:val="21"/>
                            <w:lang w:val="en-US"/>
                          </w:rPr>
                        </m:ctrlPr>
                      </m:sSubPr>
                      <m:e>
                        <m:r>
                          <w:rPr>
                            <w:rFonts w:ascii="Cambria Math" w:hAnsi="Cambria Math"/>
                            <w:sz w:val="21"/>
                            <w:szCs w:val="21"/>
                            <w:lang w:val="en-US"/>
                          </w:rPr>
                          <m:t>X</m:t>
                        </m:r>
                      </m:e>
                      <m:sub>
                        <m:r>
                          <w:rPr>
                            <w:rFonts w:ascii="Cambria Math" w:hAnsi="Cambria Math"/>
                            <w:sz w:val="21"/>
                            <w:szCs w:val="21"/>
                            <w:lang w:val="en-US"/>
                          </w:rPr>
                          <m:t>2</m:t>
                        </m:r>
                      </m:sub>
                    </m:sSub>
                  </m:sub>
                </m:sSub>
                <m:r>
                  <m:rPr>
                    <m:nor/>
                  </m:rPr>
                  <w:rPr>
                    <w:rFonts w:ascii="Cambria Math" w:hAnsi="Cambria Math"/>
                    <w:sz w:val="21"/>
                    <w:szCs w:val="21"/>
                    <w:lang w:val="en-US"/>
                  </w:rPr>
                  <m:t>=</m:t>
                </m:r>
                <m:r>
                  <w:rPr>
                    <w:rFonts w:ascii="Cambria Math" w:hAnsi="Cambria Math"/>
                    <w:sz w:val="21"/>
                    <w:szCs w:val="21"/>
                    <w:lang w:val="en-US"/>
                  </w:rPr>
                  <m:t>0.0</m:t>
                </m:r>
              </m:oMath>
            </m:oMathPara>
          </w:p>
        </w:tc>
        <w:tc>
          <w:tcPr>
            <w:tcW w:w="969" w:type="dxa"/>
            <w:tcBorders>
              <w:top w:val="single" w:sz="8" w:space="0" w:color="auto"/>
              <w:left w:val="nil"/>
              <w:bottom w:val="single" w:sz="4" w:space="0" w:color="auto"/>
            </w:tcBorders>
            <w:vAlign w:val="center"/>
          </w:tcPr>
          <w:p w14:paraId="0060D9E3" w14:textId="2B41B9CB" w:rsidR="00C37B15" w:rsidRPr="00864EEE" w:rsidRDefault="00000000">
            <w:pPr>
              <w:spacing w:before="40" w:after="40"/>
              <w:ind w:left="-113" w:right="-113" w:firstLine="0"/>
              <w:jc w:val="center"/>
              <w:rPr>
                <w:sz w:val="21"/>
                <w:szCs w:val="21"/>
                <w:lang w:val="en-US"/>
              </w:rPr>
              <w:pPrChange w:id="1067" w:author="Kleber Marques Lisboa" w:date="2023-10-24T09:41:00Z">
                <w:pPr>
                  <w:spacing w:before="40" w:after="40" w:line="240" w:lineRule="auto"/>
                  <w:ind w:left="-113" w:right="-113" w:firstLine="0"/>
                  <w:jc w:val="center"/>
                </w:pPr>
              </w:pPrChange>
            </w:pPr>
            <m:oMathPara>
              <m:oMath>
                <m:sSub>
                  <m:sSubPr>
                    <m:ctrlPr>
                      <w:rPr>
                        <w:rFonts w:ascii="Cambria Math" w:hAnsi="Cambria Math"/>
                        <w:i/>
                        <w:sz w:val="21"/>
                        <w:szCs w:val="21"/>
                        <w:lang w:val="en-US"/>
                      </w:rPr>
                    </m:ctrlPr>
                  </m:sSubPr>
                  <m:e>
                    <m:r>
                      <w:rPr>
                        <w:rFonts w:ascii="Cambria Math" w:hAnsi="Cambria Math"/>
                        <w:sz w:val="21"/>
                        <w:szCs w:val="21"/>
                        <w:lang w:val="en-US"/>
                      </w:rPr>
                      <m:t>ε</m:t>
                    </m:r>
                  </m:e>
                  <m:sub>
                    <m:r>
                      <w:rPr>
                        <w:rFonts w:ascii="Cambria Math" w:hAnsi="Cambria Math"/>
                        <w:sz w:val="21"/>
                        <w:szCs w:val="21"/>
                        <w:lang w:val="en-US"/>
                      </w:rPr>
                      <m:t>H</m:t>
                    </m:r>
                    <m:sSub>
                      <m:sSubPr>
                        <m:ctrlPr>
                          <w:rPr>
                            <w:rFonts w:ascii="Cambria Math" w:hAnsi="Cambria Math"/>
                            <w:i/>
                            <w:sz w:val="21"/>
                            <w:szCs w:val="21"/>
                            <w:lang w:val="en-US"/>
                          </w:rPr>
                        </m:ctrlPr>
                      </m:sSubPr>
                      <m:e>
                        <m:r>
                          <w:rPr>
                            <w:rFonts w:ascii="Cambria Math" w:hAnsi="Cambria Math"/>
                            <w:sz w:val="21"/>
                            <w:szCs w:val="21"/>
                            <w:lang w:val="en-US"/>
                          </w:rPr>
                          <m:t>X</m:t>
                        </m:r>
                      </m:e>
                      <m:sub>
                        <m:r>
                          <w:rPr>
                            <w:rFonts w:ascii="Cambria Math" w:hAnsi="Cambria Math"/>
                            <w:sz w:val="21"/>
                            <w:szCs w:val="21"/>
                            <w:lang w:val="en-US"/>
                          </w:rPr>
                          <m:t>1</m:t>
                        </m:r>
                      </m:sub>
                    </m:sSub>
                  </m:sub>
                </m:sSub>
                <m:r>
                  <m:rPr>
                    <m:nor/>
                  </m:rPr>
                  <w:rPr>
                    <w:rFonts w:ascii="Cambria Math" w:hAnsi="Cambria Math"/>
                    <w:sz w:val="21"/>
                    <w:szCs w:val="21"/>
                    <w:lang w:val="en-US"/>
                  </w:rPr>
                  <m:t>=</m:t>
                </m:r>
                <m:r>
                  <w:rPr>
                    <w:rFonts w:ascii="Cambria Math" w:hAnsi="Cambria Math"/>
                    <w:sz w:val="21"/>
                    <w:szCs w:val="21"/>
                    <w:lang w:val="en-US"/>
                  </w:rPr>
                  <m:t>0.8</m:t>
                </m:r>
              </m:oMath>
            </m:oMathPara>
          </w:p>
          <w:p w14:paraId="1E93817B" w14:textId="10EC96CD" w:rsidR="00C37B15" w:rsidRPr="00864EEE" w:rsidRDefault="00000000">
            <w:pPr>
              <w:spacing w:before="40" w:after="40"/>
              <w:ind w:left="-113" w:right="-113" w:firstLine="0"/>
              <w:jc w:val="center"/>
              <w:rPr>
                <w:sz w:val="21"/>
                <w:szCs w:val="21"/>
                <w:lang w:val="en-US"/>
              </w:rPr>
              <w:pPrChange w:id="1068" w:author="Kleber Marques Lisboa" w:date="2023-10-24T09:41:00Z">
                <w:pPr>
                  <w:spacing w:before="40" w:after="40" w:line="240" w:lineRule="auto"/>
                  <w:ind w:left="-113" w:right="-113" w:firstLine="0"/>
                  <w:jc w:val="center"/>
                </w:pPr>
              </w:pPrChange>
            </w:pPr>
            <m:oMathPara>
              <m:oMath>
                <m:sSub>
                  <m:sSubPr>
                    <m:ctrlPr>
                      <w:rPr>
                        <w:rFonts w:ascii="Cambria Math" w:hAnsi="Cambria Math"/>
                        <w:i/>
                        <w:sz w:val="21"/>
                        <w:szCs w:val="21"/>
                        <w:lang w:val="en-US"/>
                      </w:rPr>
                    </m:ctrlPr>
                  </m:sSubPr>
                  <m:e>
                    <m:r>
                      <w:rPr>
                        <w:rFonts w:ascii="Cambria Math" w:hAnsi="Cambria Math"/>
                        <w:sz w:val="21"/>
                        <w:szCs w:val="21"/>
                        <w:lang w:val="en-US"/>
                      </w:rPr>
                      <m:t>ε</m:t>
                    </m:r>
                  </m:e>
                  <m:sub>
                    <m:r>
                      <w:rPr>
                        <w:rFonts w:ascii="Cambria Math" w:hAnsi="Cambria Math"/>
                        <w:sz w:val="21"/>
                        <w:szCs w:val="21"/>
                        <w:lang w:val="en-US"/>
                      </w:rPr>
                      <m:t>H</m:t>
                    </m:r>
                    <m:sSub>
                      <m:sSubPr>
                        <m:ctrlPr>
                          <w:rPr>
                            <w:rFonts w:ascii="Cambria Math" w:hAnsi="Cambria Math"/>
                            <w:i/>
                            <w:sz w:val="21"/>
                            <w:szCs w:val="21"/>
                            <w:lang w:val="en-US"/>
                          </w:rPr>
                        </m:ctrlPr>
                      </m:sSubPr>
                      <m:e>
                        <m:r>
                          <w:rPr>
                            <w:rFonts w:ascii="Cambria Math" w:hAnsi="Cambria Math"/>
                            <w:sz w:val="21"/>
                            <w:szCs w:val="21"/>
                            <w:lang w:val="en-US"/>
                          </w:rPr>
                          <m:t>X</m:t>
                        </m:r>
                      </m:e>
                      <m:sub>
                        <m:r>
                          <w:rPr>
                            <w:rFonts w:ascii="Cambria Math" w:hAnsi="Cambria Math"/>
                            <w:sz w:val="21"/>
                            <w:szCs w:val="21"/>
                            <w:lang w:val="en-US"/>
                          </w:rPr>
                          <m:t>2</m:t>
                        </m:r>
                      </m:sub>
                    </m:sSub>
                  </m:sub>
                </m:sSub>
                <m:r>
                  <m:rPr>
                    <m:nor/>
                  </m:rPr>
                  <w:rPr>
                    <w:rFonts w:ascii="Cambria Math" w:hAnsi="Cambria Math"/>
                    <w:sz w:val="21"/>
                    <w:szCs w:val="21"/>
                    <w:lang w:val="en-US"/>
                  </w:rPr>
                  <m:t>=</m:t>
                </m:r>
                <m:r>
                  <w:rPr>
                    <w:rFonts w:ascii="Cambria Math" w:hAnsi="Cambria Math"/>
                    <w:sz w:val="21"/>
                    <w:szCs w:val="21"/>
                    <w:lang w:val="en-US"/>
                  </w:rPr>
                  <m:t>0.8</m:t>
                </m:r>
              </m:oMath>
            </m:oMathPara>
          </w:p>
        </w:tc>
      </w:tr>
      <w:tr w:rsidR="00261628" w14:paraId="355A3C74" w14:textId="77777777" w:rsidTr="00F825C4">
        <w:trPr>
          <w:trHeight w:val="252"/>
          <w:jc w:val="center"/>
        </w:trPr>
        <w:tc>
          <w:tcPr>
            <w:tcW w:w="12900" w:type="dxa"/>
            <w:gridSpan w:val="16"/>
            <w:tcBorders>
              <w:bottom w:val="single" w:sz="4" w:space="0" w:color="auto"/>
            </w:tcBorders>
            <w:vAlign w:val="center"/>
          </w:tcPr>
          <w:p w14:paraId="3B75E836" w14:textId="5DFB82C1" w:rsidR="00261628" w:rsidRPr="00864EEE" w:rsidRDefault="00000000">
            <w:pPr>
              <w:spacing w:before="80" w:after="80"/>
              <w:ind w:left="-113" w:right="-113" w:firstLine="0"/>
              <w:jc w:val="center"/>
              <w:rPr>
                <w:b/>
                <w:bCs/>
                <w:iCs/>
                <w:sz w:val="20"/>
                <w:szCs w:val="20"/>
                <w:lang w:val="en-US"/>
              </w:rPr>
              <w:pPrChange w:id="1069" w:author="Kleber Marques Lisboa" w:date="2023-10-24T09:41:00Z">
                <w:pPr>
                  <w:spacing w:before="80" w:after="80" w:line="240" w:lineRule="auto"/>
                  <w:ind w:left="-113" w:right="-113" w:firstLine="0"/>
                  <w:jc w:val="center"/>
                </w:pPr>
              </w:pPrChange>
            </w:pPr>
            <m:oMathPara>
              <m:oMath>
                <m:sSub>
                  <m:sSubPr>
                    <m:ctrlPr>
                      <w:rPr>
                        <w:rFonts w:ascii="Cambria Math" w:hAnsi="Cambria Math"/>
                        <w:b/>
                        <w:bCs/>
                        <w:i/>
                        <w:spacing w:val="-3"/>
                        <w:sz w:val="20"/>
                        <w:szCs w:val="20"/>
                        <w:lang w:val="en-US"/>
                      </w:rPr>
                    </m:ctrlPr>
                  </m:sSubPr>
                  <m:e>
                    <m:r>
                      <m:rPr>
                        <m:sty m:val="bi"/>
                      </m:rPr>
                      <w:rPr>
                        <w:rFonts w:ascii="Cambria Math" w:hAnsi="Cambria Math"/>
                        <w:spacing w:val="-3"/>
                        <w:sz w:val="20"/>
                        <w:szCs w:val="20"/>
                        <w:lang w:val="en-US"/>
                      </w:rPr>
                      <m:t>wNaCl</m:t>
                    </m:r>
                  </m:e>
                  <m:sub>
                    <m:r>
                      <m:rPr>
                        <m:sty m:val="bi"/>
                      </m:rPr>
                      <w:rPr>
                        <w:rFonts w:ascii="Cambria Math" w:hAnsi="Cambria Math"/>
                        <w:spacing w:val="-3"/>
                        <w:sz w:val="20"/>
                        <w:szCs w:val="20"/>
                        <w:lang w:val="en-US"/>
                      </w:rPr>
                      <m:t>s</m:t>
                    </m:r>
                  </m:sub>
                </m:sSub>
                <m:r>
                  <m:rPr>
                    <m:sty m:val="bi"/>
                  </m:rPr>
                  <w:rPr>
                    <w:rFonts w:ascii="Cambria Math" w:hAnsi="Cambria Math"/>
                    <w:spacing w:val="-3"/>
                    <w:sz w:val="20"/>
                    <w:szCs w:val="20"/>
                    <w:lang w:val="en-US"/>
                  </w:rPr>
                  <m:t xml:space="preserve">=3.5%≅35 </m:t>
                </m:r>
                <m:sSub>
                  <m:sSubPr>
                    <m:ctrlPr>
                      <w:rPr>
                        <w:rFonts w:ascii="Cambria Math" w:hAnsi="Cambria Math"/>
                        <w:b/>
                        <w:bCs/>
                        <w:i/>
                        <w:iCs/>
                        <w:spacing w:val="-3"/>
                        <w:sz w:val="20"/>
                        <w:szCs w:val="20"/>
                        <w:lang w:val="en-US"/>
                      </w:rPr>
                    </m:ctrlPr>
                  </m:sSubPr>
                  <m:e>
                    <m:r>
                      <m:rPr>
                        <m:sty m:val="bi"/>
                      </m:rPr>
                      <w:rPr>
                        <w:rFonts w:ascii="Cambria Math" w:hAnsi="Cambria Math"/>
                        <w:spacing w:val="-3"/>
                        <w:sz w:val="20"/>
                        <w:szCs w:val="20"/>
                        <w:lang w:val="en-US"/>
                      </w:rPr>
                      <m:t>g</m:t>
                    </m:r>
                  </m:e>
                  <m:sub>
                    <m:r>
                      <m:rPr>
                        <m:sty m:val="bi"/>
                      </m:rPr>
                      <w:rPr>
                        <w:rFonts w:ascii="Cambria Math" w:hAnsi="Cambria Math"/>
                        <w:spacing w:val="-3"/>
                        <w:sz w:val="20"/>
                        <w:szCs w:val="20"/>
                        <w:lang w:val="en-US"/>
                      </w:rPr>
                      <m:t>s</m:t>
                    </m:r>
                  </m:sub>
                </m:sSub>
                <m:r>
                  <m:rPr>
                    <m:sty m:val="bi"/>
                  </m:rPr>
                  <w:rPr>
                    <w:rFonts w:ascii="Cambria Math" w:hAnsi="Cambria Math"/>
                    <w:spacing w:val="-3"/>
                    <w:sz w:val="20"/>
                    <w:szCs w:val="20"/>
                    <w:lang w:val="en-US"/>
                  </w:rPr>
                  <m:t>/</m:t>
                </m:r>
                <m:sSub>
                  <m:sSubPr>
                    <m:ctrlPr>
                      <w:rPr>
                        <w:rFonts w:ascii="Cambria Math" w:hAnsi="Cambria Math"/>
                        <w:b/>
                        <w:bCs/>
                        <w:i/>
                        <w:iCs/>
                        <w:spacing w:val="-3"/>
                        <w:sz w:val="20"/>
                        <w:szCs w:val="20"/>
                        <w:lang w:val="en-US"/>
                      </w:rPr>
                    </m:ctrlPr>
                  </m:sSubPr>
                  <m:e>
                    <m:r>
                      <m:rPr>
                        <m:sty m:val="bi"/>
                      </m:rPr>
                      <w:rPr>
                        <w:rFonts w:ascii="Cambria Math" w:hAnsi="Cambria Math"/>
                        <w:spacing w:val="-3"/>
                        <w:sz w:val="20"/>
                        <w:szCs w:val="20"/>
                        <w:lang w:val="en-US"/>
                      </w:rPr>
                      <m:t>L</m:t>
                    </m:r>
                  </m:e>
                  <m:sub>
                    <m:r>
                      <m:rPr>
                        <m:sty m:val="bi"/>
                      </m:rPr>
                      <w:rPr>
                        <w:rFonts w:ascii="Cambria Math" w:hAnsi="Cambria Math"/>
                        <w:spacing w:val="-3"/>
                        <w:sz w:val="20"/>
                        <w:szCs w:val="20"/>
                        <w:lang w:val="en-US"/>
                      </w:rPr>
                      <m:t>mix</m:t>
                    </m:r>
                  </m:sub>
                </m:sSub>
              </m:oMath>
            </m:oMathPara>
          </w:p>
        </w:tc>
      </w:tr>
      <w:tr w:rsidR="00C37B15" w14:paraId="13DEAAAF" w14:textId="77777777" w:rsidTr="00F825C4">
        <w:trPr>
          <w:trHeight w:val="283"/>
          <w:jc w:val="center"/>
        </w:trPr>
        <w:tc>
          <w:tcPr>
            <w:tcW w:w="1560" w:type="dxa"/>
            <w:tcBorders>
              <w:bottom w:val="nil"/>
              <w:right w:val="single" w:sz="4" w:space="0" w:color="auto"/>
            </w:tcBorders>
            <w:vAlign w:val="center"/>
          </w:tcPr>
          <w:p w14:paraId="61CE0A00" w14:textId="5637D5A2" w:rsidR="00C37B15" w:rsidRPr="00CB22C8" w:rsidRDefault="00000000">
            <w:pPr>
              <w:spacing w:before="30" w:after="30"/>
              <w:ind w:left="-113" w:right="-113" w:firstLine="0"/>
              <w:jc w:val="center"/>
              <w:rPr>
                <w:sz w:val="20"/>
                <w:szCs w:val="20"/>
                <w:lang w:val="en-US"/>
              </w:rPr>
              <w:pPrChange w:id="1070" w:author="Kleber Marques Lisboa" w:date="2023-10-24T09:41:00Z">
                <w:pPr>
                  <w:spacing w:before="30" w:after="30" w:line="240" w:lineRule="auto"/>
                  <w:ind w:left="-113" w:right="-113" w:firstLine="0"/>
                  <w:jc w:val="center"/>
                </w:pPr>
              </w:pPrChange>
            </w:pPr>
            <m:oMath>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l</m:t>
                  </m:r>
                </m:sub>
              </m:sSub>
              <m:r>
                <m:rPr>
                  <m:nor/>
                </m:rPr>
                <w:rPr>
                  <w:rFonts w:ascii="Cambria Math" w:hAnsi="Cambria Math"/>
                  <w:sz w:val="20"/>
                  <w:szCs w:val="20"/>
                  <w:lang w:val="en-US"/>
                </w:rPr>
                <m:t>=</m:t>
              </m:r>
              <m:r>
                <w:rPr>
                  <w:rFonts w:ascii="Cambria Math" w:hAnsi="Cambria Math"/>
                  <w:sz w:val="20"/>
                  <w:szCs w:val="20"/>
                  <w:lang w:val="en-US"/>
                </w:rPr>
                <m:t xml:space="preserve">30 </m:t>
              </m:r>
              <m:r>
                <m:rPr>
                  <m:nor/>
                </m:rPr>
                <w:rPr>
                  <w:rFonts w:ascii="Cambria Math" w:hAnsi="Cambria Math"/>
                  <w:sz w:val="20"/>
                  <w:szCs w:val="20"/>
                  <w:lang w:val="en-US"/>
                </w:rPr>
                <m:t xml:space="preserve">&lt; </m:t>
              </m:r>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s</m:t>
                  </m:r>
                </m:sub>
              </m:sSub>
              <m:r>
                <m:rPr>
                  <m:nor/>
                </m:rPr>
                <w:rPr>
                  <w:rFonts w:ascii="Cambria Math" w:hAnsi="Cambria Math"/>
                  <w:sz w:val="20"/>
                  <w:szCs w:val="20"/>
                  <w:lang w:val="en-US"/>
                </w:rPr>
                <m:t>=</m:t>
              </m:r>
              <m:r>
                <w:rPr>
                  <w:rFonts w:ascii="Cambria Math" w:hAnsi="Cambria Math"/>
                  <w:sz w:val="20"/>
                  <w:szCs w:val="20"/>
                  <w:lang w:val="en-US"/>
                </w:rPr>
                <m:t>80</m:t>
              </m:r>
            </m:oMath>
            <w:r w:rsidR="00C37B15" w:rsidRPr="00CB22C8">
              <w:rPr>
                <w:sz w:val="20"/>
                <w:szCs w:val="20"/>
                <w:lang w:val="en-US"/>
              </w:rPr>
              <w:t xml:space="preserve"> </w:t>
            </w:r>
          </w:p>
        </w:tc>
        <w:tc>
          <w:tcPr>
            <w:tcW w:w="567" w:type="dxa"/>
            <w:tcBorders>
              <w:left w:val="single" w:sz="4" w:space="0" w:color="auto"/>
              <w:bottom w:val="nil"/>
              <w:right w:val="nil"/>
            </w:tcBorders>
            <w:vAlign w:val="center"/>
          </w:tcPr>
          <w:p w14:paraId="3862965D" w14:textId="77777777" w:rsidR="00C37B15" w:rsidRPr="00F825C4" w:rsidRDefault="00264949">
            <w:pPr>
              <w:spacing w:before="30" w:after="30"/>
              <w:ind w:left="-113" w:right="-113" w:firstLine="0"/>
              <w:jc w:val="center"/>
              <w:rPr>
                <w:sz w:val="22"/>
                <w:szCs w:val="22"/>
                <w:lang w:val="en-US"/>
              </w:rPr>
              <w:pPrChange w:id="1071" w:author="Kleber Marques Lisboa" w:date="2023-10-24T09:41:00Z">
                <w:pPr>
                  <w:spacing w:before="30" w:after="30" w:line="240" w:lineRule="auto"/>
                  <w:ind w:left="-113" w:right="-113" w:firstLine="0"/>
                  <w:jc w:val="center"/>
                </w:pPr>
              </w:pPrChange>
            </w:pPr>
            <w:r w:rsidRPr="00F825C4">
              <w:rPr>
                <w:sz w:val="22"/>
                <w:szCs w:val="22"/>
                <w:lang w:val="en-US"/>
              </w:rPr>
              <w:t>0.38</w:t>
            </w:r>
          </w:p>
        </w:tc>
        <w:tc>
          <w:tcPr>
            <w:tcW w:w="567" w:type="dxa"/>
            <w:tcBorders>
              <w:left w:val="nil"/>
              <w:bottom w:val="nil"/>
              <w:right w:val="nil"/>
            </w:tcBorders>
            <w:vAlign w:val="center"/>
          </w:tcPr>
          <w:p w14:paraId="392F4AFF" w14:textId="77777777" w:rsidR="00C37B15" w:rsidRPr="00F825C4" w:rsidRDefault="00264949">
            <w:pPr>
              <w:spacing w:before="30" w:after="30"/>
              <w:ind w:left="-113" w:right="-113" w:firstLine="0"/>
              <w:jc w:val="center"/>
              <w:rPr>
                <w:sz w:val="22"/>
                <w:szCs w:val="22"/>
                <w:lang w:val="en-US"/>
              </w:rPr>
              <w:pPrChange w:id="1072" w:author="Kleber Marques Lisboa" w:date="2023-10-24T09:41:00Z">
                <w:pPr>
                  <w:spacing w:before="30" w:after="30" w:line="240" w:lineRule="auto"/>
                  <w:ind w:left="-113" w:right="-113" w:firstLine="0"/>
                  <w:jc w:val="center"/>
                </w:pPr>
              </w:pPrChange>
            </w:pPr>
            <w:r w:rsidRPr="00F825C4">
              <w:rPr>
                <w:sz w:val="22"/>
                <w:szCs w:val="22"/>
                <w:lang w:val="en-US"/>
              </w:rPr>
              <w:t>0.88</w:t>
            </w:r>
          </w:p>
        </w:tc>
        <w:tc>
          <w:tcPr>
            <w:tcW w:w="708" w:type="dxa"/>
            <w:tcBorders>
              <w:left w:val="nil"/>
              <w:bottom w:val="nil"/>
              <w:right w:val="nil"/>
            </w:tcBorders>
            <w:vAlign w:val="center"/>
          </w:tcPr>
          <w:p w14:paraId="665CF0FA" w14:textId="77777777" w:rsidR="00C37B15" w:rsidRPr="00F825C4" w:rsidRDefault="00C37B15">
            <w:pPr>
              <w:spacing w:before="30" w:after="30"/>
              <w:ind w:left="-113" w:right="-113" w:firstLine="0"/>
              <w:jc w:val="center"/>
              <w:rPr>
                <w:sz w:val="22"/>
                <w:szCs w:val="22"/>
                <w:lang w:val="en-US"/>
              </w:rPr>
              <w:pPrChange w:id="1073" w:author="Kleber Marques Lisboa" w:date="2023-10-24T09:41:00Z">
                <w:pPr>
                  <w:spacing w:before="30" w:after="30" w:line="240" w:lineRule="auto"/>
                  <w:ind w:left="-113" w:right="-113" w:firstLine="0"/>
                  <w:jc w:val="center"/>
                </w:pPr>
              </w:pPrChange>
            </w:pPr>
            <w:r w:rsidRPr="00F825C4">
              <w:rPr>
                <w:sz w:val="22"/>
                <w:szCs w:val="22"/>
                <w:lang w:val="en-US"/>
              </w:rPr>
              <w:t>DLR</w:t>
            </w:r>
          </w:p>
        </w:tc>
        <w:tc>
          <w:tcPr>
            <w:tcW w:w="567" w:type="dxa"/>
            <w:tcBorders>
              <w:left w:val="nil"/>
              <w:bottom w:val="nil"/>
              <w:right w:val="nil"/>
            </w:tcBorders>
            <w:vAlign w:val="center"/>
          </w:tcPr>
          <w:p w14:paraId="16958695" w14:textId="77777777" w:rsidR="00C37B15" w:rsidRPr="00F825C4" w:rsidRDefault="00264949">
            <w:pPr>
              <w:spacing w:before="30" w:after="30"/>
              <w:ind w:left="-113" w:right="-113" w:firstLine="0"/>
              <w:jc w:val="center"/>
              <w:rPr>
                <w:sz w:val="22"/>
                <w:szCs w:val="22"/>
                <w:lang w:val="en-US"/>
              </w:rPr>
              <w:pPrChange w:id="1074" w:author="Kleber Marques Lisboa" w:date="2023-10-24T09:41:00Z">
                <w:pPr>
                  <w:spacing w:before="30" w:after="30" w:line="240" w:lineRule="auto"/>
                  <w:ind w:left="-113" w:right="-113" w:firstLine="0"/>
                  <w:jc w:val="center"/>
                </w:pPr>
              </w:pPrChange>
            </w:pPr>
            <w:r w:rsidRPr="00F825C4">
              <w:rPr>
                <w:sz w:val="22"/>
                <w:szCs w:val="22"/>
                <w:lang w:val="en-US"/>
              </w:rPr>
              <w:t>80.0</w:t>
            </w:r>
            <w:r w:rsidRPr="00F825C4">
              <w:rPr>
                <w:sz w:val="8"/>
                <w:szCs w:val="8"/>
              </w:rPr>
              <w:t xml:space="preserve"> </w:t>
            </w:r>
            <w:r w:rsidR="00F8481F" w:rsidRPr="00F825C4">
              <w:rPr>
                <w:sz w:val="22"/>
                <w:szCs w:val="22"/>
                <w:vertAlign w:val="superscript"/>
              </w:rPr>
              <w:t>a</w:t>
            </w:r>
          </w:p>
        </w:tc>
        <w:tc>
          <w:tcPr>
            <w:tcW w:w="709" w:type="dxa"/>
            <w:tcBorders>
              <w:left w:val="nil"/>
              <w:bottom w:val="nil"/>
              <w:right w:val="nil"/>
            </w:tcBorders>
            <w:vAlign w:val="center"/>
          </w:tcPr>
          <w:p w14:paraId="0158BADB" w14:textId="77777777" w:rsidR="00C37B15" w:rsidRPr="00F825C4" w:rsidRDefault="00264949">
            <w:pPr>
              <w:spacing w:before="30" w:after="30"/>
              <w:ind w:left="-113" w:right="-113" w:firstLine="0"/>
              <w:jc w:val="center"/>
              <w:rPr>
                <w:sz w:val="22"/>
                <w:szCs w:val="22"/>
                <w:lang w:val="en-US"/>
              </w:rPr>
              <w:pPrChange w:id="1075" w:author="Kleber Marques Lisboa" w:date="2023-10-24T09:41:00Z">
                <w:pPr>
                  <w:spacing w:before="30" w:after="30" w:line="240" w:lineRule="auto"/>
                  <w:ind w:left="-113" w:right="-113" w:firstLine="0"/>
                  <w:jc w:val="center"/>
                </w:pPr>
              </w:pPrChange>
            </w:pPr>
            <w:r w:rsidRPr="00F825C4">
              <w:rPr>
                <w:sz w:val="22"/>
                <w:szCs w:val="22"/>
                <w:lang w:val="en-US"/>
              </w:rPr>
              <w:t>0.</w:t>
            </w:r>
            <w:r w:rsidR="00160577" w:rsidRPr="00F825C4">
              <w:rPr>
                <w:sz w:val="22"/>
                <w:szCs w:val="22"/>
                <w:lang w:val="en-US"/>
              </w:rPr>
              <w:t>63</w:t>
            </w:r>
          </w:p>
        </w:tc>
        <w:tc>
          <w:tcPr>
            <w:tcW w:w="602" w:type="dxa"/>
            <w:tcBorders>
              <w:left w:val="nil"/>
              <w:bottom w:val="nil"/>
              <w:right w:val="nil"/>
            </w:tcBorders>
            <w:vAlign w:val="center"/>
          </w:tcPr>
          <w:p w14:paraId="440503ED" w14:textId="77777777" w:rsidR="00C37B15" w:rsidRPr="00F825C4" w:rsidRDefault="00264949">
            <w:pPr>
              <w:spacing w:before="30" w:after="30"/>
              <w:ind w:left="-113" w:right="-113" w:firstLine="0"/>
              <w:jc w:val="center"/>
              <w:rPr>
                <w:sz w:val="22"/>
                <w:szCs w:val="22"/>
                <w:lang w:val="en-US"/>
              </w:rPr>
              <w:pPrChange w:id="1076" w:author="Kleber Marques Lisboa" w:date="2023-10-24T09:41:00Z">
                <w:pPr>
                  <w:spacing w:before="30" w:after="30" w:line="240" w:lineRule="auto"/>
                  <w:ind w:left="-113" w:right="-113" w:firstLine="0"/>
                  <w:jc w:val="center"/>
                </w:pPr>
              </w:pPrChange>
            </w:pPr>
            <w:r w:rsidRPr="00F825C4">
              <w:rPr>
                <w:sz w:val="22"/>
                <w:szCs w:val="22"/>
                <w:lang w:val="en-US"/>
              </w:rPr>
              <w:t>2.5</w:t>
            </w:r>
          </w:p>
        </w:tc>
        <w:tc>
          <w:tcPr>
            <w:tcW w:w="603" w:type="dxa"/>
            <w:tcBorders>
              <w:left w:val="nil"/>
              <w:bottom w:val="nil"/>
              <w:right w:val="nil"/>
            </w:tcBorders>
            <w:vAlign w:val="center"/>
          </w:tcPr>
          <w:p w14:paraId="0F7486ED" w14:textId="77777777" w:rsidR="00C37B15" w:rsidRPr="00F825C4" w:rsidRDefault="00264949">
            <w:pPr>
              <w:spacing w:before="30" w:after="30"/>
              <w:ind w:left="-113" w:right="-113" w:firstLine="0"/>
              <w:jc w:val="center"/>
              <w:rPr>
                <w:sz w:val="22"/>
                <w:szCs w:val="22"/>
                <w:lang w:val="en-US"/>
              </w:rPr>
              <w:pPrChange w:id="1077" w:author="Kleber Marques Lisboa" w:date="2023-10-24T09:41:00Z">
                <w:pPr>
                  <w:spacing w:before="30" w:after="30" w:line="240" w:lineRule="auto"/>
                  <w:ind w:left="-113" w:right="-113" w:firstLine="0"/>
                  <w:jc w:val="center"/>
                </w:pPr>
              </w:pPrChange>
            </w:pPr>
            <w:r w:rsidRPr="00F825C4">
              <w:rPr>
                <w:sz w:val="22"/>
                <w:szCs w:val="22"/>
                <w:lang w:val="en-US"/>
              </w:rPr>
              <w:t>2.6</w:t>
            </w:r>
          </w:p>
        </w:tc>
        <w:tc>
          <w:tcPr>
            <w:tcW w:w="602" w:type="dxa"/>
            <w:tcBorders>
              <w:left w:val="nil"/>
              <w:bottom w:val="nil"/>
              <w:right w:val="nil"/>
            </w:tcBorders>
            <w:vAlign w:val="center"/>
          </w:tcPr>
          <w:p w14:paraId="0468D94A" w14:textId="77777777" w:rsidR="00C37B15" w:rsidRPr="00F825C4" w:rsidRDefault="00264949">
            <w:pPr>
              <w:spacing w:before="30" w:after="30"/>
              <w:ind w:left="-113" w:right="-113" w:firstLine="0"/>
              <w:jc w:val="center"/>
              <w:rPr>
                <w:sz w:val="22"/>
                <w:szCs w:val="22"/>
                <w:lang w:val="en-US"/>
              </w:rPr>
              <w:pPrChange w:id="1078" w:author="Kleber Marques Lisboa" w:date="2023-10-24T09:41:00Z">
                <w:pPr>
                  <w:spacing w:before="30" w:after="30" w:line="240" w:lineRule="auto"/>
                  <w:ind w:left="-113" w:right="-113" w:firstLine="0"/>
                  <w:jc w:val="center"/>
                </w:pPr>
              </w:pPrChange>
            </w:pPr>
            <w:r w:rsidRPr="00F825C4">
              <w:rPr>
                <w:sz w:val="22"/>
                <w:szCs w:val="22"/>
                <w:lang w:val="en-US"/>
              </w:rPr>
              <w:t>0.73</w:t>
            </w:r>
          </w:p>
        </w:tc>
        <w:tc>
          <w:tcPr>
            <w:tcW w:w="603" w:type="dxa"/>
            <w:tcBorders>
              <w:left w:val="nil"/>
              <w:bottom w:val="nil"/>
              <w:right w:val="single" w:sz="4" w:space="0" w:color="auto"/>
            </w:tcBorders>
            <w:vAlign w:val="center"/>
          </w:tcPr>
          <w:p w14:paraId="45649F49" w14:textId="77777777" w:rsidR="00C37B15" w:rsidRPr="00F825C4" w:rsidRDefault="00264949">
            <w:pPr>
              <w:spacing w:before="30" w:after="30"/>
              <w:ind w:left="-113" w:right="-113" w:firstLine="0"/>
              <w:jc w:val="center"/>
              <w:rPr>
                <w:sz w:val="22"/>
                <w:szCs w:val="22"/>
                <w:lang w:val="en-US"/>
              </w:rPr>
              <w:pPrChange w:id="1079" w:author="Kleber Marques Lisboa" w:date="2023-10-24T09:41:00Z">
                <w:pPr>
                  <w:spacing w:before="30" w:after="30" w:line="240" w:lineRule="auto"/>
                  <w:ind w:left="-113" w:right="-113" w:firstLine="0"/>
                  <w:jc w:val="center"/>
                </w:pPr>
              </w:pPrChange>
            </w:pPr>
            <w:r w:rsidRPr="00F825C4">
              <w:rPr>
                <w:sz w:val="22"/>
                <w:szCs w:val="22"/>
                <w:lang w:val="en-US"/>
              </w:rPr>
              <w:t>73</w:t>
            </w:r>
          </w:p>
        </w:tc>
        <w:tc>
          <w:tcPr>
            <w:tcW w:w="968" w:type="dxa"/>
            <w:tcBorders>
              <w:left w:val="single" w:sz="4" w:space="0" w:color="auto"/>
              <w:bottom w:val="nil"/>
              <w:right w:val="nil"/>
            </w:tcBorders>
            <w:vAlign w:val="center"/>
          </w:tcPr>
          <w:p w14:paraId="403F7E39" w14:textId="77777777" w:rsidR="00C37B15" w:rsidRPr="00F825C4" w:rsidRDefault="00264949">
            <w:pPr>
              <w:spacing w:before="30" w:after="30"/>
              <w:ind w:left="-113" w:right="-113" w:firstLine="0"/>
              <w:jc w:val="center"/>
              <w:rPr>
                <w:sz w:val="22"/>
                <w:szCs w:val="22"/>
                <w:lang w:val="en-US"/>
              </w:rPr>
              <w:pPrChange w:id="1080" w:author="Kleber Marques Lisboa" w:date="2023-10-24T09:41:00Z">
                <w:pPr>
                  <w:spacing w:before="30" w:after="30" w:line="240" w:lineRule="auto"/>
                  <w:ind w:left="-113" w:right="-113" w:firstLine="0"/>
                  <w:jc w:val="center"/>
                </w:pPr>
              </w:pPrChange>
            </w:pPr>
            <w:r w:rsidRPr="00F825C4">
              <w:rPr>
                <w:sz w:val="22"/>
                <w:szCs w:val="22"/>
                <w:lang w:val="en-US"/>
              </w:rPr>
              <w:t>0.28</w:t>
            </w:r>
          </w:p>
        </w:tc>
        <w:tc>
          <w:tcPr>
            <w:tcW w:w="969" w:type="dxa"/>
            <w:tcBorders>
              <w:left w:val="nil"/>
              <w:bottom w:val="nil"/>
              <w:right w:val="nil"/>
            </w:tcBorders>
            <w:vAlign w:val="center"/>
          </w:tcPr>
          <w:p w14:paraId="5EDA2E37" w14:textId="77777777" w:rsidR="00C37B15" w:rsidRPr="00F825C4" w:rsidRDefault="00264949">
            <w:pPr>
              <w:spacing w:before="30" w:after="30"/>
              <w:ind w:left="-113" w:right="-113" w:firstLine="0"/>
              <w:jc w:val="center"/>
              <w:rPr>
                <w:sz w:val="22"/>
                <w:szCs w:val="22"/>
                <w:lang w:val="en-US"/>
              </w:rPr>
              <w:pPrChange w:id="1081" w:author="Kleber Marques Lisboa" w:date="2023-10-24T09:41:00Z">
                <w:pPr>
                  <w:spacing w:before="30" w:after="30" w:line="240" w:lineRule="auto"/>
                  <w:ind w:left="-113" w:right="-113" w:firstLine="0"/>
                  <w:jc w:val="center"/>
                </w:pPr>
              </w:pPrChange>
            </w:pPr>
            <w:r w:rsidRPr="00F825C4">
              <w:rPr>
                <w:sz w:val="22"/>
                <w:szCs w:val="22"/>
                <w:lang w:val="en-US"/>
              </w:rPr>
              <w:t>0.41</w:t>
            </w:r>
          </w:p>
        </w:tc>
        <w:tc>
          <w:tcPr>
            <w:tcW w:w="969" w:type="dxa"/>
            <w:tcBorders>
              <w:left w:val="nil"/>
              <w:bottom w:val="nil"/>
            </w:tcBorders>
            <w:vAlign w:val="center"/>
          </w:tcPr>
          <w:p w14:paraId="732BE831" w14:textId="77777777" w:rsidR="00C37B15" w:rsidRPr="00F825C4" w:rsidRDefault="0074199B">
            <w:pPr>
              <w:spacing w:before="30" w:after="30"/>
              <w:ind w:left="-113" w:right="-113" w:firstLine="0"/>
              <w:jc w:val="center"/>
              <w:rPr>
                <w:sz w:val="22"/>
                <w:szCs w:val="22"/>
                <w:lang w:val="en-US"/>
              </w:rPr>
              <w:pPrChange w:id="1082" w:author="Kleber Marques Lisboa" w:date="2023-10-24T09:41:00Z">
                <w:pPr>
                  <w:spacing w:before="30" w:after="30" w:line="240" w:lineRule="auto"/>
                  <w:ind w:left="-113" w:right="-113" w:firstLine="0"/>
                  <w:jc w:val="center"/>
                </w:pPr>
              </w:pPrChange>
            </w:pPr>
            <w:r w:rsidRPr="00F825C4">
              <w:rPr>
                <w:sz w:val="22"/>
                <w:szCs w:val="22"/>
                <w:lang w:val="en-US"/>
              </w:rPr>
              <w:t>1.4</w:t>
            </w:r>
          </w:p>
        </w:tc>
        <w:tc>
          <w:tcPr>
            <w:tcW w:w="968" w:type="dxa"/>
            <w:tcBorders>
              <w:left w:val="nil"/>
              <w:bottom w:val="nil"/>
              <w:right w:val="nil"/>
            </w:tcBorders>
            <w:vAlign w:val="center"/>
          </w:tcPr>
          <w:p w14:paraId="7677956F" w14:textId="77777777" w:rsidR="00C37B15" w:rsidRPr="00F825C4" w:rsidRDefault="00264949">
            <w:pPr>
              <w:spacing w:before="30" w:after="30"/>
              <w:ind w:left="-113" w:right="-113" w:firstLine="0"/>
              <w:jc w:val="center"/>
              <w:rPr>
                <w:sz w:val="22"/>
                <w:szCs w:val="22"/>
                <w:lang w:val="en-US"/>
              </w:rPr>
              <w:pPrChange w:id="1083" w:author="Kleber Marques Lisboa" w:date="2023-10-24T09:41:00Z">
                <w:pPr>
                  <w:spacing w:before="30" w:after="30" w:line="240" w:lineRule="auto"/>
                  <w:ind w:left="-113" w:right="-113" w:firstLine="0"/>
                  <w:jc w:val="center"/>
                </w:pPr>
              </w:pPrChange>
            </w:pPr>
            <w:r w:rsidRPr="00F825C4">
              <w:rPr>
                <w:sz w:val="22"/>
                <w:szCs w:val="22"/>
                <w:lang w:val="en-US"/>
              </w:rPr>
              <w:t>2.5</w:t>
            </w:r>
          </w:p>
        </w:tc>
        <w:tc>
          <w:tcPr>
            <w:tcW w:w="969" w:type="dxa"/>
            <w:tcBorders>
              <w:left w:val="nil"/>
              <w:bottom w:val="nil"/>
              <w:right w:val="nil"/>
            </w:tcBorders>
            <w:vAlign w:val="center"/>
          </w:tcPr>
          <w:p w14:paraId="64ACCA6B" w14:textId="77777777" w:rsidR="00C37B15" w:rsidRPr="00F825C4" w:rsidRDefault="00264949">
            <w:pPr>
              <w:spacing w:before="30" w:after="30"/>
              <w:ind w:left="-113" w:right="-113" w:firstLine="0"/>
              <w:jc w:val="center"/>
              <w:rPr>
                <w:sz w:val="22"/>
                <w:szCs w:val="22"/>
                <w:lang w:val="en-US"/>
              </w:rPr>
              <w:pPrChange w:id="1084" w:author="Kleber Marques Lisboa" w:date="2023-10-24T09:41:00Z">
                <w:pPr>
                  <w:spacing w:before="30" w:after="30" w:line="240" w:lineRule="auto"/>
                  <w:ind w:left="-113" w:right="-113" w:firstLine="0"/>
                  <w:jc w:val="center"/>
                </w:pPr>
              </w:pPrChange>
            </w:pPr>
            <w:r w:rsidRPr="00F825C4">
              <w:rPr>
                <w:sz w:val="22"/>
                <w:szCs w:val="22"/>
                <w:lang w:val="en-US"/>
              </w:rPr>
              <w:t>1.7</w:t>
            </w:r>
          </w:p>
        </w:tc>
        <w:tc>
          <w:tcPr>
            <w:tcW w:w="969" w:type="dxa"/>
            <w:tcBorders>
              <w:left w:val="nil"/>
              <w:bottom w:val="nil"/>
            </w:tcBorders>
            <w:vAlign w:val="center"/>
          </w:tcPr>
          <w:p w14:paraId="53DE57E4" w14:textId="77777777" w:rsidR="00C37B15" w:rsidRPr="00F825C4" w:rsidRDefault="0074199B">
            <w:pPr>
              <w:spacing w:before="30" w:after="30"/>
              <w:ind w:left="-113" w:right="-113" w:firstLine="0"/>
              <w:jc w:val="center"/>
              <w:rPr>
                <w:sz w:val="22"/>
                <w:szCs w:val="22"/>
                <w:lang w:val="en-US"/>
              </w:rPr>
              <w:pPrChange w:id="1085" w:author="Kleber Marques Lisboa" w:date="2023-10-24T09:41:00Z">
                <w:pPr>
                  <w:spacing w:before="30" w:after="30" w:line="240" w:lineRule="auto"/>
                  <w:ind w:left="-113" w:right="-113" w:firstLine="0"/>
                  <w:jc w:val="center"/>
                </w:pPr>
              </w:pPrChange>
            </w:pPr>
            <w:r w:rsidRPr="00F825C4">
              <w:rPr>
                <w:sz w:val="22"/>
                <w:szCs w:val="22"/>
                <w:lang w:val="en-US"/>
              </w:rPr>
              <w:t>0.48</w:t>
            </w:r>
          </w:p>
        </w:tc>
      </w:tr>
      <w:tr w:rsidR="00C37B15" w14:paraId="44912BB2" w14:textId="77777777" w:rsidTr="00F825C4">
        <w:trPr>
          <w:trHeight w:val="283"/>
          <w:jc w:val="center"/>
        </w:trPr>
        <w:tc>
          <w:tcPr>
            <w:tcW w:w="1560" w:type="dxa"/>
            <w:tcBorders>
              <w:top w:val="nil"/>
              <w:bottom w:val="nil"/>
              <w:right w:val="single" w:sz="4" w:space="0" w:color="auto"/>
            </w:tcBorders>
            <w:vAlign w:val="center"/>
          </w:tcPr>
          <w:p w14:paraId="6046C1C8" w14:textId="4160CD26" w:rsidR="00C37B15" w:rsidRPr="00CB22C8" w:rsidRDefault="00000000">
            <w:pPr>
              <w:spacing w:before="30" w:after="30"/>
              <w:ind w:left="-113" w:right="-113" w:firstLine="0"/>
              <w:jc w:val="center"/>
              <w:rPr>
                <w:sz w:val="20"/>
                <w:szCs w:val="20"/>
                <w:lang w:val="en-US"/>
              </w:rPr>
              <w:pPrChange w:id="1086" w:author="Kleber Marques Lisboa" w:date="2023-10-24T09:41:00Z">
                <w:pPr>
                  <w:spacing w:before="30" w:after="30" w:line="240" w:lineRule="auto"/>
                  <w:ind w:left="-113" w:right="-113" w:firstLine="0"/>
                  <w:jc w:val="center"/>
                </w:pPr>
              </w:pPrChange>
            </w:pPr>
            <m:oMathPara>
              <m:oMath>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l</m:t>
                    </m:r>
                  </m:sub>
                </m:sSub>
                <m:r>
                  <m:rPr>
                    <m:nor/>
                  </m:rPr>
                  <w:rPr>
                    <w:rFonts w:ascii="Cambria Math" w:hAnsi="Cambria Math"/>
                    <w:sz w:val="20"/>
                    <w:szCs w:val="20"/>
                    <w:lang w:val="en-US"/>
                  </w:rPr>
                  <m:t>=</m:t>
                </m:r>
                <m:r>
                  <w:rPr>
                    <w:rFonts w:ascii="Cambria Math" w:hAnsi="Cambria Math"/>
                    <w:sz w:val="20"/>
                    <w:szCs w:val="20"/>
                    <w:lang w:val="en-US"/>
                  </w:rPr>
                  <m:t xml:space="preserve">30 </m:t>
                </m:r>
                <m:r>
                  <m:rPr>
                    <m:nor/>
                  </m:rPr>
                  <w:rPr>
                    <w:rFonts w:ascii="Cambria Math" w:hAnsi="Cambria Math"/>
                    <w:sz w:val="20"/>
                    <w:szCs w:val="20"/>
                    <w:lang w:val="en-US"/>
                  </w:rPr>
                  <m:t>&lt;</m:t>
                </m:r>
                <m:sSub>
                  <m:sSubPr>
                    <m:ctrlPr>
                      <w:rPr>
                        <w:rFonts w:ascii="Cambria Math" w:hAnsi="Cambria Math"/>
                        <w:i/>
                        <w:sz w:val="20"/>
                        <w:szCs w:val="20"/>
                        <w:lang w:val="en-US"/>
                      </w:rPr>
                    </m:ctrlPr>
                  </m:sSubPr>
                  <m:e>
                    <m:r>
                      <w:rPr>
                        <w:rFonts w:ascii="Cambria Math" w:hAnsi="Cambria Math"/>
                        <w:sz w:val="20"/>
                        <w:szCs w:val="20"/>
                        <w:lang w:val="en-US"/>
                      </w:rPr>
                      <m:t xml:space="preserve"> </m:t>
                    </m:r>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s</m:t>
                    </m:r>
                  </m:sub>
                </m:sSub>
                <m:r>
                  <m:rPr>
                    <m:nor/>
                  </m:rPr>
                  <w:rPr>
                    <w:rFonts w:ascii="Cambria Math" w:hAnsi="Cambria Math"/>
                    <w:sz w:val="20"/>
                    <w:szCs w:val="20"/>
                    <w:lang w:val="en-US"/>
                  </w:rPr>
                  <m:t>=</m:t>
                </m:r>
                <m:r>
                  <w:rPr>
                    <w:rFonts w:ascii="Cambria Math" w:hAnsi="Cambria Math"/>
                    <w:sz w:val="20"/>
                    <w:szCs w:val="20"/>
                    <w:lang w:val="en-US"/>
                  </w:rPr>
                  <m:t>50</m:t>
                </m:r>
              </m:oMath>
            </m:oMathPara>
          </w:p>
        </w:tc>
        <w:tc>
          <w:tcPr>
            <w:tcW w:w="567" w:type="dxa"/>
            <w:tcBorders>
              <w:top w:val="nil"/>
              <w:left w:val="single" w:sz="4" w:space="0" w:color="auto"/>
              <w:bottom w:val="nil"/>
              <w:right w:val="nil"/>
            </w:tcBorders>
            <w:vAlign w:val="center"/>
          </w:tcPr>
          <w:p w14:paraId="1584F711" w14:textId="77777777" w:rsidR="00C37B15" w:rsidRPr="00F825C4" w:rsidRDefault="00920F2D">
            <w:pPr>
              <w:spacing w:before="30" w:after="30"/>
              <w:ind w:left="-113" w:right="-113" w:firstLine="0"/>
              <w:jc w:val="center"/>
              <w:rPr>
                <w:sz w:val="22"/>
                <w:szCs w:val="22"/>
                <w:lang w:val="en-US"/>
              </w:rPr>
              <w:pPrChange w:id="1087" w:author="Kleber Marques Lisboa" w:date="2023-10-24T09:41:00Z">
                <w:pPr>
                  <w:spacing w:before="30" w:after="30" w:line="240" w:lineRule="auto"/>
                  <w:ind w:left="-113" w:right="-113" w:firstLine="0"/>
                  <w:jc w:val="center"/>
                </w:pPr>
              </w:pPrChange>
            </w:pPr>
            <w:r w:rsidRPr="00F825C4">
              <w:rPr>
                <w:sz w:val="22"/>
                <w:szCs w:val="22"/>
                <w:lang w:val="en-US"/>
              </w:rPr>
              <w:t>0.60</w:t>
            </w:r>
          </w:p>
        </w:tc>
        <w:tc>
          <w:tcPr>
            <w:tcW w:w="567" w:type="dxa"/>
            <w:tcBorders>
              <w:top w:val="nil"/>
              <w:left w:val="nil"/>
              <w:bottom w:val="nil"/>
              <w:right w:val="nil"/>
            </w:tcBorders>
            <w:vAlign w:val="center"/>
          </w:tcPr>
          <w:p w14:paraId="2906FFC0" w14:textId="77777777" w:rsidR="00C37B15" w:rsidRPr="00F825C4" w:rsidRDefault="00920F2D">
            <w:pPr>
              <w:spacing w:before="30" w:after="30"/>
              <w:ind w:left="-113" w:right="-113" w:firstLine="0"/>
              <w:jc w:val="center"/>
              <w:rPr>
                <w:sz w:val="22"/>
                <w:szCs w:val="22"/>
                <w:lang w:val="en-US"/>
              </w:rPr>
              <w:pPrChange w:id="1088" w:author="Kleber Marques Lisboa" w:date="2023-10-24T09:41:00Z">
                <w:pPr>
                  <w:spacing w:before="30" w:after="30" w:line="240" w:lineRule="auto"/>
                  <w:ind w:left="-113" w:right="-113" w:firstLine="0"/>
                  <w:jc w:val="center"/>
                </w:pPr>
              </w:pPrChange>
            </w:pPr>
            <w:r w:rsidRPr="00F825C4">
              <w:rPr>
                <w:sz w:val="22"/>
                <w:szCs w:val="22"/>
                <w:lang w:val="en-US"/>
              </w:rPr>
              <w:t>0.88</w:t>
            </w:r>
          </w:p>
        </w:tc>
        <w:tc>
          <w:tcPr>
            <w:tcW w:w="708" w:type="dxa"/>
            <w:tcBorders>
              <w:top w:val="nil"/>
              <w:left w:val="nil"/>
              <w:bottom w:val="nil"/>
              <w:right w:val="nil"/>
            </w:tcBorders>
            <w:vAlign w:val="center"/>
          </w:tcPr>
          <w:p w14:paraId="0C8E218D" w14:textId="77777777" w:rsidR="00C37B15" w:rsidRPr="00F825C4" w:rsidRDefault="00C37B15">
            <w:pPr>
              <w:spacing w:before="30" w:after="30"/>
              <w:ind w:left="-113" w:right="-113" w:firstLine="0"/>
              <w:jc w:val="center"/>
              <w:rPr>
                <w:sz w:val="22"/>
                <w:szCs w:val="22"/>
                <w:lang w:val="en-US"/>
              </w:rPr>
              <w:pPrChange w:id="1089" w:author="Kleber Marques Lisboa" w:date="2023-10-24T09:41:00Z">
                <w:pPr>
                  <w:spacing w:before="30" w:after="30" w:line="240" w:lineRule="auto"/>
                  <w:ind w:left="-113" w:right="-113" w:firstLine="0"/>
                  <w:jc w:val="center"/>
                </w:pPr>
              </w:pPrChange>
            </w:pPr>
            <w:r w:rsidRPr="00F825C4">
              <w:rPr>
                <w:sz w:val="22"/>
                <w:szCs w:val="22"/>
                <w:lang w:val="en-US"/>
              </w:rPr>
              <w:t>DLR</w:t>
            </w:r>
          </w:p>
        </w:tc>
        <w:tc>
          <w:tcPr>
            <w:tcW w:w="567" w:type="dxa"/>
            <w:tcBorders>
              <w:top w:val="nil"/>
              <w:left w:val="nil"/>
              <w:bottom w:val="nil"/>
              <w:right w:val="nil"/>
            </w:tcBorders>
            <w:vAlign w:val="center"/>
          </w:tcPr>
          <w:p w14:paraId="43A9C58F" w14:textId="77777777" w:rsidR="00C37B15" w:rsidRPr="00F825C4" w:rsidRDefault="003E38B6">
            <w:pPr>
              <w:spacing w:before="30" w:after="30"/>
              <w:ind w:left="-113" w:right="-113" w:firstLine="0"/>
              <w:jc w:val="center"/>
              <w:rPr>
                <w:sz w:val="22"/>
                <w:szCs w:val="22"/>
                <w:lang w:val="en-US"/>
              </w:rPr>
              <w:pPrChange w:id="1090" w:author="Kleber Marques Lisboa" w:date="2023-10-24T09:41:00Z">
                <w:pPr>
                  <w:spacing w:before="30" w:after="30" w:line="240" w:lineRule="auto"/>
                  <w:ind w:left="-113" w:right="-113" w:firstLine="0"/>
                  <w:jc w:val="center"/>
                </w:pPr>
              </w:pPrChange>
            </w:pPr>
            <w:r w:rsidRPr="00F825C4">
              <w:rPr>
                <w:sz w:val="22"/>
                <w:szCs w:val="22"/>
                <w:lang w:val="en-US"/>
              </w:rPr>
              <w:t>80.0</w:t>
            </w:r>
            <w:r w:rsidRPr="00F825C4">
              <w:rPr>
                <w:sz w:val="8"/>
                <w:szCs w:val="8"/>
              </w:rPr>
              <w:t xml:space="preserve"> </w:t>
            </w:r>
            <w:r w:rsidR="00F8481F" w:rsidRPr="00F825C4">
              <w:rPr>
                <w:sz w:val="22"/>
                <w:szCs w:val="22"/>
                <w:vertAlign w:val="superscript"/>
              </w:rPr>
              <w:t>a</w:t>
            </w:r>
          </w:p>
        </w:tc>
        <w:tc>
          <w:tcPr>
            <w:tcW w:w="709" w:type="dxa"/>
            <w:tcBorders>
              <w:top w:val="nil"/>
              <w:left w:val="nil"/>
              <w:bottom w:val="nil"/>
              <w:right w:val="nil"/>
            </w:tcBorders>
            <w:vAlign w:val="center"/>
          </w:tcPr>
          <w:p w14:paraId="630CE6A6" w14:textId="77777777" w:rsidR="00C37B15" w:rsidRPr="00F825C4" w:rsidRDefault="00160577">
            <w:pPr>
              <w:spacing w:before="30" w:after="30"/>
              <w:ind w:left="-113" w:right="-113" w:firstLine="0"/>
              <w:jc w:val="center"/>
              <w:rPr>
                <w:sz w:val="22"/>
                <w:szCs w:val="22"/>
                <w:lang w:val="en-US"/>
              </w:rPr>
              <w:pPrChange w:id="1091" w:author="Kleber Marques Lisboa" w:date="2023-10-24T09:41:00Z">
                <w:pPr>
                  <w:spacing w:before="30" w:after="30" w:line="240" w:lineRule="auto"/>
                  <w:ind w:left="-113" w:right="-113" w:firstLine="0"/>
                  <w:jc w:val="center"/>
                </w:pPr>
              </w:pPrChange>
            </w:pPr>
            <w:r w:rsidRPr="00F825C4">
              <w:rPr>
                <w:sz w:val="22"/>
                <w:szCs w:val="22"/>
                <w:lang w:val="en-US"/>
              </w:rPr>
              <w:t>0</w:t>
            </w:r>
            <w:r w:rsidR="003E38B6" w:rsidRPr="00F825C4">
              <w:rPr>
                <w:sz w:val="22"/>
                <w:szCs w:val="22"/>
                <w:lang w:val="en-US"/>
              </w:rPr>
              <w:t>.</w:t>
            </w:r>
            <w:r w:rsidRPr="00F825C4">
              <w:rPr>
                <w:sz w:val="22"/>
                <w:szCs w:val="22"/>
                <w:lang w:val="en-US"/>
              </w:rPr>
              <w:t>98</w:t>
            </w:r>
          </w:p>
        </w:tc>
        <w:tc>
          <w:tcPr>
            <w:tcW w:w="602" w:type="dxa"/>
            <w:tcBorders>
              <w:top w:val="nil"/>
              <w:left w:val="nil"/>
              <w:bottom w:val="nil"/>
              <w:right w:val="nil"/>
            </w:tcBorders>
            <w:vAlign w:val="center"/>
          </w:tcPr>
          <w:p w14:paraId="00F95722" w14:textId="77777777" w:rsidR="00C37B15" w:rsidRPr="00F825C4" w:rsidRDefault="00920F2D">
            <w:pPr>
              <w:spacing w:before="30" w:after="30"/>
              <w:ind w:left="-113" w:right="-113" w:firstLine="0"/>
              <w:jc w:val="center"/>
              <w:rPr>
                <w:sz w:val="22"/>
                <w:szCs w:val="22"/>
                <w:lang w:val="en-US"/>
              </w:rPr>
              <w:pPrChange w:id="1092" w:author="Kleber Marques Lisboa" w:date="2023-10-24T09:41:00Z">
                <w:pPr>
                  <w:spacing w:before="30" w:after="30" w:line="240" w:lineRule="auto"/>
                  <w:ind w:left="-113" w:right="-113" w:firstLine="0"/>
                  <w:jc w:val="center"/>
                </w:pPr>
              </w:pPrChange>
            </w:pPr>
            <w:r w:rsidRPr="00F825C4">
              <w:rPr>
                <w:sz w:val="22"/>
                <w:szCs w:val="22"/>
                <w:lang w:val="en-US"/>
              </w:rPr>
              <w:t>3.7</w:t>
            </w:r>
          </w:p>
        </w:tc>
        <w:tc>
          <w:tcPr>
            <w:tcW w:w="603" w:type="dxa"/>
            <w:tcBorders>
              <w:top w:val="nil"/>
              <w:left w:val="nil"/>
              <w:bottom w:val="nil"/>
              <w:right w:val="nil"/>
            </w:tcBorders>
            <w:vAlign w:val="center"/>
          </w:tcPr>
          <w:p w14:paraId="78906B3F" w14:textId="77777777" w:rsidR="00C37B15" w:rsidRPr="00F825C4" w:rsidRDefault="00920F2D">
            <w:pPr>
              <w:spacing w:before="30" w:after="30"/>
              <w:ind w:left="-113" w:right="-113" w:firstLine="0"/>
              <w:jc w:val="center"/>
              <w:rPr>
                <w:sz w:val="22"/>
                <w:szCs w:val="22"/>
                <w:lang w:val="en-US"/>
              </w:rPr>
              <w:pPrChange w:id="1093" w:author="Kleber Marques Lisboa" w:date="2023-10-24T09:41:00Z">
                <w:pPr>
                  <w:spacing w:before="30" w:after="30" w:line="240" w:lineRule="auto"/>
                  <w:ind w:left="-113" w:right="-113" w:firstLine="0"/>
                  <w:jc w:val="center"/>
                </w:pPr>
              </w:pPrChange>
            </w:pPr>
            <w:r w:rsidRPr="00F825C4">
              <w:rPr>
                <w:sz w:val="22"/>
                <w:szCs w:val="22"/>
                <w:lang w:val="en-US"/>
              </w:rPr>
              <w:t>2.5</w:t>
            </w:r>
          </w:p>
        </w:tc>
        <w:tc>
          <w:tcPr>
            <w:tcW w:w="602" w:type="dxa"/>
            <w:tcBorders>
              <w:top w:val="nil"/>
              <w:left w:val="nil"/>
              <w:bottom w:val="nil"/>
              <w:right w:val="nil"/>
            </w:tcBorders>
            <w:vAlign w:val="center"/>
          </w:tcPr>
          <w:p w14:paraId="576F3D0F" w14:textId="77777777" w:rsidR="00C37B15" w:rsidRPr="00F825C4" w:rsidRDefault="00920F2D">
            <w:pPr>
              <w:spacing w:before="30" w:after="30"/>
              <w:ind w:left="-113" w:right="-113" w:firstLine="0"/>
              <w:jc w:val="center"/>
              <w:rPr>
                <w:sz w:val="22"/>
                <w:szCs w:val="22"/>
                <w:lang w:val="en-US"/>
              </w:rPr>
              <w:pPrChange w:id="1094" w:author="Kleber Marques Lisboa" w:date="2023-10-24T09:41:00Z">
                <w:pPr>
                  <w:spacing w:before="30" w:after="30" w:line="240" w:lineRule="auto"/>
                  <w:ind w:left="-113" w:right="-113" w:firstLine="0"/>
                  <w:jc w:val="center"/>
                </w:pPr>
              </w:pPrChange>
            </w:pPr>
            <w:r w:rsidRPr="00F825C4">
              <w:rPr>
                <w:sz w:val="22"/>
                <w:szCs w:val="22"/>
                <w:lang w:val="en-US"/>
              </w:rPr>
              <w:t>0.62</w:t>
            </w:r>
          </w:p>
        </w:tc>
        <w:tc>
          <w:tcPr>
            <w:tcW w:w="603" w:type="dxa"/>
            <w:tcBorders>
              <w:top w:val="nil"/>
              <w:left w:val="nil"/>
              <w:bottom w:val="nil"/>
              <w:right w:val="single" w:sz="4" w:space="0" w:color="auto"/>
            </w:tcBorders>
            <w:vAlign w:val="center"/>
          </w:tcPr>
          <w:p w14:paraId="6186407D" w14:textId="77777777" w:rsidR="00C37B15" w:rsidRPr="00F825C4" w:rsidRDefault="00920F2D">
            <w:pPr>
              <w:spacing w:before="30" w:after="30"/>
              <w:ind w:left="-113" w:right="-113" w:firstLine="0"/>
              <w:jc w:val="center"/>
              <w:rPr>
                <w:sz w:val="22"/>
                <w:szCs w:val="22"/>
                <w:lang w:val="en-US"/>
              </w:rPr>
              <w:pPrChange w:id="1095" w:author="Kleber Marques Lisboa" w:date="2023-10-24T09:41:00Z">
                <w:pPr>
                  <w:spacing w:before="30" w:after="30" w:line="240" w:lineRule="auto"/>
                  <w:ind w:left="-113" w:right="-113" w:firstLine="0"/>
                  <w:jc w:val="center"/>
                </w:pPr>
              </w:pPrChange>
            </w:pPr>
            <w:r w:rsidRPr="00F825C4">
              <w:rPr>
                <w:sz w:val="22"/>
                <w:szCs w:val="22"/>
                <w:lang w:val="en-US"/>
              </w:rPr>
              <w:t>69</w:t>
            </w:r>
          </w:p>
        </w:tc>
        <w:tc>
          <w:tcPr>
            <w:tcW w:w="968" w:type="dxa"/>
            <w:tcBorders>
              <w:top w:val="nil"/>
              <w:left w:val="single" w:sz="4" w:space="0" w:color="auto"/>
              <w:bottom w:val="nil"/>
              <w:right w:val="nil"/>
            </w:tcBorders>
            <w:vAlign w:val="center"/>
          </w:tcPr>
          <w:p w14:paraId="7664E5A8" w14:textId="77777777" w:rsidR="00C37B15" w:rsidRPr="00F825C4" w:rsidRDefault="00920F2D">
            <w:pPr>
              <w:spacing w:before="30" w:after="30"/>
              <w:ind w:left="-113" w:right="-113" w:firstLine="0"/>
              <w:jc w:val="center"/>
              <w:rPr>
                <w:sz w:val="22"/>
                <w:szCs w:val="22"/>
                <w:lang w:val="en-US"/>
              </w:rPr>
              <w:pPrChange w:id="1096" w:author="Kleber Marques Lisboa" w:date="2023-10-24T09:41:00Z">
                <w:pPr>
                  <w:spacing w:before="30" w:after="30" w:line="240" w:lineRule="auto"/>
                  <w:ind w:left="-113" w:right="-113" w:firstLine="0"/>
                  <w:jc w:val="center"/>
                </w:pPr>
              </w:pPrChange>
            </w:pPr>
            <w:r w:rsidRPr="00F825C4">
              <w:rPr>
                <w:sz w:val="22"/>
                <w:szCs w:val="22"/>
                <w:lang w:val="en-US"/>
              </w:rPr>
              <w:t>0.43</w:t>
            </w:r>
          </w:p>
        </w:tc>
        <w:tc>
          <w:tcPr>
            <w:tcW w:w="969" w:type="dxa"/>
            <w:tcBorders>
              <w:top w:val="nil"/>
              <w:left w:val="nil"/>
              <w:bottom w:val="nil"/>
              <w:right w:val="nil"/>
            </w:tcBorders>
            <w:vAlign w:val="center"/>
          </w:tcPr>
          <w:p w14:paraId="17CB4D9A" w14:textId="77777777" w:rsidR="00C37B15" w:rsidRPr="00F825C4" w:rsidRDefault="00FB17D8">
            <w:pPr>
              <w:spacing w:before="30" w:after="30"/>
              <w:ind w:left="-113" w:right="-113" w:firstLine="0"/>
              <w:jc w:val="center"/>
              <w:rPr>
                <w:sz w:val="22"/>
                <w:szCs w:val="22"/>
                <w:lang w:val="en-US"/>
              </w:rPr>
              <w:pPrChange w:id="1097" w:author="Kleber Marques Lisboa" w:date="2023-10-24T09:41:00Z">
                <w:pPr>
                  <w:spacing w:before="30" w:after="30" w:line="240" w:lineRule="auto"/>
                  <w:ind w:left="-113" w:right="-113" w:firstLine="0"/>
                  <w:jc w:val="center"/>
                </w:pPr>
              </w:pPrChange>
            </w:pPr>
            <w:r w:rsidRPr="00F825C4">
              <w:rPr>
                <w:sz w:val="22"/>
                <w:szCs w:val="22"/>
                <w:lang w:val="en-US"/>
              </w:rPr>
              <w:t>0.90</w:t>
            </w:r>
          </w:p>
        </w:tc>
        <w:tc>
          <w:tcPr>
            <w:tcW w:w="969" w:type="dxa"/>
            <w:tcBorders>
              <w:top w:val="nil"/>
              <w:left w:val="nil"/>
              <w:bottom w:val="nil"/>
            </w:tcBorders>
            <w:vAlign w:val="center"/>
          </w:tcPr>
          <w:p w14:paraId="6D6CD240" w14:textId="77777777" w:rsidR="00C37B15" w:rsidRPr="00F825C4" w:rsidRDefault="003E38B6">
            <w:pPr>
              <w:spacing w:before="30" w:after="30"/>
              <w:ind w:left="-113" w:right="-113" w:firstLine="0"/>
              <w:jc w:val="center"/>
              <w:rPr>
                <w:sz w:val="22"/>
                <w:szCs w:val="22"/>
                <w:lang w:val="en-US"/>
              </w:rPr>
              <w:pPrChange w:id="1098" w:author="Kleber Marques Lisboa" w:date="2023-10-24T09:41:00Z">
                <w:pPr>
                  <w:spacing w:before="30" w:after="30" w:line="240" w:lineRule="auto"/>
                  <w:ind w:left="-113" w:right="-113" w:firstLine="0"/>
                  <w:jc w:val="center"/>
                </w:pPr>
              </w:pPrChange>
            </w:pPr>
            <w:r w:rsidRPr="00F825C4">
              <w:rPr>
                <w:sz w:val="22"/>
                <w:szCs w:val="22"/>
                <w:lang w:val="en-US"/>
              </w:rPr>
              <w:t>2.4</w:t>
            </w:r>
          </w:p>
        </w:tc>
        <w:tc>
          <w:tcPr>
            <w:tcW w:w="968" w:type="dxa"/>
            <w:tcBorders>
              <w:top w:val="nil"/>
              <w:left w:val="nil"/>
              <w:bottom w:val="nil"/>
              <w:right w:val="nil"/>
            </w:tcBorders>
            <w:vAlign w:val="center"/>
          </w:tcPr>
          <w:p w14:paraId="02CAE221" w14:textId="77777777" w:rsidR="00C37B15" w:rsidRPr="00F825C4" w:rsidRDefault="00920F2D">
            <w:pPr>
              <w:spacing w:before="30" w:after="30"/>
              <w:ind w:left="-113" w:right="-113" w:firstLine="0"/>
              <w:jc w:val="center"/>
              <w:rPr>
                <w:sz w:val="22"/>
                <w:szCs w:val="22"/>
                <w:lang w:val="en-US"/>
              </w:rPr>
              <w:pPrChange w:id="1099" w:author="Kleber Marques Lisboa" w:date="2023-10-24T09:41:00Z">
                <w:pPr>
                  <w:spacing w:before="30" w:after="30" w:line="240" w:lineRule="auto"/>
                  <w:ind w:left="-113" w:right="-113" w:firstLine="0"/>
                  <w:jc w:val="center"/>
                </w:pPr>
              </w:pPrChange>
            </w:pPr>
            <w:r w:rsidRPr="00F825C4">
              <w:rPr>
                <w:sz w:val="22"/>
                <w:szCs w:val="22"/>
                <w:lang w:val="en-US"/>
              </w:rPr>
              <w:t>1.6</w:t>
            </w:r>
          </w:p>
        </w:tc>
        <w:tc>
          <w:tcPr>
            <w:tcW w:w="969" w:type="dxa"/>
            <w:tcBorders>
              <w:top w:val="nil"/>
              <w:left w:val="nil"/>
              <w:bottom w:val="nil"/>
              <w:right w:val="nil"/>
            </w:tcBorders>
            <w:vAlign w:val="center"/>
          </w:tcPr>
          <w:p w14:paraId="3C51CFA6" w14:textId="77777777" w:rsidR="00C37B15" w:rsidRPr="00F825C4" w:rsidRDefault="00FB17D8">
            <w:pPr>
              <w:spacing w:before="30" w:after="30"/>
              <w:ind w:left="-113" w:right="-113" w:firstLine="0"/>
              <w:jc w:val="center"/>
              <w:rPr>
                <w:sz w:val="22"/>
                <w:szCs w:val="22"/>
                <w:lang w:val="en-US"/>
              </w:rPr>
              <w:pPrChange w:id="1100" w:author="Kleber Marques Lisboa" w:date="2023-10-24T09:41:00Z">
                <w:pPr>
                  <w:spacing w:before="30" w:after="30" w:line="240" w:lineRule="auto"/>
                  <w:ind w:left="-113" w:right="-113" w:firstLine="0"/>
                  <w:jc w:val="center"/>
                </w:pPr>
              </w:pPrChange>
            </w:pPr>
            <w:r w:rsidRPr="00F825C4">
              <w:rPr>
                <w:sz w:val="22"/>
                <w:szCs w:val="22"/>
                <w:lang w:val="en-US"/>
              </w:rPr>
              <w:t>0.78</w:t>
            </w:r>
          </w:p>
        </w:tc>
        <w:tc>
          <w:tcPr>
            <w:tcW w:w="969" w:type="dxa"/>
            <w:tcBorders>
              <w:top w:val="nil"/>
              <w:left w:val="nil"/>
              <w:bottom w:val="nil"/>
            </w:tcBorders>
            <w:vAlign w:val="center"/>
          </w:tcPr>
          <w:p w14:paraId="2997EDF9" w14:textId="77777777" w:rsidR="00C37B15" w:rsidRPr="00F825C4" w:rsidRDefault="003E38B6">
            <w:pPr>
              <w:spacing w:before="30" w:after="30"/>
              <w:ind w:left="-113" w:right="-113" w:firstLine="0"/>
              <w:jc w:val="center"/>
              <w:rPr>
                <w:sz w:val="22"/>
                <w:szCs w:val="22"/>
                <w:lang w:val="en-US"/>
              </w:rPr>
              <w:pPrChange w:id="1101" w:author="Kleber Marques Lisboa" w:date="2023-10-24T09:41:00Z">
                <w:pPr>
                  <w:spacing w:before="30" w:after="30" w:line="240" w:lineRule="auto"/>
                  <w:ind w:left="-113" w:right="-113" w:firstLine="0"/>
                  <w:jc w:val="center"/>
                </w:pPr>
              </w:pPrChange>
            </w:pPr>
            <w:r w:rsidRPr="00F825C4">
              <w:rPr>
                <w:sz w:val="22"/>
                <w:szCs w:val="22"/>
                <w:lang w:val="en-US"/>
              </w:rPr>
              <w:t>0.29</w:t>
            </w:r>
          </w:p>
        </w:tc>
      </w:tr>
      <w:tr w:rsidR="0002305B" w14:paraId="3882FEF3" w14:textId="77777777" w:rsidTr="00F825C4">
        <w:trPr>
          <w:trHeight w:val="283"/>
          <w:jc w:val="center"/>
        </w:trPr>
        <w:tc>
          <w:tcPr>
            <w:tcW w:w="1560" w:type="dxa"/>
            <w:tcBorders>
              <w:top w:val="nil"/>
              <w:bottom w:val="nil"/>
              <w:right w:val="single" w:sz="4" w:space="0" w:color="auto"/>
            </w:tcBorders>
            <w:vAlign w:val="center"/>
          </w:tcPr>
          <w:p w14:paraId="10461506" w14:textId="614FDCB9" w:rsidR="0002305B" w:rsidRPr="00CB22C8" w:rsidRDefault="00000000">
            <w:pPr>
              <w:spacing w:before="30" w:after="30"/>
              <w:ind w:left="-113" w:right="-113" w:firstLine="0"/>
              <w:jc w:val="center"/>
              <w:rPr>
                <w:sz w:val="20"/>
                <w:szCs w:val="20"/>
                <w:lang w:val="en-US"/>
              </w:rPr>
              <w:pPrChange w:id="1102" w:author="Kleber Marques Lisboa" w:date="2023-10-24T09:41:00Z">
                <w:pPr>
                  <w:spacing w:before="30" w:after="30" w:line="240" w:lineRule="auto"/>
                  <w:ind w:left="-113" w:right="-113" w:firstLine="0"/>
                  <w:jc w:val="center"/>
                </w:pPr>
              </w:pPrChange>
            </w:pPr>
            <m:oMathPara>
              <m:oMath>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l</m:t>
                    </m:r>
                  </m:sub>
                </m:sSub>
                <m:r>
                  <m:rPr>
                    <m:nor/>
                  </m:rPr>
                  <w:rPr>
                    <w:rFonts w:ascii="Cambria Math" w:hAnsi="Cambria Math"/>
                    <w:sz w:val="20"/>
                    <w:szCs w:val="20"/>
                    <w:lang w:val="en-US"/>
                  </w:rPr>
                  <m:t>=</m:t>
                </m:r>
                <m:r>
                  <w:rPr>
                    <w:rFonts w:ascii="Cambria Math" w:hAnsi="Cambria Math"/>
                    <w:sz w:val="20"/>
                    <w:szCs w:val="20"/>
                    <w:lang w:val="en-US"/>
                  </w:rPr>
                  <m:t xml:space="preserve">50 </m:t>
                </m:r>
                <m:r>
                  <m:rPr>
                    <m:nor/>
                  </m:rPr>
                  <w:rPr>
                    <w:rFonts w:ascii="Cambria Math" w:hAnsi="Cambria Math"/>
                    <w:sz w:val="20"/>
                    <w:szCs w:val="20"/>
                    <w:lang w:val="en-US"/>
                  </w:rPr>
                  <m:t xml:space="preserve">&lt; </m:t>
                </m:r>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s</m:t>
                    </m:r>
                  </m:sub>
                </m:sSub>
                <m:r>
                  <m:rPr>
                    <m:nor/>
                  </m:rPr>
                  <w:rPr>
                    <w:rFonts w:ascii="Cambria Math" w:hAnsi="Cambria Math"/>
                    <w:sz w:val="20"/>
                    <w:szCs w:val="20"/>
                    <w:lang w:val="en-US"/>
                  </w:rPr>
                  <m:t>=8</m:t>
                </m:r>
                <m:r>
                  <w:rPr>
                    <w:rFonts w:ascii="Cambria Math" w:hAnsi="Cambria Math"/>
                    <w:sz w:val="20"/>
                    <w:szCs w:val="20"/>
                    <w:lang w:val="en-US"/>
                  </w:rPr>
                  <m:t>0</m:t>
                </m:r>
              </m:oMath>
            </m:oMathPara>
          </w:p>
        </w:tc>
        <w:tc>
          <w:tcPr>
            <w:tcW w:w="567" w:type="dxa"/>
            <w:tcBorders>
              <w:top w:val="nil"/>
              <w:left w:val="single" w:sz="4" w:space="0" w:color="auto"/>
              <w:bottom w:val="nil"/>
              <w:right w:val="nil"/>
            </w:tcBorders>
            <w:vAlign w:val="center"/>
          </w:tcPr>
          <w:p w14:paraId="6BA133FC" w14:textId="77777777" w:rsidR="0002305B" w:rsidRPr="00F825C4" w:rsidRDefault="0002305B">
            <w:pPr>
              <w:spacing w:before="30" w:after="30"/>
              <w:ind w:left="-113" w:right="-113" w:firstLine="0"/>
              <w:jc w:val="center"/>
              <w:rPr>
                <w:sz w:val="22"/>
                <w:szCs w:val="22"/>
                <w:lang w:val="en-US"/>
              </w:rPr>
              <w:pPrChange w:id="1103" w:author="Kleber Marques Lisboa" w:date="2023-10-24T09:41:00Z">
                <w:pPr>
                  <w:spacing w:before="30" w:after="30" w:line="240" w:lineRule="auto"/>
                  <w:ind w:left="-113" w:right="-113" w:firstLine="0"/>
                  <w:jc w:val="center"/>
                </w:pPr>
              </w:pPrChange>
            </w:pPr>
            <w:r w:rsidRPr="00F825C4">
              <w:rPr>
                <w:sz w:val="22"/>
                <w:szCs w:val="22"/>
                <w:lang w:val="en-US"/>
              </w:rPr>
              <w:t>0.63</w:t>
            </w:r>
          </w:p>
        </w:tc>
        <w:tc>
          <w:tcPr>
            <w:tcW w:w="567" w:type="dxa"/>
            <w:tcBorders>
              <w:top w:val="nil"/>
              <w:left w:val="nil"/>
              <w:bottom w:val="nil"/>
              <w:right w:val="nil"/>
            </w:tcBorders>
            <w:vAlign w:val="center"/>
          </w:tcPr>
          <w:p w14:paraId="22543C37" w14:textId="77777777" w:rsidR="0002305B" w:rsidRPr="00F825C4" w:rsidRDefault="0002305B">
            <w:pPr>
              <w:spacing w:before="30" w:after="30"/>
              <w:ind w:left="-113" w:right="-113" w:firstLine="0"/>
              <w:jc w:val="center"/>
              <w:rPr>
                <w:sz w:val="22"/>
                <w:szCs w:val="22"/>
                <w:lang w:val="en-US"/>
              </w:rPr>
              <w:pPrChange w:id="1104" w:author="Kleber Marques Lisboa" w:date="2023-10-24T09:41:00Z">
                <w:pPr>
                  <w:spacing w:before="30" w:after="30" w:line="240" w:lineRule="auto"/>
                  <w:ind w:left="-113" w:right="-113" w:firstLine="0"/>
                  <w:jc w:val="center"/>
                </w:pPr>
              </w:pPrChange>
            </w:pPr>
            <w:r w:rsidRPr="00F825C4">
              <w:rPr>
                <w:sz w:val="22"/>
                <w:szCs w:val="22"/>
                <w:lang w:val="en-US"/>
              </w:rPr>
              <w:t>0.88</w:t>
            </w:r>
          </w:p>
        </w:tc>
        <w:tc>
          <w:tcPr>
            <w:tcW w:w="708" w:type="dxa"/>
            <w:tcBorders>
              <w:top w:val="nil"/>
              <w:left w:val="nil"/>
              <w:bottom w:val="nil"/>
              <w:right w:val="nil"/>
            </w:tcBorders>
            <w:vAlign w:val="center"/>
          </w:tcPr>
          <w:p w14:paraId="1496D297" w14:textId="77777777" w:rsidR="0002305B" w:rsidRPr="00F825C4" w:rsidRDefault="0002305B">
            <w:pPr>
              <w:spacing w:before="30" w:after="30"/>
              <w:ind w:left="-113" w:right="-113" w:firstLine="0"/>
              <w:jc w:val="center"/>
              <w:rPr>
                <w:sz w:val="22"/>
                <w:szCs w:val="22"/>
                <w:lang w:val="en-US"/>
              </w:rPr>
              <w:pPrChange w:id="1105" w:author="Kleber Marques Lisboa" w:date="2023-10-24T09:41:00Z">
                <w:pPr>
                  <w:spacing w:before="30" w:after="30" w:line="240" w:lineRule="auto"/>
                  <w:ind w:left="-113" w:right="-113" w:firstLine="0"/>
                  <w:jc w:val="center"/>
                </w:pPr>
              </w:pPrChange>
            </w:pPr>
            <w:r w:rsidRPr="00F825C4">
              <w:rPr>
                <w:sz w:val="22"/>
                <w:szCs w:val="22"/>
                <w:lang w:val="en-US"/>
              </w:rPr>
              <w:t>DLR</w:t>
            </w:r>
          </w:p>
        </w:tc>
        <w:tc>
          <w:tcPr>
            <w:tcW w:w="567" w:type="dxa"/>
            <w:tcBorders>
              <w:top w:val="nil"/>
              <w:left w:val="nil"/>
              <w:bottom w:val="nil"/>
              <w:right w:val="nil"/>
            </w:tcBorders>
            <w:vAlign w:val="center"/>
          </w:tcPr>
          <w:p w14:paraId="79199EB4" w14:textId="77777777" w:rsidR="0002305B" w:rsidRPr="00F825C4" w:rsidRDefault="0002305B">
            <w:pPr>
              <w:spacing w:before="30" w:after="30"/>
              <w:ind w:left="-113" w:right="-113" w:firstLine="0"/>
              <w:jc w:val="center"/>
              <w:rPr>
                <w:sz w:val="22"/>
                <w:szCs w:val="22"/>
                <w:lang w:val="en-US"/>
              </w:rPr>
              <w:pPrChange w:id="1106" w:author="Kleber Marques Lisboa" w:date="2023-10-24T09:41:00Z">
                <w:pPr>
                  <w:spacing w:before="30" w:after="30" w:line="240" w:lineRule="auto"/>
                  <w:ind w:left="-113" w:right="-113" w:firstLine="0"/>
                  <w:jc w:val="center"/>
                </w:pPr>
              </w:pPrChange>
            </w:pPr>
            <w:r w:rsidRPr="00F825C4">
              <w:rPr>
                <w:b/>
                <w:bCs/>
                <w:sz w:val="22"/>
                <w:szCs w:val="22"/>
                <w:lang w:val="en-US"/>
              </w:rPr>
              <w:t>---</w:t>
            </w:r>
          </w:p>
        </w:tc>
        <w:tc>
          <w:tcPr>
            <w:tcW w:w="709" w:type="dxa"/>
            <w:tcBorders>
              <w:top w:val="nil"/>
              <w:left w:val="nil"/>
              <w:bottom w:val="nil"/>
              <w:right w:val="nil"/>
            </w:tcBorders>
            <w:vAlign w:val="center"/>
          </w:tcPr>
          <w:p w14:paraId="66EA53E7" w14:textId="77777777" w:rsidR="0002305B" w:rsidRPr="00F825C4" w:rsidRDefault="0002305B">
            <w:pPr>
              <w:spacing w:before="30" w:after="30"/>
              <w:ind w:left="-113" w:right="-113" w:firstLine="0"/>
              <w:jc w:val="center"/>
              <w:rPr>
                <w:sz w:val="22"/>
                <w:szCs w:val="22"/>
                <w:lang w:val="en-US"/>
              </w:rPr>
              <w:pPrChange w:id="1107" w:author="Kleber Marques Lisboa" w:date="2023-10-24T09:41:00Z">
                <w:pPr>
                  <w:spacing w:before="30" w:after="30" w:line="240" w:lineRule="auto"/>
                  <w:ind w:left="-113" w:right="-113" w:firstLine="0"/>
                  <w:jc w:val="center"/>
                </w:pPr>
              </w:pPrChange>
            </w:pPr>
            <w:r w:rsidRPr="00F825C4">
              <w:rPr>
                <w:b/>
                <w:bCs/>
                <w:sz w:val="22"/>
                <w:szCs w:val="22"/>
                <w:lang w:val="en-US"/>
              </w:rPr>
              <w:t>---</w:t>
            </w:r>
          </w:p>
        </w:tc>
        <w:tc>
          <w:tcPr>
            <w:tcW w:w="602" w:type="dxa"/>
            <w:tcBorders>
              <w:top w:val="nil"/>
              <w:left w:val="nil"/>
              <w:bottom w:val="nil"/>
              <w:right w:val="nil"/>
            </w:tcBorders>
            <w:vAlign w:val="center"/>
          </w:tcPr>
          <w:p w14:paraId="46A1B024" w14:textId="77777777" w:rsidR="0002305B" w:rsidRPr="00F825C4" w:rsidRDefault="0002305B">
            <w:pPr>
              <w:spacing w:before="30" w:after="30"/>
              <w:ind w:left="-113" w:right="-113" w:firstLine="0"/>
              <w:jc w:val="center"/>
              <w:rPr>
                <w:sz w:val="22"/>
                <w:szCs w:val="22"/>
                <w:lang w:val="en-US"/>
              </w:rPr>
              <w:pPrChange w:id="1108" w:author="Kleber Marques Lisboa" w:date="2023-10-24T09:41:00Z">
                <w:pPr>
                  <w:spacing w:before="30" w:after="30" w:line="240" w:lineRule="auto"/>
                  <w:ind w:left="-113" w:right="-113" w:firstLine="0"/>
                  <w:jc w:val="center"/>
                </w:pPr>
              </w:pPrChange>
            </w:pPr>
            <w:r w:rsidRPr="00F825C4">
              <w:rPr>
                <w:sz w:val="22"/>
                <w:szCs w:val="22"/>
                <w:lang w:val="en-US"/>
              </w:rPr>
              <w:t>4.0</w:t>
            </w:r>
          </w:p>
        </w:tc>
        <w:tc>
          <w:tcPr>
            <w:tcW w:w="603" w:type="dxa"/>
            <w:tcBorders>
              <w:top w:val="nil"/>
              <w:left w:val="nil"/>
              <w:bottom w:val="nil"/>
              <w:right w:val="nil"/>
            </w:tcBorders>
            <w:vAlign w:val="center"/>
          </w:tcPr>
          <w:p w14:paraId="43EF2C25" w14:textId="77777777" w:rsidR="0002305B" w:rsidRPr="00F825C4" w:rsidRDefault="0002305B">
            <w:pPr>
              <w:spacing w:before="30" w:after="30"/>
              <w:ind w:left="-113" w:right="-113" w:firstLine="0"/>
              <w:jc w:val="center"/>
              <w:rPr>
                <w:sz w:val="22"/>
                <w:szCs w:val="22"/>
                <w:lang w:val="en-US"/>
              </w:rPr>
              <w:pPrChange w:id="1109" w:author="Kleber Marques Lisboa" w:date="2023-10-24T09:41:00Z">
                <w:pPr>
                  <w:spacing w:before="30" w:after="30" w:line="240" w:lineRule="auto"/>
                  <w:ind w:left="-113" w:right="-113" w:firstLine="0"/>
                  <w:jc w:val="center"/>
                </w:pPr>
              </w:pPrChange>
            </w:pPr>
            <w:r w:rsidRPr="00F825C4">
              <w:rPr>
                <w:sz w:val="22"/>
                <w:szCs w:val="22"/>
                <w:lang w:val="en-US"/>
              </w:rPr>
              <w:t>4.2</w:t>
            </w:r>
          </w:p>
        </w:tc>
        <w:tc>
          <w:tcPr>
            <w:tcW w:w="602" w:type="dxa"/>
            <w:tcBorders>
              <w:top w:val="nil"/>
              <w:left w:val="nil"/>
              <w:bottom w:val="nil"/>
              <w:right w:val="nil"/>
            </w:tcBorders>
            <w:vAlign w:val="center"/>
          </w:tcPr>
          <w:p w14:paraId="497D63D4" w14:textId="77777777" w:rsidR="0002305B" w:rsidRPr="00F825C4" w:rsidRDefault="0002305B">
            <w:pPr>
              <w:spacing w:before="30" w:after="30"/>
              <w:ind w:left="-113" w:right="-113" w:firstLine="0"/>
              <w:jc w:val="center"/>
              <w:rPr>
                <w:sz w:val="22"/>
                <w:szCs w:val="22"/>
                <w:lang w:val="en-US"/>
              </w:rPr>
              <w:pPrChange w:id="1110" w:author="Kleber Marques Lisboa" w:date="2023-10-24T09:41:00Z">
                <w:pPr>
                  <w:spacing w:before="30" w:after="30" w:line="240" w:lineRule="auto"/>
                  <w:ind w:left="-113" w:right="-113" w:firstLine="0"/>
                  <w:jc w:val="center"/>
                </w:pPr>
              </w:pPrChange>
            </w:pPr>
            <w:r w:rsidRPr="00F825C4">
              <w:rPr>
                <w:sz w:val="22"/>
                <w:szCs w:val="22"/>
                <w:lang w:val="en-US"/>
              </w:rPr>
              <w:t>0.50</w:t>
            </w:r>
          </w:p>
        </w:tc>
        <w:tc>
          <w:tcPr>
            <w:tcW w:w="603" w:type="dxa"/>
            <w:tcBorders>
              <w:top w:val="nil"/>
              <w:left w:val="nil"/>
              <w:bottom w:val="nil"/>
              <w:right w:val="single" w:sz="4" w:space="0" w:color="auto"/>
            </w:tcBorders>
            <w:vAlign w:val="center"/>
          </w:tcPr>
          <w:p w14:paraId="6A6B946E" w14:textId="77777777" w:rsidR="0002305B" w:rsidRPr="00F825C4" w:rsidRDefault="0002305B">
            <w:pPr>
              <w:spacing w:before="30" w:after="30"/>
              <w:ind w:left="-113" w:right="-113" w:firstLine="0"/>
              <w:jc w:val="center"/>
              <w:rPr>
                <w:sz w:val="22"/>
                <w:szCs w:val="22"/>
                <w:lang w:val="en-US"/>
              </w:rPr>
              <w:pPrChange w:id="1111" w:author="Kleber Marques Lisboa" w:date="2023-10-24T09:41:00Z">
                <w:pPr>
                  <w:spacing w:before="30" w:after="30" w:line="240" w:lineRule="auto"/>
                  <w:ind w:left="-113" w:right="-113" w:firstLine="0"/>
                  <w:jc w:val="center"/>
                </w:pPr>
              </w:pPrChange>
            </w:pPr>
            <w:r w:rsidRPr="00F825C4">
              <w:rPr>
                <w:sz w:val="22"/>
                <w:szCs w:val="22"/>
                <w:lang w:val="en-US"/>
              </w:rPr>
              <w:t>71</w:t>
            </w:r>
          </w:p>
        </w:tc>
        <w:tc>
          <w:tcPr>
            <w:tcW w:w="968" w:type="dxa"/>
            <w:tcBorders>
              <w:top w:val="nil"/>
              <w:left w:val="single" w:sz="4" w:space="0" w:color="auto"/>
              <w:bottom w:val="nil"/>
              <w:right w:val="nil"/>
            </w:tcBorders>
            <w:vAlign w:val="center"/>
          </w:tcPr>
          <w:p w14:paraId="3C2A26B0" w14:textId="77777777" w:rsidR="0002305B" w:rsidRPr="00F825C4" w:rsidRDefault="0002305B">
            <w:pPr>
              <w:spacing w:before="30" w:after="30"/>
              <w:ind w:left="-113" w:right="-113" w:firstLine="0"/>
              <w:jc w:val="center"/>
              <w:rPr>
                <w:sz w:val="22"/>
                <w:szCs w:val="22"/>
                <w:lang w:val="en-US"/>
              </w:rPr>
              <w:pPrChange w:id="1112" w:author="Kleber Marques Lisboa" w:date="2023-10-24T09:41:00Z">
                <w:pPr>
                  <w:spacing w:before="30" w:after="30" w:line="240" w:lineRule="auto"/>
                  <w:ind w:left="-113" w:right="-113" w:firstLine="0"/>
                  <w:jc w:val="center"/>
                </w:pPr>
              </w:pPrChange>
            </w:pPr>
            <w:r w:rsidRPr="00F825C4">
              <w:rPr>
                <w:sz w:val="22"/>
                <w:szCs w:val="22"/>
                <w:lang w:val="en-US"/>
              </w:rPr>
              <w:t>0.45</w:t>
            </w:r>
          </w:p>
        </w:tc>
        <w:tc>
          <w:tcPr>
            <w:tcW w:w="969" w:type="dxa"/>
            <w:tcBorders>
              <w:top w:val="nil"/>
              <w:left w:val="nil"/>
              <w:bottom w:val="nil"/>
              <w:right w:val="nil"/>
            </w:tcBorders>
            <w:vAlign w:val="center"/>
          </w:tcPr>
          <w:p w14:paraId="381B08E7" w14:textId="77777777" w:rsidR="0002305B" w:rsidRPr="00F825C4" w:rsidRDefault="0002305B">
            <w:pPr>
              <w:spacing w:before="30" w:after="30"/>
              <w:ind w:left="-113" w:right="-113" w:firstLine="0"/>
              <w:jc w:val="center"/>
              <w:rPr>
                <w:sz w:val="22"/>
                <w:szCs w:val="22"/>
                <w:lang w:val="en-US"/>
              </w:rPr>
              <w:pPrChange w:id="1113" w:author="Kleber Marques Lisboa" w:date="2023-10-24T09:41:00Z">
                <w:pPr>
                  <w:spacing w:before="30" w:after="30" w:line="240" w:lineRule="auto"/>
                  <w:ind w:left="-113" w:right="-113" w:firstLine="0"/>
                  <w:jc w:val="center"/>
                </w:pPr>
              </w:pPrChange>
            </w:pPr>
            <w:r w:rsidRPr="00F825C4">
              <w:rPr>
                <w:sz w:val="22"/>
                <w:szCs w:val="22"/>
                <w:lang w:val="en-US"/>
              </w:rPr>
              <w:t>0.97</w:t>
            </w:r>
          </w:p>
        </w:tc>
        <w:tc>
          <w:tcPr>
            <w:tcW w:w="969" w:type="dxa"/>
            <w:tcBorders>
              <w:top w:val="nil"/>
              <w:left w:val="nil"/>
              <w:bottom w:val="nil"/>
            </w:tcBorders>
            <w:vAlign w:val="center"/>
          </w:tcPr>
          <w:p w14:paraId="00314D07" w14:textId="77777777" w:rsidR="0002305B" w:rsidRPr="00F825C4" w:rsidRDefault="0002305B">
            <w:pPr>
              <w:spacing w:before="30" w:after="30"/>
              <w:ind w:left="-113" w:right="-113" w:firstLine="0"/>
              <w:jc w:val="center"/>
              <w:rPr>
                <w:sz w:val="22"/>
                <w:szCs w:val="22"/>
                <w:lang w:val="en-US"/>
              </w:rPr>
              <w:pPrChange w:id="1114" w:author="Kleber Marques Lisboa" w:date="2023-10-24T09:41:00Z">
                <w:pPr>
                  <w:spacing w:before="30" w:after="30" w:line="240" w:lineRule="auto"/>
                  <w:ind w:left="-113" w:right="-113" w:firstLine="0"/>
                  <w:jc w:val="center"/>
                </w:pPr>
              </w:pPrChange>
            </w:pPr>
            <w:r w:rsidRPr="00F825C4">
              <w:rPr>
                <w:sz w:val="22"/>
                <w:szCs w:val="22"/>
                <w:lang w:val="en-US"/>
              </w:rPr>
              <w:t>2.5</w:t>
            </w:r>
          </w:p>
        </w:tc>
        <w:tc>
          <w:tcPr>
            <w:tcW w:w="968" w:type="dxa"/>
            <w:tcBorders>
              <w:top w:val="nil"/>
              <w:left w:val="nil"/>
              <w:bottom w:val="nil"/>
              <w:right w:val="nil"/>
            </w:tcBorders>
            <w:vAlign w:val="center"/>
          </w:tcPr>
          <w:p w14:paraId="7E64C77A" w14:textId="77777777" w:rsidR="0002305B" w:rsidRPr="00F825C4" w:rsidRDefault="0002305B">
            <w:pPr>
              <w:spacing w:before="30" w:after="30"/>
              <w:ind w:left="-113" w:right="-113" w:firstLine="0"/>
              <w:jc w:val="center"/>
              <w:rPr>
                <w:sz w:val="22"/>
                <w:szCs w:val="22"/>
                <w:lang w:val="en-US"/>
              </w:rPr>
              <w:pPrChange w:id="1115" w:author="Kleber Marques Lisboa" w:date="2023-10-24T09:41:00Z">
                <w:pPr>
                  <w:spacing w:before="30" w:after="30" w:line="240" w:lineRule="auto"/>
                  <w:ind w:left="-113" w:right="-113" w:firstLine="0"/>
                  <w:jc w:val="center"/>
                </w:pPr>
              </w:pPrChange>
            </w:pPr>
            <w:r w:rsidRPr="00F825C4">
              <w:rPr>
                <w:sz w:val="22"/>
                <w:szCs w:val="22"/>
                <w:lang w:val="en-US"/>
              </w:rPr>
              <w:t>1.6</w:t>
            </w:r>
          </w:p>
        </w:tc>
        <w:tc>
          <w:tcPr>
            <w:tcW w:w="969" w:type="dxa"/>
            <w:tcBorders>
              <w:top w:val="nil"/>
              <w:left w:val="nil"/>
              <w:bottom w:val="nil"/>
              <w:right w:val="nil"/>
            </w:tcBorders>
            <w:vAlign w:val="center"/>
          </w:tcPr>
          <w:p w14:paraId="7B458D87" w14:textId="77777777" w:rsidR="0002305B" w:rsidRPr="00F825C4" w:rsidRDefault="0002305B">
            <w:pPr>
              <w:spacing w:before="30" w:after="30"/>
              <w:ind w:left="-113" w:right="-113" w:firstLine="0"/>
              <w:jc w:val="center"/>
              <w:rPr>
                <w:sz w:val="22"/>
                <w:szCs w:val="22"/>
                <w:lang w:val="en-US"/>
              </w:rPr>
              <w:pPrChange w:id="1116" w:author="Kleber Marques Lisboa" w:date="2023-10-24T09:41:00Z">
                <w:pPr>
                  <w:spacing w:before="30" w:after="30" w:line="240" w:lineRule="auto"/>
                  <w:ind w:left="-113" w:right="-113" w:firstLine="0"/>
                  <w:jc w:val="center"/>
                </w:pPr>
              </w:pPrChange>
            </w:pPr>
            <w:r w:rsidRPr="00F825C4">
              <w:rPr>
                <w:sz w:val="22"/>
                <w:szCs w:val="22"/>
                <w:lang w:val="en-US"/>
              </w:rPr>
              <w:t>0.72</w:t>
            </w:r>
          </w:p>
        </w:tc>
        <w:tc>
          <w:tcPr>
            <w:tcW w:w="969" w:type="dxa"/>
            <w:tcBorders>
              <w:top w:val="nil"/>
              <w:left w:val="nil"/>
              <w:bottom w:val="nil"/>
            </w:tcBorders>
            <w:vAlign w:val="center"/>
          </w:tcPr>
          <w:p w14:paraId="36536629" w14:textId="77777777" w:rsidR="0002305B" w:rsidRPr="00F825C4" w:rsidRDefault="0002305B">
            <w:pPr>
              <w:spacing w:before="30" w:after="30"/>
              <w:ind w:left="-113" w:right="-113" w:firstLine="0"/>
              <w:jc w:val="center"/>
              <w:rPr>
                <w:sz w:val="22"/>
                <w:szCs w:val="22"/>
                <w:lang w:val="en-US"/>
              </w:rPr>
              <w:pPrChange w:id="1117" w:author="Kleber Marques Lisboa" w:date="2023-10-24T09:41:00Z">
                <w:pPr>
                  <w:spacing w:before="30" w:after="30" w:line="240" w:lineRule="auto"/>
                  <w:ind w:left="-113" w:right="-113" w:firstLine="0"/>
                  <w:jc w:val="center"/>
                </w:pPr>
              </w:pPrChange>
            </w:pPr>
            <w:r w:rsidRPr="00F825C4">
              <w:rPr>
                <w:sz w:val="22"/>
                <w:szCs w:val="22"/>
                <w:lang w:val="en-US"/>
              </w:rPr>
              <w:t>0.28</w:t>
            </w:r>
          </w:p>
        </w:tc>
      </w:tr>
      <w:tr w:rsidR="007A3406" w14:paraId="390264ED" w14:textId="77777777" w:rsidTr="00F825C4">
        <w:trPr>
          <w:trHeight w:val="283"/>
          <w:jc w:val="center"/>
        </w:trPr>
        <w:tc>
          <w:tcPr>
            <w:tcW w:w="1560" w:type="dxa"/>
            <w:tcBorders>
              <w:top w:val="nil"/>
              <w:bottom w:val="nil"/>
              <w:right w:val="single" w:sz="4" w:space="0" w:color="auto"/>
            </w:tcBorders>
            <w:vAlign w:val="center"/>
          </w:tcPr>
          <w:p w14:paraId="147B71C5" w14:textId="21C6A352" w:rsidR="007A3406" w:rsidRPr="00CB22C8" w:rsidRDefault="00000000">
            <w:pPr>
              <w:spacing w:before="30" w:after="30"/>
              <w:ind w:left="-113" w:right="-113" w:firstLine="0"/>
              <w:jc w:val="center"/>
              <w:rPr>
                <w:b/>
                <w:bCs/>
                <w:sz w:val="20"/>
                <w:szCs w:val="20"/>
                <w:lang w:val="en-US"/>
              </w:rPr>
              <w:pPrChange w:id="1118" w:author="Kleber Marques Lisboa" w:date="2023-10-24T09:41:00Z">
                <w:pPr>
                  <w:spacing w:before="30" w:after="30" w:line="240" w:lineRule="auto"/>
                  <w:ind w:left="-113" w:right="-113" w:firstLine="0"/>
                  <w:jc w:val="center"/>
                </w:pPr>
              </w:pPrChange>
            </w:pPr>
            <m:oMathPara>
              <m:oMath>
                <m:sSub>
                  <m:sSubPr>
                    <m:ctrlPr>
                      <w:rPr>
                        <w:rFonts w:ascii="Cambria Math" w:hAnsi="Cambria Math"/>
                        <w:b/>
                        <w:bCs/>
                        <w:i/>
                        <w:sz w:val="20"/>
                        <w:szCs w:val="20"/>
                        <w:lang w:val="en-US"/>
                      </w:rPr>
                    </m:ctrlPr>
                  </m:sSubPr>
                  <m:e>
                    <m:acc>
                      <m:accPr>
                        <m:chr m:val="̇"/>
                        <m:ctrlPr>
                          <w:rPr>
                            <w:rFonts w:ascii="Cambria Math" w:hAnsi="Cambria Math"/>
                            <w:b/>
                            <w:bCs/>
                            <w:i/>
                            <w:sz w:val="20"/>
                            <w:szCs w:val="20"/>
                            <w:lang w:val="en-US"/>
                          </w:rPr>
                        </m:ctrlPr>
                      </m:accPr>
                      <m:e>
                        <m:r>
                          <m:rPr>
                            <m:sty m:val="bi"/>
                          </m:rPr>
                          <w:rPr>
                            <w:rFonts w:ascii="Cambria Math" w:hAnsi="Cambria Math"/>
                            <w:sz w:val="20"/>
                            <w:szCs w:val="20"/>
                            <w:lang w:val="en-US"/>
                          </w:rPr>
                          <m:t>V</m:t>
                        </m:r>
                      </m:e>
                    </m:acc>
                  </m:e>
                  <m:sub>
                    <m:r>
                      <m:rPr>
                        <m:sty m:val="bi"/>
                      </m:rPr>
                      <w:rPr>
                        <w:rFonts w:ascii="Cambria Math" w:hAnsi="Cambria Math"/>
                        <w:sz w:val="20"/>
                        <w:szCs w:val="20"/>
                        <w:lang w:val="en-US"/>
                      </w:rPr>
                      <m:t>l</m:t>
                    </m:r>
                  </m:sub>
                </m:sSub>
                <m:r>
                  <m:rPr>
                    <m:nor/>
                  </m:rPr>
                  <w:rPr>
                    <w:rFonts w:ascii="Cambria Math" w:hAnsi="Cambria Math"/>
                    <w:b/>
                    <w:bCs/>
                    <w:sz w:val="20"/>
                    <w:szCs w:val="20"/>
                    <w:lang w:val="en-US"/>
                  </w:rPr>
                  <m:t>≅44</m:t>
                </m:r>
                <m:r>
                  <m:rPr>
                    <m:sty m:val="bi"/>
                  </m:rPr>
                  <w:rPr>
                    <w:rFonts w:ascii="Cambria Math" w:hAnsi="Cambria Math"/>
                    <w:sz w:val="20"/>
                    <w:szCs w:val="20"/>
                    <w:lang w:val="en-US"/>
                  </w:rPr>
                  <m:t xml:space="preserve"> </m:t>
                </m:r>
                <m:r>
                  <m:rPr>
                    <m:nor/>
                  </m:rPr>
                  <w:rPr>
                    <w:rFonts w:ascii="Cambria Math" w:hAnsi="Cambria Math"/>
                    <w:b/>
                    <w:bCs/>
                    <w:sz w:val="20"/>
                    <w:szCs w:val="20"/>
                    <w:lang w:val="en-US"/>
                  </w:rPr>
                  <m:t>&lt;</m:t>
                </m:r>
                <m:sSub>
                  <m:sSubPr>
                    <m:ctrlPr>
                      <w:rPr>
                        <w:rFonts w:ascii="Cambria Math" w:hAnsi="Cambria Math"/>
                        <w:b/>
                        <w:bCs/>
                        <w:i/>
                        <w:sz w:val="20"/>
                        <w:szCs w:val="20"/>
                        <w:lang w:val="en-US"/>
                      </w:rPr>
                    </m:ctrlPr>
                  </m:sSubPr>
                  <m:e>
                    <m:r>
                      <m:rPr>
                        <m:sty m:val="bi"/>
                      </m:rPr>
                      <w:rPr>
                        <w:rFonts w:ascii="Cambria Math" w:hAnsi="Cambria Math"/>
                        <w:sz w:val="20"/>
                        <w:szCs w:val="20"/>
                        <w:lang w:val="en-US"/>
                      </w:rPr>
                      <m:t xml:space="preserve"> </m:t>
                    </m:r>
                    <m:acc>
                      <m:accPr>
                        <m:chr m:val="̇"/>
                        <m:ctrlPr>
                          <w:rPr>
                            <w:rFonts w:ascii="Cambria Math" w:hAnsi="Cambria Math"/>
                            <w:b/>
                            <w:bCs/>
                            <w:i/>
                            <w:sz w:val="20"/>
                            <w:szCs w:val="20"/>
                            <w:lang w:val="en-US"/>
                          </w:rPr>
                        </m:ctrlPr>
                      </m:accPr>
                      <m:e>
                        <m:r>
                          <m:rPr>
                            <m:sty m:val="bi"/>
                          </m:rPr>
                          <w:rPr>
                            <w:rFonts w:ascii="Cambria Math" w:hAnsi="Cambria Math"/>
                            <w:sz w:val="20"/>
                            <w:szCs w:val="20"/>
                            <w:lang w:val="en-US"/>
                          </w:rPr>
                          <m:t>V</m:t>
                        </m:r>
                      </m:e>
                    </m:acc>
                  </m:e>
                  <m:sub>
                    <m:r>
                      <m:rPr>
                        <m:sty m:val="bi"/>
                      </m:rPr>
                      <w:rPr>
                        <w:rFonts w:ascii="Cambria Math" w:hAnsi="Cambria Math"/>
                        <w:sz w:val="20"/>
                        <w:szCs w:val="20"/>
                        <w:lang w:val="en-US"/>
                      </w:rPr>
                      <m:t>s</m:t>
                    </m:r>
                  </m:sub>
                </m:sSub>
                <m:r>
                  <m:rPr>
                    <m:nor/>
                  </m:rPr>
                  <w:rPr>
                    <w:rFonts w:ascii="Cambria Math" w:hAnsi="Cambria Math"/>
                    <w:b/>
                    <w:bCs/>
                    <w:sz w:val="20"/>
                    <w:szCs w:val="20"/>
                    <w:lang w:val="en-US"/>
                  </w:rPr>
                  <m:t>=</m:t>
                </m:r>
                <m:r>
                  <m:rPr>
                    <m:sty m:val="bi"/>
                  </m:rPr>
                  <w:rPr>
                    <w:rFonts w:ascii="Cambria Math" w:hAnsi="Cambria Math"/>
                    <w:sz w:val="20"/>
                    <w:szCs w:val="20"/>
                    <w:lang w:val="en-US"/>
                  </w:rPr>
                  <m:t>50</m:t>
                </m:r>
              </m:oMath>
            </m:oMathPara>
          </w:p>
        </w:tc>
        <w:tc>
          <w:tcPr>
            <w:tcW w:w="567" w:type="dxa"/>
            <w:tcBorders>
              <w:top w:val="nil"/>
              <w:left w:val="single" w:sz="4" w:space="0" w:color="auto"/>
              <w:bottom w:val="nil"/>
              <w:right w:val="nil"/>
            </w:tcBorders>
            <w:vAlign w:val="center"/>
          </w:tcPr>
          <w:p w14:paraId="5EC83C9A" w14:textId="77777777" w:rsidR="007A3406" w:rsidRPr="00CB22C8" w:rsidRDefault="0093315D">
            <w:pPr>
              <w:spacing w:before="30" w:after="30"/>
              <w:ind w:left="-113" w:right="-113" w:firstLine="0"/>
              <w:jc w:val="center"/>
              <w:rPr>
                <w:b/>
                <w:bCs/>
                <w:sz w:val="22"/>
                <w:szCs w:val="22"/>
                <w:lang w:val="en-US"/>
              </w:rPr>
              <w:pPrChange w:id="1119" w:author="Kleber Marques Lisboa" w:date="2023-10-24T09:41:00Z">
                <w:pPr>
                  <w:spacing w:before="30" w:after="30" w:line="240" w:lineRule="auto"/>
                  <w:ind w:left="-113" w:right="-113" w:firstLine="0"/>
                  <w:jc w:val="center"/>
                </w:pPr>
              </w:pPrChange>
            </w:pPr>
            <w:r w:rsidRPr="00CB22C8">
              <w:rPr>
                <w:b/>
                <w:bCs/>
                <w:sz w:val="22"/>
                <w:szCs w:val="22"/>
                <w:lang w:val="en-US"/>
              </w:rPr>
              <w:t>0.88</w:t>
            </w:r>
          </w:p>
        </w:tc>
        <w:tc>
          <w:tcPr>
            <w:tcW w:w="567" w:type="dxa"/>
            <w:tcBorders>
              <w:top w:val="nil"/>
              <w:left w:val="nil"/>
              <w:bottom w:val="nil"/>
              <w:right w:val="nil"/>
            </w:tcBorders>
            <w:vAlign w:val="center"/>
          </w:tcPr>
          <w:p w14:paraId="42C9B5F7" w14:textId="77777777" w:rsidR="007A3406" w:rsidRPr="00CB22C8" w:rsidRDefault="0093315D">
            <w:pPr>
              <w:spacing w:before="30" w:after="30"/>
              <w:ind w:left="-113" w:right="-113" w:firstLine="0"/>
              <w:jc w:val="center"/>
              <w:rPr>
                <w:b/>
                <w:bCs/>
                <w:sz w:val="22"/>
                <w:szCs w:val="22"/>
                <w:lang w:val="en-US"/>
              </w:rPr>
              <w:pPrChange w:id="1120" w:author="Kleber Marques Lisboa" w:date="2023-10-24T09:41:00Z">
                <w:pPr>
                  <w:spacing w:before="30" w:after="30" w:line="240" w:lineRule="auto"/>
                  <w:ind w:left="-113" w:right="-113" w:firstLine="0"/>
                  <w:jc w:val="center"/>
                </w:pPr>
              </w:pPrChange>
            </w:pPr>
            <w:r w:rsidRPr="00CB22C8">
              <w:rPr>
                <w:b/>
                <w:bCs/>
                <w:sz w:val="22"/>
                <w:szCs w:val="22"/>
                <w:lang w:val="en-US"/>
              </w:rPr>
              <w:t>0.88</w:t>
            </w:r>
          </w:p>
        </w:tc>
        <w:tc>
          <w:tcPr>
            <w:tcW w:w="708" w:type="dxa"/>
            <w:tcBorders>
              <w:top w:val="nil"/>
              <w:left w:val="nil"/>
              <w:bottom w:val="nil"/>
              <w:right w:val="nil"/>
            </w:tcBorders>
            <w:vAlign w:val="center"/>
          </w:tcPr>
          <w:p w14:paraId="4F568C49" w14:textId="77777777" w:rsidR="007A3406" w:rsidRPr="00CB22C8" w:rsidRDefault="0093315D">
            <w:pPr>
              <w:spacing w:before="30" w:after="30"/>
              <w:ind w:left="-113" w:right="-113" w:firstLine="0"/>
              <w:jc w:val="center"/>
              <w:rPr>
                <w:b/>
                <w:bCs/>
                <w:sz w:val="22"/>
                <w:szCs w:val="22"/>
                <w:lang w:val="en-US"/>
              </w:rPr>
              <w:pPrChange w:id="1121" w:author="Kleber Marques Lisboa" w:date="2023-10-24T09:41:00Z">
                <w:pPr>
                  <w:spacing w:before="30" w:after="30" w:line="240" w:lineRule="auto"/>
                  <w:ind w:left="-113" w:right="-113" w:firstLine="0"/>
                  <w:jc w:val="center"/>
                </w:pPr>
              </w:pPrChange>
            </w:pPr>
            <w:r w:rsidRPr="00CB22C8">
              <w:rPr>
                <w:b/>
                <w:bCs/>
                <w:sz w:val="22"/>
                <w:szCs w:val="22"/>
                <w:lang w:val="en-US"/>
              </w:rPr>
              <w:t>FLR</w:t>
            </w:r>
          </w:p>
        </w:tc>
        <w:tc>
          <w:tcPr>
            <w:tcW w:w="567" w:type="dxa"/>
            <w:tcBorders>
              <w:top w:val="nil"/>
              <w:left w:val="nil"/>
              <w:bottom w:val="nil"/>
              <w:right w:val="nil"/>
            </w:tcBorders>
            <w:vAlign w:val="center"/>
          </w:tcPr>
          <w:p w14:paraId="4650B844" w14:textId="77777777" w:rsidR="007A3406" w:rsidRPr="00CB22C8" w:rsidRDefault="0093315D">
            <w:pPr>
              <w:spacing w:before="30" w:after="30"/>
              <w:ind w:left="-113" w:right="-113" w:firstLine="0"/>
              <w:jc w:val="center"/>
              <w:rPr>
                <w:b/>
                <w:bCs/>
                <w:sz w:val="22"/>
                <w:szCs w:val="22"/>
                <w:lang w:val="en-US"/>
              </w:rPr>
              <w:pPrChange w:id="1122" w:author="Kleber Marques Lisboa" w:date="2023-10-24T09:41:00Z">
                <w:pPr>
                  <w:spacing w:before="30" w:after="30" w:line="240" w:lineRule="auto"/>
                  <w:ind w:left="-113" w:right="-113" w:firstLine="0"/>
                  <w:jc w:val="center"/>
                </w:pPr>
              </w:pPrChange>
            </w:pPr>
            <w:r w:rsidRPr="00CB22C8">
              <w:rPr>
                <w:b/>
                <w:bCs/>
                <w:sz w:val="22"/>
                <w:szCs w:val="22"/>
                <w:lang w:val="en-US"/>
              </w:rPr>
              <w:t>---</w:t>
            </w:r>
          </w:p>
        </w:tc>
        <w:tc>
          <w:tcPr>
            <w:tcW w:w="709" w:type="dxa"/>
            <w:tcBorders>
              <w:top w:val="nil"/>
              <w:left w:val="nil"/>
              <w:bottom w:val="nil"/>
              <w:right w:val="nil"/>
            </w:tcBorders>
            <w:vAlign w:val="center"/>
          </w:tcPr>
          <w:p w14:paraId="21B9EA30" w14:textId="77777777" w:rsidR="007A3406" w:rsidRPr="00CB22C8" w:rsidRDefault="0093315D">
            <w:pPr>
              <w:spacing w:before="30" w:after="30"/>
              <w:ind w:left="-113" w:right="-113" w:firstLine="0"/>
              <w:jc w:val="center"/>
              <w:rPr>
                <w:b/>
                <w:bCs/>
                <w:sz w:val="22"/>
                <w:szCs w:val="22"/>
                <w:lang w:val="en-US"/>
              </w:rPr>
              <w:pPrChange w:id="1123" w:author="Kleber Marques Lisboa" w:date="2023-10-24T09:41:00Z">
                <w:pPr>
                  <w:spacing w:before="30" w:after="30" w:line="240" w:lineRule="auto"/>
                  <w:ind w:left="-113" w:right="-113" w:firstLine="0"/>
                  <w:jc w:val="center"/>
                </w:pPr>
              </w:pPrChange>
            </w:pPr>
            <w:r w:rsidRPr="00CB22C8">
              <w:rPr>
                <w:b/>
                <w:bCs/>
                <w:sz w:val="22"/>
                <w:szCs w:val="22"/>
                <w:lang w:val="en-US"/>
              </w:rPr>
              <w:t>---</w:t>
            </w:r>
          </w:p>
        </w:tc>
        <w:tc>
          <w:tcPr>
            <w:tcW w:w="602" w:type="dxa"/>
            <w:tcBorders>
              <w:top w:val="nil"/>
              <w:left w:val="nil"/>
              <w:bottom w:val="nil"/>
              <w:right w:val="nil"/>
            </w:tcBorders>
            <w:vAlign w:val="center"/>
          </w:tcPr>
          <w:p w14:paraId="7459F2F9" w14:textId="77777777" w:rsidR="007A3406" w:rsidRPr="00CB22C8" w:rsidRDefault="0093315D">
            <w:pPr>
              <w:spacing w:before="30" w:after="30"/>
              <w:ind w:left="-113" w:right="-113" w:firstLine="0"/>
              <w:jc w:val="center"/>
              <w:rPr>
                <w:b/>
                <w:bCs/>
                <w:sz w:val="22"/>
                <w:szCs w:val="22"/>
                <w:lang w:val="en-US"/>
              </w:rPr>
              <w:pPrChange w:id="1124" w:author="Kleber Marques Lisboa" w:date="2023-10-24T09:41:00Z">
                <w:pPr>
                  <w:spacing w:before="30" w:after="30" w:line="240" w:lineRule="auto"/>
                  <w:ind w:left="-113" w:right="-113" w:firstLine="0"/>
                  <w:jc w:val="center"/>
                </w:pPr>
              </w:pPrChange>
            </w:pPr>
            <w:r w:rsidRPr="00CB22C8">
              <w:rPr>
                <w:b/>
                <w:bCs/>
                <w:sz w:val="22"/>
                <w:szCs w:val="22"/>
                <w:lang w:val="en-US"/>
              </w:rPr>
              <w:t>5.0</w:t>
            </w:r>
          </w:p>
        </w:tc>
        <w:tc>
          <w:tcPr>
            <w:tcW w:w="603" w:type="dxa"/>
            <w:tcBorders>
              <w:top w:val="nil"/>
              <w:left w:val="nil"/>
              <w:bottom w:val="nil"/>
              <w:right w:val="nil"/>
            </w:tcBorders>
            <w:vAlign w:val="center"/>
          </w:tcPr>
          <w:p w14:paraId="39CB3BDC" w14:textId="77777777" w:rsidR="007A3406" w:rsidRPr="00CB22C8" w:rsidRDefault="0093315D">
            <w:pPr>
              <w:spacing w:before="30" w:after="30"/>
              <w:ind w:left="-113" w:right="-113" w:firstLine="0"/>
              <w:jc w:val="center"/>
              <w:rPr>
                <w:b/>
                <w:bCs/>
                <w:sz w:val="22"/>
                <w:szCs w:val="22"/>
                <w:lang w:val="en-US"/>
              </w:rPr>
              <w:pPrChange w:id="1125" w:author="Kleber Marques Lisboa" w:date="2023-10-24T09:41:00Z">
                <w:pPr>
                  <w:spacing w:before="30" w:after="30" w:line="240" w:lineRule="auto"/>
                  <w:ind w:left="-113" w:right="-113" w:firstLine="0"/>
                  <w:jc w:val="center"/>
                </w:pPr>
              </w:pPrChange>
            </w:pPr>
            <w:r w:rsidRPr="00CB22C8">
              <w:rPr>
                <w:b/>
                <w:bCs/>
                <w:sz w:val="22"/>
                <w:szCs w:val="22"/>
                <w:lang w:val="en-US"/>
              </w:rPr>
              <w:t>3.3</w:t>
            </w:r>
          </w:p>
        </w:tc>
        <w:tc>
          <w:tcPr>
            <w:tcW w:w="602" w:type="dxa"/>
            <w:tcBorders>
              <w:top w:val="nil"/>
              <w:left w:val="nil"/>
              <w:bottom w:val="nil"/>
              <w:right w:val="nil"/>
            </w:tcBorders>
            <w:vAlign w:val="center"/>
          </w:tcPr>
          <w:p w14:paraId="44C43512" w14:textId="77777777" w:rsidR="007A3406" w:rsidRPr="00CB22C8" w:rsidRDefault="0093315D">
            <w:pPr>
              <w:spacing w:before="30" w:after="30"/>
              <w:ind w:left="-113" w:right="-113" w:firstLine="0"/>
              <w:jc w:val="center"/>
              <w:rPr>
                <w:b/>
                <w:bCs/>
                <w:sz w:val="22"/>
                <w:szCs w:val="22"/>
                <w:lang w:val="en-US"/>
              </w:rPr>
              <w:pPrChange w:id="1126" w:author="Kleber Marques Lisboa" w:date="2023-10-24T09:41:00Z">
                <w:pPr>
                  <w:spacing w:before="30" w:after="30" w:line="240" w:lineRule="auto"/>
                  <w:ind w:left="-113" w:right="-113" w:firstLine="0"/>
                  <w:jc w:val="center"/>
                </w:pPr>
              </w:pPrChange>
            </w:pPr>
            <w:r w:rsidRPr="00CB22C8">
              <w:rPr>
                <w:b/>
                <w:bCs/>
                <w:sz w:val="22"/>
                <w:szCs w:val="22"/>
                <w:lang w:val="en-US"/>
              </w:rPr>
              <w:t>0.56</w:t>
            </w:r>
          </w:p>
        </w:tc>
        <w:tc>
          <w:tcPr>
            <w:tcW w:w="603" w:type="dxa"/>
            <w:tcBorders>
              <w:top w:val="nil"/>
              <w:left w:val="nil"/>
              <w:bottom w:val="nil"/>
              <w:right w:val="single" w:sz="4" w:space="0" w:color="auto"/>
            </w:tcBorders>
            <w:vAlign w:val="center"/>
          </w:tcPr>
          <w:p w14:paraId="3634DEB0" w14:textId="77777777" w:rsidR="007A3406" w:rsidRPr="00CB22C8" w:rsidRDefault="0093315D">
            <w:pPr>
              <w:spacing w:before="30" w:after="30"/>
              <w:ind w:left="-113" w:right="-113" w:firstLine="0"/>
              <w:jc w:val="center"/>
              <w:rPr>
                <w:b/>
                <w:bCs/>
                <w:sz w:val="22"/>
                <w:szCs w:val="22"/>
                <w:lang w:val="en-US"/>
              </w:rPr>
              <w:pPrChange w:id="1127" w:author="Kleber Marques Lisboa" w:date="2023-10-24T09:41:00Z">
                <w:pPr>
                  <w:spacing w:before="30" w:after="30" w:line="240" w:lineRule="auto"/>
                  <w:ind w:left="-113" w:right="-113" w:firstLine="0"/>
                  <w:jc w:val="center"/>
                </w:pPr>
              </w:pPrChange>
            </w:pPr>
            <w:r w:rsidRPr="00CB22C8">
              <w:rPr>
                <w:b/>
                <w:bCs/>
                <w:sz w:val="22"/>
                <w:szCs w:val="22"/>
                <w:lang w:val="en-US"/>
              </w:rPr>
              <w:t>67</w:t>
            </w:r>
          </w:p>
        </w:tc>
        <w:tc>
          <w:tcPr>
            <w:tcW w:w="968" w:type="dxa"/>
            <w:tcBorders>
              <w:top w:val="nil"/>
              <w:left w:val="single" w:sz="4" w:space="0" w:color="auto"/>
              <w:bottom w:val="nil"/>
              <w:right w:val="nil"/>
            </w:tcBorders>
            <w:vAlign w:val="center"/>
          </w:tcPr>
          <w:p w14:paraId="254FD60A" w14:textId="77777777" w:rsidR="007A3406" w:rsidRPr="00CB22C8" w:rsidRDefault="0093315D">
            <w:pPr>
              <w:spacing w:before="30" w:after="30"/>
              <w:ind w:left="-113" w:right="-113" w:firstLine="0"/>
              <w:jc w:val="center"/>
              <w:rPr>
                <w:b/>
                <w:bCs/>
                <w:sz w:val="22"/>
                <w:szCs w:val="22"/>
                <w:lang w:val="en-US"/>
              </w:rPr>
              <w:pPrChange w:id="1128" w:author="Kleber Marques Lisboa" w:date="2023-10-24T09:41:00Z">
                <w:pPr>
                  <w:spacing w:before="30" w:after="30" w:line="240" w:lineRule="auto"/>
                  <w:ind w:left="-113" w:right="-113" w:firstLine="0"/>
                  <w:jc w:val="center"/>
                </w:pPr>
              </w:pPrChange>
            </w:pPr>
            <w:r w:rsidRPr="00CB22C8">
              <w:rPr>
                <w:b/>
                <w:bCs/>
                <w:sz w:val="22"/>
                <w:szCs w:val="22"/>
                <w:lang w:val="en-US"/>
              </w:rPr>
              <w:t>0.56</w:t>
            </w:r>
          </w:p>
        </w:tc>
        <w:tc>
          <w:tcPr>
            <w:tcW w:w="969" w:type="dxa"/>
            <w:tcBorders>
              <w:top w:val="nil"/>
              <w:left w:val="nil"/>
              <w:bottom w:val="nil"/>
              <w:right w:val="nil"/>
            </w:tcBorders>
            <w:vAlign w:val="center"/>
          </w:tcPr>
          <w:p w14:paraId="02D2F7C8" w14:textId="77777777" w:rsidR="007A3406" w:rsidRPr="00CB22C8" w:rsidRDefault="0093315D">
            <w:pPr>
              <w:spacing w:before="30" w:after="30"/>
              <w:ind w:left="-113" w:right="-113" w:firstLine="0"/>
              <w:jc w:val="center"/>
              <w:rPr>
                <w:b/>
                <w:bCs/>
                <w:sz w:val="22"/>
                <w:szCs w:val="22"/>
                <w:lang w:val="en-US"/>
              </w:rPr>
              <w:pPrChange w:id="1129" w:author="Kleber Marques Lisboa" w:date="2023-10-24T09:41:00Z">
                <w:pPr>
                  <w:spacing w:before="30" w:after="30" w:line="240" w:lineRule="auto"/>
                  <w:ind w:left="-113" w:right="-113" w:firstLine="0"/>
                  <w:jc w:val="center"/>
                </w:pPr>
              </w:pPrChange>
            </w:pPr>
            <w:r w:rsidRPr="00CB22C8">
              <w:rPr>
                <w:b/>
                <w:bCs/>
                <w:sz w:val="22"/>
                <w:szCs w:val="22"/>
                <w:lang w:val="en-US"/>
              </w:rPr>
              <w:t>1.9</w:t>
            </w:r>
          </w:p>
        </w:tc>
        <w:tc>
          <w:tcPr>
            <w:tcW w:w="969" w:type="dxa"/>
            <w:tcBorders>
              <w:top w:val="nil"/>
              <w:left w:val="nil"/>
              <w:bottom w:val="nil"/>
            </w:tcBorders>
            <w:vAlign w:val="center"/>
          </w:tcPr>
          <w:p w14:paraId="72786555" w14:textId="77777777" w:rsidR="007A3406" w:rsidRPr="00CB22C8" w:rsidRDefault="00E3385F">
            <w:pPr>
              <w:spacing w:before="30" w:after="30"/>
              <w:ind w:left="-113" w:right="-113" w:firstLine="0"/>
              <w:jc w:val="center"/>
              <w:rPr>
                <w:b/>
                <w:bCs/>
                <w:sz w:val="22"/>
                <w:szCs w:val="22"/>
                <w:lang w:val="en-US"/>
              </w:rPr>
              <w:pPrChange w:id="1130" w:author="Kleber Marques Lisboa" w:date="2023-10-24T09:41:00Z">
                <w:pPr>
                  <w:spacing w:before="30" w:after="30" w:line="240" w:lineRule="auto"/>
                  <w:ind w:left="-113" w:right="-113" w:firstLine="0"/>
                  <w:jc w:val="center"/>
                </w:pPr>
              </w:pPrChange>
            </w:pPr>
            <w:r w:rsidRPr="00CB22C8">
              <w:rPr>
                <w:b/>
                <w:bCs/>
                <w:sz w:val="22"/>
                <w:szCs w:val="22"/>
                <w:lang w:val="en-US"/>
              </w:rPr>
              <w:t>3.3</w:t>
            </w:r>
          </w:p>
        </w:tc>
        <w:tc>
          <w:tcPr>
            <w:tcW w:w="968" w:type="dxa"/>
            <w:tcBorders>
              <w:top w:val="nil"/>
              <w:left w:val="nil"/>
              <w:bottom w:val="nil"/>
              <w:right w:val="nil"/>
            </w:tcBorders>
            <w:vAlign w:val="center"/>
          </w:tcPr>
          <w:p w14:paraId="0FD45822" w14:textId="77777777" w:rsidR="007A3406" w:rsidRPr="00CB22C8" w:rsidRDefault="0093315D">
            <w:pPr>
              <w:spacing w:before="30" w:after="30"/>
              <w:ind w:left="-113" w:right="-113" w:firstLine="0"/>
              <w:jc w:val="center"/>
              <w:rPr>
                <w:b/>
                <w:bCs/>
                <w:sz w:val="22"/>
                <w:szCs w:val="22"/>
                <w:lang w:val="en-US"/>
              </w:rPr>
              <w:pPrChange w:id="1131" w:author="Kleber Marques Lisboa" w:date="2023-10-24T09:41:00Z">
                <w:pPr>
                  <w:spacing w:before="30" w:after="30" w:line="240" w:lineRule="auto"/>
                  <w:ind w:left="-113" w:right="-113" w:firstLine="0"/>
                  <w:jc w:val="center"/>
                </w:pPr>
              </w:pPrChange>
            </w:pPr>
            <w:r w:rsidRPr="00CB22C8">
              <w:rPr>
                <w:b/>
                <w:bCs/>
                <w:sz w:val="22"/>
                <w:szCs w:val="22"/>
                <w:lang w:val="en-US"/>
              </w:rPr>
              <w:t>1.2</w:t>
            </w:r>
          </w:p>
        </w:tc>
        <w:tc>
          <w:tcPr>
            <w:tcW w:w="969" w:type="dxa"/>
            <w:tcBorders>
              <w:top w:val="nil"/>
              <w:left w:val="nil"/>
              <w:bottom w:val="nil"/>
              <w:right w:val="nil"/>
            </w:tcBorders>
            <w:vAlign w:val="center"/>
          </w:tcPr>
          <w:p w14:paraId="6045CA45" w14:textId="77777777" w:rsidR="007A3406" w:rsidRPr="00CB22C8" w:rsidRDefault="0093315D">
            <w:pPr>
              <w:spacing w:before="30" w:after="30"/>
              <w:ind w:left="-113" w:right="-113" w:firstLine="0"/>
              <w:jc w:val="center"/>
              <w:rPr>
                <w:b/>
                <w:bCs/>
                <w:sz w:val="22"/>
                <w:szCs w:val="22"/>
                <w:lang w:val="en-US"/>
              </w:rPr>
              <w:pPrChange w:id="1132" w:author="Kleber Marques Lisboa" w:date="2023-10-24T09:41:00Z">
                <w:pPr>
                  <w:spacing w:before="30" w:after="30" w:line="240" w:lineRule="auto"/>
                  <w:ind w:left="-113" w:right="-113" w:firstLine="0"/>
                  <w:jc w:val="center"/>
                </w:pPr>
              </w:pPrChange>
            </w:pPr>
            <w:r w:rsidRPr="00CB22C8">
              <w:rPr>
                <w:b/>
                <w:bCs/>
                <w:sz w:val="22"/>
                <w:szCs w:val="22"/>
                <w:lang w:val="en-US"/>
              </w:rPr>
              <w:t>0.36</w:t>
            </w:r>
          </w:p>
        </w:tc>
        <w:tc>
          <w:tcPr>
            <w:tcW w:w="969" w:type="dxa"/>
            <w:tcBorders>
              <w:top w:val="nil"/>
              <w:left w:val="nil"/>
              <w:bottom w:val="nil"/>
            </w:tcBorders>
            <w:vAlign w:val="center"/>
          </w:tcPr>
          <w:p w14:paraId="706DA290" w14:textId="77777777" w:rsidR="007A3406" w:rsidRPr="00CB22C8" w:rsidRDefault="00E3385F">
            <w:pPr>
              <w:spacing w:before="30" w:after="30"/>
              <w:ind w:left="-113" w:right="-113" w:firstLine="0"/>
              <w:jc w:val="center"/>
              <w:rPr>
                <w:b/>
                <w:bCs/>
                <w:sz w:val="22"/>
                <w:szCs w:val="22"/>
                <w:lang w:val="en-US"/>
              </w:rPr>
              <w:pPrChange w:id="1133" w:author="Kleber Marques Lisboa" w:date="2023-10-24T09:41:00Z">
                <w:pPr>
                  <w:spacing w:before="30" w:after="30" w:line="240" w:lineRule="auto"/>
                  <w:ind w:left="-113" w:right="-113" w:firstLine="0"/>
                  <w:jc w:val="center"/>
                </w:pPr>
              </w:pPrChange>
            </w:pPr>
            <w:r w:rsidRPr="00CB22C8">
              <w:rPr>
                <w:b/>
                <w:bCs/>
                <w:sz w:val="22"/>
                <w:szCs w:val="22"/>
                <w:lang w:val="en-US"/>
              </w:rPr>
              <w:t>0.21</w:t>
            </w:r>
          </w:p>
        </w:tc>
      </w:tr>
      <w:tr w:rsidR="0002305B" w14:paraId="1FD6A012" w14:textId="77777777" w:rsidTr="00F825C4">
        <w:trPr>
          <w:trHeight w:val="283"/>
          <w:jc w:val="center"/>
        </w:trPr>
        <w:tc>
          <w:tcPr>
            <w:tcW w:w="1560" w:type="dxa"/>
            <w:tcBorders>
              <w:top w:val="nil"/>
              <w:bottom w:val="nil"/>
              <w:right w:val="single" w:sz="4" w:space="0" w:color="auto"/>
            </w:tcBorders>
            <w:vAlign w:val="center"/>
          </w:tcPr>
          <w:p w14:paraId="2BE6A041" w14:textId="3B40C973" w:rsidR="0002305B" w:rsidRPr="00CB22C8" w:rsidRDefault="00000000">
            <w:pPr>
              <w:spacing w:before="30" w:after="30"/>
              <w:ind w:left="-113" w:right="-113" w:firstLine="0"/>
              <w:jc w:val="center"/>
              <w:rPr>
                <w:sz w:val="20"/>
                <w:szCs w:val="20"/>
                <w:lang w:val="en-US"/>
              </w:rPr>
              <w:pPrChange w:id="1134" w:author="Kleber Marques Lisboa" w:date="2023-10-24T09:41:00Z">
                <w:pPr>
                  <w:spacing w:before="30" w:after="30" w:line="240" w:lineRule="auto"/>
                  <w:ind w:left="-113" w:right="-113" w:firstLine="0"/>
                  <w:jc w:val="center"/>
                </w:pPr>
              </w:pPrChange>
            </w:pPr>
            <m:oMathPara>
              <m:oMath>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l</m:t>
                    </m:r>
                  </m:sub>
                </m:sSub>
                <m:r>
                  <w:rPr>
                    <w:rFonts w:ascii="Cambria Math" w:hAnsi="Cambria Math"/>
                    <w:sz w:val="20"/>
                    <w:szCs w:val="20"/>
                    <w:lang w:val="en-US"/>
                  </w:rPr>
                  <m:t>=</m:t>
                </m:r>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s</m:t>
                    </m:r>
                  </m:sub>
                </m:sSub>
                <m:r>
                  <w:rPr>
                    <w:rFonts w:ascii="Cambria Math" w:hAnsi="Cambria Math"/>
                    <w:sz w:val="20"/>
                    <w:szCs w:val="20"/>
                    <w:lang w:val="en-US"/>
                  </w:rPr>
                  <m:t>=30</m:t>
                </m:r>
              </m:oMath>
            </m:oMathPara>
          </w:p>
        </w:tc>
        <w:tc>
          <w:tcPr>
            <w:tcW w:w="567" w:type="dxa"/>
            <w:tcBorders>
              <w:top w:val="nil"/>
              <w:left w:val="single" w:sz="4" w:space="0" w:color="auto"/>
              <w:bottom w:val="nil"/>
              <w:right w:val="nil"/>
            </w:tcBorders>
            <w:vAlign w:val="center"/>
          </w:tcPr>
          <w:p w14:paraId="499EB461" w14:textId="77777777" w:rsidR="0002305B" w:rsidRPr="00CB22C8" w:rsidRDefault="0002305B">
            <w:pPr>
              <w:spacing w:before="30" w:after="30"/>
              <w:ind w:left="-113" w:right="-113" w:firstLine="0"/>
              <w:jc w:val="center"/>
              <w:rPr>
                <w:sz w:val="22"/>
                <w:szCs w:val="22"/>
                <w:lang w:val="en-US"/>
              </w:rPr>
              <w:pPrChange w:id="1135" w:author="Kleber Marques Lisboa" w:date="2023-10-24T09:41:00Z">
                <w:pPr>
                  <w:spacing w:before="30" w:after="30" w:line="240" w:lineRule="auto"/>
                  <w:ind w:left="-113" w:right="-113" w:firstLine="0"/>
                  <w:jc w:val="center"/>
                </w:pPr>
              </w:pPrChange>
            </w:pPr>
            <w:r w:rsidRPr="00CB22C8">
              <w:rPr>
                <w:sz w:val="22"/>
                <w:szCs w:val="22"/>
                <w:lang w:val="en-US"/>
              </w:rPr>
              <w:t>1.0</w:t>
            </w:r>
          </w:p>
        </w:tc>
        <w:tc>
          <w:tcPr>
            <w:tcW w:w="567" w:type="dxa"/>
            <w:tcBorders>
              <w:top w:val="nil"/>
              <w:left w:val="nil"/>
              <w:bottom w:val="nil"/>
              <w:right w:val="nil"/>
            </w:tcBorders>
            <w:vAlign w:val="center"/>
          </w:tcPr>
          <w:p w14:paraId="687AD41D" w14:textId="77777777" w:rsidR="0002305B" w:rsidRPr="00CB22C8" w:rsidRDefault="0002305B">
            <w:pPr>
              <w:spacing w:before="30" w:after="30"/>
              <w:ind w:left="-113" w:right="-113" w:firstLine="0"/>
              <w:jc w:val="center"/>
              <w:rPr>
                <w:sz w:val="22"/>
                <w:szCs w:val="22"/>
                <w:lang w:val="en-US"/>
              </w:rPr>
              <w:pPrChange w:id="1136" w:author="Kleber Marques Lisboa" w:date="2023-10-24T09:41:00Z">
                <w:pPr>
                  <w:spacing w:before="30" w:after="30" w:line="240" w:lineRule="auto"/>
                  <w:ind w:left="-113" w:right="-113" w:firstLine="0"/>
                  <w:jc w:val="center"/>
                </w:pPr>
              </w:pPrChange>
            </w:pPr>
            <w:r w:rsidRPr="00CB22C8">
              <w:rPr>
                <w:sz w:val="22"/>
                <w:szCs w:val="22"/>
                <w:lang w:val="en-US"/>
              </w:rPr>
              <w:t>0.88</w:t>
            </w:r>
          </w:p>
        </w:tc>
        <w:tc>
          <w:tcPr>
            <w:tcW w:w="708" w:type="dxa"/>
            <w:tcBorders>
              <w:top w:val="nil"/>
              <w:left w:val="nil"/>
              <w:bottom w:val="nil"/>
              <w:right w:val="nil"/>
            </w:tcBorders>
            <w:vAlign w:val="center"/>
          </w:tcPr>
          <w:p w14:paraId="4B28456F" w14:textId="77777777" w:rsidR="0002305B" w:rsidRPr="00CB22C8" w:rsidRDefault="0002305B">
            <w:pPr>
              <w:spacing w:before="30" w:after="30"/>
              <w:ind w:left="-113" w:right="-113" w:firstLine="0"/>
              <w:jc w:val="center"/>
              <w:rPr>
                <w:sz w:val="22"/>
                <w:szCs w:val="22"/>
                <w:lang w:val="en-US"/>
              </w:rPr>
              <w:pPrChange w:id="1137" w:author="Kleber Marques Lisboa" w:date="2023-10-24T09:41:00Z">
                <w:pPr>
                  <w:spacing w:before="30" w:after="30" w:line="240" w:lineRule="auto"/>
                  <w:ind w:left="-113" w:right="-113" w:firstLine="0"/>
                  <w:jc w:val="center"/>
                </w:pPr>
              </w:pPrChange>
            </w:pPr>
            <w:r w:rsidRPr="00CB22C8">
              <w:rPr>
                <w:sz w:val="22"/>
                <w:szCs w:val="22"/>
                <w:lang w:val="en-US"/>
              </w:rPr>
              <w:t>FLR</w:t>
            </w:r>
          </w:p>
        </w:tc>
        <w:tc>
          <w:tcPr>
            <w:tcW w:w="567" w:type="dxa"/>
            <w:tcBorders>
              <w:top w:val="nil"/>
              <w:left w:val="nil"/>
              <w:bottom w:val="nil"/>
              <w:right w:val="nil"/>
            </w:tcBorders>
            <w:vAlign w:val="center"/>
          </w:tcPr>
          <w:p w14:paraId="62FC988D" w14:textId="77777777" w:rsidR="0002305B" w:rsidRPr="00CB22C8" w:rsidRDefault="0002305B">
            <w:pPr>
              <w:spacing w:before="30" w:after="30"/>
              <w:ind w:left="-113" w:right="-113" w:firstLine="0"/>
              <w:jc w:val="center"/>
              <w:rPr>
                <w:b/>
                <w:bCs/>
                <w:sz w:val="22"/>
                <w:szCs w:val="22"/>
                <w:lang w:val="en-US"/>
              </w:rPr>
              <w:pPrChange w:id="1138" w:author="Kleber Marques Lisboa" w:date="2023-10-24T09:41:00Z">
                <w:pPr>
                  <w:spacing w:before="30" w:after="30" w:line="240" w:lineRule="auto"/>
                  <w:ind w:left="-113" w:right="-113" w:firstLine="0"/>
                  <w:jc w:val="center"/>
                </w:pPr>
              </w:pPrChange>
            </w:pPr>
            <w:r w:rsidRPr="00CB22C8">
              <w:rPr>
                <w:b/>
                <w:bCs/>
                <w:sz w:val="22"/>
                <w:szCs w:val="22"/>
                <w:lang w:val="en-US"/>
              </w:rPr>
              <w:t>---</w:t>
            </w:r>
          </w:p>
        </w:tc>
        <w:tc>
          <w:tcPr>
            <w:tcW w:w="709" w:type="dxa"/>
            <w:tcBorders>
              <w:top w:val="nil"/>
              <w:left w:val="nil"/>
              <w:bottom w:val="nil"/>
              <w:right w:val="nil"/>
            </w:tcBorders>
            <w:vAlign w:val="center"/>
          </w:tcPr>
          <w:p w14:paraId="0F754247" w14:textId="77777777" w:rsidR="0002305B" w:rsidRPr="00CB22C8" w:rsidRDefault="0002305B">
            <w:pPr>
              <w:spacing w:before="30" w:after="30"/>
              <w:ind w:left="-113" w:right="-113" w:firstLine="0"/>
              <w:jc w:val="center"/>
              <w:rPr>
                <w:b/>
                <w:bCs/>
                <w:sz w:val="22"/>
                <w:szCs w:val="22"/>
                <w:lang w:val="en-US"/>
              </w:rPr>
              <w:pPrChange w:id="1139" w:author="Kleber Marques Lisboa" w:date="2023-10-24T09:41:00Z">
                <w:pPr>
                  <w:spacing w:before="30" w:after="30" w:line="240" w:lineRule="auto"/>
                  <w:ind w:left="-113" w:right="-113" w:firstLine="0"/>
                  <w:jc w:val="center"/>
                </w:pPr>
              </w:pPrChange>
            </w:pPr>
            <w:r w:rsidRPr="00CB22C8">
              <w:rPr>
                <w:b/>
                <w:bCs/>
                <w:sz w:val="22"/>
                <w:szCs w:val="22"/>
                <w:lang w:val="en-US"/>
              </w:rPr>
              <w:t>---</w:t>
            </w:r>
          </w:p>
        </w:tc>
        <w:tc>
          <w:tcPr>
            <w:tcW w:w="602" w:type="dxa"/>
            <w:tcBorders>
              <w:top w:val="nil"/>
              <w:left w:val="nil"/>
              <w:bottom w:val="nil"/>
              <w:right w:val="nil"/>
            </w:tcBorders>
            <w:vAlign w:val="center"/>
          </w:tcPr>
          <w:p w14:paraId="207C443C" w14:textId="77777777" w:rsidR="0002305B" w:rsidRPr="00CB22C8" w:rsidRDefault="0002305B">
            <w:pPr>
              <w:spacing w:before="30" w:after="30"/>
              <w:ind w:left="-113" w:right="-113" w:firstLine="0"/>
              <w:jc w:val="center"/>
              <w:rPr>
                <w:sz w:val="22"/>
                <w:szCs w:val="22"/>
                <w:lang w:val="en-US"/>
              </w:rPr>
              <w:pPrChange w:id="1140" w:author="Kleber Marques Lisboa" w:date="2023-10-24T09:41:00Z">
                <w:pPr>
                  <w:spacing w:before="30" w:after="30" w:line="240" w:lineRule="auto"/>
                  <w:ind w:left="-113" w:right="-113" w:firstLine="0"/>
                  <w:jc w:val="center"/>
                </w:pPr>
              </w:pPrChange>
            </w:pPr>
            <w:r w:rsidRPr="00CB22C8">
              <w:rPr>
                <w:sz w:val="22"/>
                <w:szCs w:val="22"/>
                <w:lang w:val="en-US"/>
              </w:rPr>
              <w:t>5.3</w:t>
            </w:r>
          </w:p>
        </w:tc>
        <w:tc>
          <w:tcPr>
            <w:tcW w:w="603" w:type="dxa"/>
            <w:tcBorders>
              <w:top w:val="nil"/>
              <w:left w:val="nil"/>
              <w:bottom w:val="nil"/>
              <w:right w:val="nil"/>
            </w:tcBorders>
            <w:vAlign w:val="center"/>
          </w:tcPr>
          <w:p w14:paraId="5A526C3D" w14:textId="77777777" w:rsidR="0002305B" w:rsidRPr="00CB22C8" w:rsidRDefault="0002305B">
            <w:pPr>
              <w:spacing w:before="30" w:after="30"/>
              <w:ind w:left="-113" w:right="-113" w:firstLine="0"/>
              <w:jc w:val="center"/>
              <w:rPr>
                <w:sz w:val="22"/>
                <w:szCs w:val="22"/>
                <w:lang w:val="en-US"/>
              </w:rPr>
              <w:pPrChange w:id="1141" w:author="Kleber Marques Lisboa" w:date="2023-10-24T09:41:00Z">
                <w:pPr>
                  <w:spacing w:before="30" w:after="30" w:line="240" w:lineRule="auto"/>
                  <w:ind w:left="-113" w:right="-113" w:firstLine="0"/>
                  <w:jc w:val="center"/>
                </w:pPr>
              </w:pPrChange>
            </w:pPr>
            <w:r w:rsidRPr="00CB22C8">
              <w:rPr>
                <w:sz w:val="22"/>
                <w:szCs w:val="22"/>
                <w:lang w:val="en-US"/>
              </w:rPr>
              <w:t>2.1</w:t>
            </w:r>
          </w:p>
        </w:tc>
        <w:tc>
          <w:tcPr>
            <w:tcW w:w="602" w:type="dxa"/>
            <w:tcBorders>
              <w:top w:val="nil"/>
              <w:left w:val="nil"/>
              <w:bottom w:val="nil"/>
              <w:right w:val="nil"/>
            </w:tcBorders>
            <w:vAlign w:val="center"/>
          </w:tcPr>
          <w:p w14:paraId="270F5413" w14:textId="77777777" w:rsidR="0002305B" w:rsidRPr="00CB22C8" w:rsidRDefault="0002305B">
            <w:pPr>
              <w:spacing w:before="30" w:after="30"/>
              <w:ind w:left="-113" w:right="-113" w:firstLine="0"/>
              <w:jc w:val="center"/>
              <w:rPr>
                <w:sz w:val="22"/>
                <w:szCs w:val="22"/>
                <w:lang w:val="en-US"/>
              </w:rPr>
              <w:pPrChange w:id="1142" w:author="Kleber Marques Lisboa" w:date="2023-10-24T09:41:00Z">
                <w:pPr>
                  <w:spacing w:before="30" w:after="30" w:line="240" w:lineRule="auto"/>
                  <w:ind w:left="-113" w:right="-113" w:firstLine="0"/>
                  <w:jc w:val="center"/>
                </w:pPr>
              </w:pPrChange>
            </w:pPr>
            <w:r w:rsidRPr="00CB22C8">
              <w:rPr>
                <w:sz w:val="22"/>
                <w:szCs w:val="22"/>
                <w:lang w:val="en-US"/>
              </w:rPr>
              <w:t>0.61</w:t>
            </w:r>
          </w:p>
        </w:tc>
        <w:tc>
          <w:tcPr>
            <w:tcW w:w="603" w:type="dxa"/>
            <w:tcBorders>
              <w:top w:val="nil"/>
              <w:left w:val="nil"/>
              <w:bottom w:val="nil"/>
              <w:right w:val="single" w:sz="4" w:space="0" w:color="auto"/>
            </w:tcBorders>
            <w:vAlign w:val="center"/>
          </w:tcPr>
          <w:p w14:paraId="121936AB" w14:textId="77777777" w:rsidR="0002305B" w:rsidRPr="00CB22C8" w:rsidRDefault="0002305B">
            <w:pPr>
              <w:spacing w:before="30" w:after="30"/>
              <w:ind w:left="-113" w:right="-113" w:firstLine="0"/>
              <w:jc w:val="center"/>
              <w:rPr>
                <w:sz w:val="22"/>
                <w:szCs w:val="22"/>
                <w:lang w:val="en-US"/>
              </w:rPr>
              <w:pPrChange w:id="1143" w:author="Kleber Marques Lisboa" w:date="2023-10-24T09:41:00Z">
                <w:pPr>
                  <w:spacing w:before="30" w:after="30" w:line="240" w:lineRule="auto"/>
                  <w:ind w:left="-113" w:right="-113" w:firstLine="0"/>
                  <w:jc w:val="center"/>
                </w:pPr>
              </w:pPrChange>
            </w:pPr>
            <w:r w:rsidRPr="00CB22C8">
              <w:rPr>
                <w:sz w:val="22"/>
                <w:szCs w:val="22"/>
                <w:lang w:val="en-US"/>
              </w:rPr>
              <w:t>54</w:t>
            </w:r>
          </w:p>
        </w:tc>
        <w:tc>
          <w:tcPr>
            <w:tcW w:w="968" w:type="dxa"/>
            <w:tcBorders>
              <w:top w:val="nil"/>
              <w:left w:val="single" w:sz="4" w:space="0" w:color="auto"/>
              <w:bottom w:val="nil"/>
              <w:right w:val="nil"/>
            </w:tcBorders>
            <w:vAlign w:val="center"/>
          </w:tcPr>
          <w:p w14:paraId="6C5308D2" w14:textId="77777777" w:rsidR="0002305B" w:rsidRPr="00CB22C8" w:rsidRDefault="0002305B">
            <w:pPr>
              <w:spacing w:before="30" w:after="30"/>
              <w:ind w:left="-113" w:right="-113" w:firstLine="0"/>
              <w:jc w:val="center"/>
              <w:rPr>
                <w:sz w:val="22"/>
                <w:szCs w:val="22"/>
                <w:lang w:val="en-US"/>
              </w:rPr>
              <w:pPrChange w:id="1144" w:author="Kleber Marques Lisboa" w:date="2023-10-24T09:41:00Z">
                <w:pPr>
                  <w:spacing w:before="30" w:after="30" w:line="240" w:lineRule="auto"/>
                  <w:ind w:left="-113" w:right="-113" w:firstLine="0"/>
                  <w:jc w:val="center"/>
                </w:pPr>
              </w:pPrChange>
            </w:pPr>
            <w:r w:rsidRPr="00CB22C8">
              <w:rPr>
                <w:sz w:val="22"/>
                <w:szCs w:val="22"/>
                <w:lang w:val="en-US"/>
              </w:rPr>
              <w:t>0.60</w:t>
            </w:r>
          </w:p>
        </w:tc>
        <w:tc>
          <w:tcPr>
            <w:tcW w:w="969" w:type="dxa"/>
            <w:tcBorders>
              <w:top w:val="nil"/>
              <w:left w:val="nil"/>
              <w:bottom w:val="nil"/>
              <w:right w:val="nil"/>
            </w:tcBorders>
            <w:vAlign w:val="center"/>
          </w:tcPr>
          <w:p w14:paraId="4886642A" w14:textId="77777777" w:rsidR="0002305B" w:rsidRPr="00CB22C8" w:rsidRDefault="0002305B">
            <w:pPr>
              <w:spacing w:before="30" w:after="30"/>
              <w:ind w:left="-113" w:right="-113" w:firstLine="0"/>
              <w:jc w:val="center"/>
              <w:rPr>
                <w:sz w:val="22"/>
                <w:szCs w:val="22"/>
                <w:lang w:val="en-US"/>
              </w:rPr>
              <w:pPrChange w:id="1145" w:author="Kleber Marques Lisboa" w:date="2023-10-24T09:41:00Z">
                <w:pPr>
                  <w:spacing w:before="30" w:after="30" w:line="240" w:lineRule="auto"/>
                  <w:ind w:left="-113" w:right="-113" w:firstLine="0"/>
                  <w:jc w:val="center"/>
                </w:pPr>
              </w:pPrChange>
            </w:pPr>
            <w:r w:rsidRPr="00CB22C8">
              <w:rPr>
                <w:sz w:val="22"/>
                <w:szCs w:val="22"/>
                <w:lang w:val="en-US"/>
              </w:rPr>
              <w:t>2.1</w:t>
            </w:r>
          </w:p>
        </w:tc>
        <w:tc>
          <w:tcPr>
            <w:tcW w:w="969" w:type="dxa"/>
            <w:tcBorders>
              <w:top w:val="nil"/>
              <w:left w:val="nil"/>
              <w:bottom w:val="nil"/>
            </w:tcBorders>
            <w:vAlign w:val="center"/>
          </w:tcPr>
          <w:p w14:paraId="66BD6D1B" w14:textId="77777777" w:rsidR="0002305B" w:rsidRPr="00CB22C8" w:rsidRDefault="0002305B">
            <w:pPr>
              <w:spacing w:before="30" w:after="30"/>
              <w:ind w:left="-113" w:right="-113" w:firstLine="0"/>
              <w:jc w:val="center"/>
              <w:rPr>
                <w:sz w:val="22"/>
                <w:szCs w:val="22"/>
                <w:lang w:val="en-US"/>
              </w:rPr>
              <w:pPrChange w:id="1146" w:author="Kleber Marques Lisboa" w:date="2023-10-24T09:41:00Z">
                <w:pPr>
                  <w:spacing w:before="30" w:after="30" w:line="240" w:lineRule="auto"/>
                  <w:ind w:left="-113" w:right="-113" w:firstLine="0"/>
                  <w:jc w:val="center"/>
                </w:pPr>
              </w:pPrChange>
            </w:pPr>
            <w:r w:rsidRPr="00CB22C8">
              <w:rPr>
                <w:sz w:val="22"/>
                <w:szCs w:val="22"/>
                <w:lang w:val="en-US"/>
              </w:rPr>
              <w:t>2.6</w:t>
            </w:r>
          </w:p>
        </w:tc>
        <w:tc>
          <w:tcPr>
            <w:tcW w:w="968" w:type="dxa"/>
            <w:tcBorders>
              <w:top w:val="nil"/>
              <w:left w:val="nil"/>
              <w:bottom w:val="nil"/>
              <w:right w:val="nil"/>
            </w:tcBorders>
            <w:vAlign w:val="center"/>
          </w:tcPr>
          <w:p w14:paraId="0C0F9A73" w14:textId="77777777" w:rsidR="0002305B" w:rsidRPr="00CB22C8" w:rsidRDefault="0002305B">
            <w:pPr>
              <w:spacing w:before="30" w:after="30"/>
              <w:ind w:left="-113" w:right="-113" w:firstLine="0"/>
              <w:jc w:val="center"/>
              <w:rPr>
                <w:sz w:val="22"/>
                <w:szCs w:val="22"/>
                <w:lang w:val="en-US"/>
              </w:rPr>
              <w:pPrChange w:id="1147" w:author="Kleber Marques Lisboa" w:date="2023-10-24T09:41:00Z">
                <w:pPr>
                  <w:spacing w:before="30" w:after="30" w:line="240" w:lineRule="auto"/>
                  <w:ind w:left="-113" w:right="-113" w:firstLine="0"/>
                  <w:jc w:val="center"/>
                </w:pPr>
              </w:pPrChange>
            </w:pPr>
            <w:r w:rsidRPr="00CB22C8">
              <w:rPr>
                <w:sz w:val="22"/>
                <w:szCs w:val="22"/>
                <w:lang w:val="en-US"/>
              </w:rPr>
              <w:t>1.2</w:t>
            </w:r>
          </w:p>
        </w:tc>
        <w:tc>
          <w:tcPr>
            <w:tcW w:w="969" w:type="dxa"/>
            <w:tcBorders>
              <w:top w:val="nil"/>
              <w:left w:val="nil"/>
              <w:bottom w:val="nil"/>
              <w:right w:val="nil"/>
            </w:tcBorders>
            <w:vAlign w:val="center"/>
          </w:tcPr>
          <w:p w14:paraId="4DA4E7FF" w14:textId="77777777" w:rsidR="0002305B" w:rsidRPr="00CB22C8" w:rsidRDefault="0002305B">
            <w:pPr>
              <w:spacing w:before="30" w:after="30"/>
              <w:ind w:left="-113" w:right="-113" w:firstLine="0"/>
              <w:jc w:val="center"/>
              <w:rPr>
                <w:sz w:val="22"/>
                <w:szCs w:val="22"/>
                <w:lang w:val="en-US"/>
              </w:rPr>
              <w:pPrChange w:id="1148" w:author="Kleber Marques Lisboa" w:date="2023-10-24T09:41:00Z">
                <w:pPr>
                  <w:spacing w:before="30" w:after="30" w:line="240" w:lineRule="auto"/>
                  <w:ind w:left="-113" w:right="-113" w:firstLine="0"/>
                  <w:jc w:val="center"/>
                </w:pPr>
              </w:pPrChange>
            </w:pPr>
            <w:r w:rsidRPr="00CB22C8">
              <w:rPr>
                <w:sz w:val="22"/>
                <w:szCs w:val="22"/>
                <w:lang w:val="en-US"/>
              </w:rPr>
              <w:t>0.33</w:t>
            </w:r>
          </w:p>
        </w:tc>
        <w:tc>
          <w:tcPr>
            <w:tcW w:w="969" w:type="dxa"/>
            <w:tcBorders>
              <w:top w:val="nil"/>
              <w:left w:val="nil"/>
              <w:bottom w:val="nil"/>
            </w:tcBorders>
            <w:vAlign w:val="center"/>
          </w:tcPr>
          <w:p w14:paraId="4A6500A5" w14:textId="77777777" w:rsidR="0002305B" w:rsidRPr="00CB22C8" w:rsidRDefault="0002305B">
            <w:pPr>
              <w:spacing w:before="30" w:after="30"/>
              <w:ind w:left="-113" w:right="-113" w:firstLine="0"/>
              <w:jc w:val="center"/>
              <w:rPr>
                <w:sz w:val="22"/>
                <w:szCs w:val="22"/>
                <w:lang w:val="en-US"/>
              </w:rPr>
              <w:pPrChange w:id="1149" w:author="Kleber Marques Lisboa" w:date="2023-10-24T09:41:00Z">
                <w:pPr>
                  <w:spacing w:before="30" w:after="30" w:line="240" w:lineRule="auto"/>
                  <w:ind w:left="-113" w:right="-113" w:firstLine="0"/>
                  <w:jc w:val="center"/>
                </w:pPr>
              </w:pPrChange>
            </w:pPr>
            <w:r w:rsidRPr="00CB22C8">
              <w:rPr>
                <w:sz w:val="22"/>
                <w:szCs w:val="22"/>
                <w:lang w:val="en-US"/>
              </w:rPr>
              <w:t>0.27</w:t>
            </w:r>
          </w:p>
        </w:tc>
      </w:tr>
      <w:tr w:rsidR="0002305B" w:rsidRPr="00CB22C8" w14:paraId="09037D12" w14:textId="77777777" w:rsidTr="00F825C4">
        <w:trPr>
          <w:trHeight w:val="283"/>
          <w:jc w:val="center"/>
        </w:trPr>
        <w:tc>
          <w:tcPr>
            <w:tcW w:w="1560" w:type="dxa"/>
            <w:tcBorders>
              <w:top w:val="nil"/>
              <w:bottom w:val="nil"/>
              <w:right w:val="single" w:sz="4" w:space="0" w:color="auto"/>
            </w:tcBorders>
            <w:vAlign w:val="center"/>
          </w:tcPr>
          <w:p w14:paraId="07C79C1F" w14:textId="426E6C09" w:rsidR="0002305B" w:rsidRPr="00CB22C8" w:rsidRDefault="00000000">
            <w:pPr>
              <w:spacing w:before="30" w:after="30"/>
              <w:ind w:left="-113" w:right="-113" w:firstLine="0"/>
              <w:jc w:val="center"/>
              <w:rPr>
                <w:b/>
                <w:bCs/>
                <w:sz w:val="20"/>
                <w:szCs w:val="20"/>
                <w:lang w:val="en-US"/>
              </w:rPr>
              <w:pPrChange w:id="1150" w:author="Kleber Marques Lisboa" w:date="2023-10-24T09:41:00Z">
                <w:pPr>
                  <w:spacing w:before="30" w:after="30" w:line="240" w:lineRule="auto"/>
                  <w:ind w:left="-113" w:right="-113" w:firstLine="0"/>
                  <w:jc w:val="center"/>
                </w:pPr>
              </w:pPrChange>
            </w:pPr>
            <m:oMathPara>
              <m:oMath>
                <m:sSub>
                  <m:sSubPr>
                    <m:ctrlPr>
                      <w:rPr>
                        <w:rFonts w:ascii="Cambria Math" w:hAnsi="Cambria Math"/>
                        <w:b/>
                        <w:bCs/>
                        <w:i/>
                        <w:sz w:val="20"/>
                        <w:szCs w:val="20"/>
                        <w:lang w:val="en-US"/>
                      </w:rPr>
                    </m:ctrlPr>
                  </m:sSubPr>
                  <m:e>
                    <m:acc>
                      <m:accPr>
                        <m:chr m:val="̇"/>
                        <m:ctrlPr>
                          <w:rPr>
                            <w:rFonts w:ascii="Cambria Math" w:hAnsi="Cambria Math"/>
                            <w:b/>
                            <w:bCs/>
                            <w:i/>
                            <w:sz w:val="20"/>
                            <w:szCs w:val="20"/>
                            <w:lang w:val="en-US"/>
                          </w:rPr>
                        </m:ctrlPr>
                      </m:accPr>
                      <m:e>
                        <m:r>
                          <m:rPr>
                            <m:sty m:val="bi"/>
                          </m:rPr>
                          <w:rPr>
                            <w:rFonts w:ascii="Cambria Math" w:hAnsi="Cambria Math"/>
                            <w:sz w:val="20"/>
                            <w:szCs w:val="20"/>
                            <w:lang w:val="en-US"/>
                          </w:rPr>
                          <m:t>V</m:t>
                        </m:r>
                      </m:e>
                    </m:acc>
                  </m:e>
                  <m:sub>
                    <m:r>
                      <m:rPr>
                        <m:sty m:val="bi"/>
                      </m:rPr>
                      <w:rPr>
                        <w:rFonts w:ascii="Cambria Math" w:hAnsi="Cambria Math"/>
                        <w:sz w:val="20"/>
                        <w:szCs w:val="20"/>
                        <w:lang w:val="en-US"/>
                      </w:rPr>
                      <m:t>l</m:t>
                    </m:r>
                  </m:sub>
                </m:sSub>
                <m:r>
                  <m:rPr>
                    <m:sty m:val="bi"/>
                  </m:rPr>
                  <w:rPr>
                    <w:rFonts w:ascii="Cambria Math" w:hAnsi="Cambria Math"/>
                    <w:sz w:val="20"/>
                    <w:szCs w:val="20"/>
                    <w:lang w:val="en-US"/>
                  </w:rPr>
                  <m:t>=</m:t>
                </m:r>
                <m:sSub>
                  <m:sSubPr>
                    <m:ctrlPr>
                      <w:rPr>
                        <w:rFonts w:ascii="Cambria Math" w:hAnsi="Cambria Math"/>
                        <w:b/>
                        <w:bCs/>
                        <w:i/>
                        <w:sz w:val="20"/>
                        <w:szCs w:val="20"/>
                        <w:lang w:val="en-US"/>
                      </w:rPr>
                    </m:ctrlPr>
                  </m:sSubPr>
                  <m:e>
                    <m:acc>
                      <m:accPr>
                        <m:chr m:val="̇"/>
                        <m:ctrlPr>
                          <w:rPr>
                            <w:rFonts w:ascii="Cambria Math" w:hAnsi="Cambria Math"/>
                            <w:b/>
                            <w:bCs/>
                            <w:i/>
                            <w:sz w:val="20"/>
                            <w:szCs w:val="20"/>
                            <w:lang w:val="en-US"/>
                          </w:rPr>
                        </m:ctrlPr>
                      </m:accPr>
                      <m:e>
                        <m:r>
                          <m:rPr>
                            <m:sty m:val="bi"/>
                          </m:rPr>
                          <w:rPr>
                            <w:rFonts w:ascii="Cambria Math" w:hAnsi="Cambria Math"/>
                            <w:sz w:val="20"/>
                            <w:szCs w:val="20"/>
                            <w:lang w:val="en-US"/>
                          </w:rPr>
                          <m:t>V</m:t>
                        </m:r>
                      </m:e>
                    </m:acc>
                  </m:e>
                  <m:sub>
                    <m:r>
                      <m:rPr>
                        <m:sty m:val="bi"/>
                      </m:rPr>
                      <w:rPr>
                        <w:rFonts w:ascii="Cambria Math" w:hAnsi="Cambria Math"/>
                        <w:sz w:val="20"/>
                        <w:szCs w:val="20"/>
                        <w:lang w:val="en-US"/>
                      </w:rPr>
                      <m:t>s</m:t>
                    </m:r>
                  </m:sub>
                </m:sSub>
                <m:r>
                  <m:rPr>
                    <m:sty m:val="bi"/>
                  </m:rPr>
                  <w:rPr>
                    <w:rFonts w:ascii="Cambria Math" w:hAnsi="Cambria Math"/>
                    <w:sz w:val="20"/>
                    <w:szCs w:val="20"/>
                    <w:lang w:val="en-US"/>
                  </w:rPr>
                  <m:t>=50</m:t>
                </m:r>
              </m:oMath>
            </m:oMathPara>
          </w:p>
        </w:tc>
        <w:tc>
          <w:tcPr>
            <w:tcW w:w="567" w:type="dxa"/>
            <w:tcBorders>
              <w:top w:val="nil"/>
              <w:left w:val="single" w:sz="4" w:space="0" w:color="auto"/>
              <w:bottom w:val="nil"/>
              <w:right w:val="nil"/>
            </w:tcBorders>
            <w:vAlign w:val="center"/>
          </w:tcPr>
          <w:p w14:paraId="0FBD12FA" w14:textId="77777777" w:rsidR="0002305B" w:rsidRPr="00CB22C8" w:rsidRDefault="0002305B">
            <w:pPr>
              <w:spacing w:before="30" w:after="30"/>
              <w:ind w:left="-113" w:right="-113" w:firstLine="0"/>
              <w:jc w:val="center"/>
              <w:rPr>
                <w:b/>
                <w:bCs/>
                <w:sz w:val="22"/>
                <w:szCs w:val="22"/>
                <w:lang w:val="en-US"/>
              </w:rPr>
              <w:pPrChange w:id="1151" w:author="Kleber Marques Lisboa" w:date="2023-10-24T09:41:00Z">
                <w:pPr>
                  <w:spacing w:before="30" w:after="30" w:line="240" w:lineRule="auto"/>
                  <w:ind w:left="-113" w:right="-113" w:firstLine="0"/>
                  <w:jc w:val="center"/>
                </w:pPr>
              </w:pPrChange>
            </w:pPr>
            <w:r w:rsidRPr="00CB22C8">
              <w:rPr>
                <w:b/>
                <w:bCs/>
                <w:sz w:val="22"/>
                <w:szCs w:val="22"/>
                <w:lang w:val="en-US"/>
              </w:rPr>
              <w:t>1.0</w:t>
            </w:r>
          </w:p>
        </w:tc>
        <w:tc>
          <w:tcPr>
            <w:tcW w:w="567" w:type="dxa"/>
            <w:tcBorders>
              <w:top w:val="nil"/>
              <w:left w:val="nil"/>
              <w:bottom w:val="nil"/>
              <w:right w:val="nil"/>
            </w:tcBorders>
            <w:vAlign w:val="center"/>
          </w:tcPr>
          <w:p w14:paraId="638DBFC2" w14:textId="77777777" w:rsidR="0002305B" w:rsidRPr="00CB22C8" w:rsidRDefault="0002305B">
            <w:pPr>
              <w:spacing w:before="30" w:after="30"/>
              <w:ind w:left="-113" w:right="-113" w:firstLine="0"/>
              <w:jc w:val="center"/>
              <w:rPr>
                <w:b/>
                <w:bCs/>
                <w:sz w:val="22"/>
                <w:szCs w:val="22"/>
                <w:lang w:val="en-US"/>
              </w:rPr>
              <w:pPrChange w:id="1152" w:author="Kleber Marques Lisboa" w:date="2023-10-24T09:41:00Z">
                <w:pPr>
                  <w:spacing w:before="30" w:after="30" w:line="240" w:lineRule="auto"/>
                  <w:ind w:left="-113" w:right="-113" w:firstLine="0"/>
                  <w:jc w:val="center"/>
                </w:pPr>
              </w:pPrChange>
            </w:pPr>
            <w:r w:rsidRPr="00CB22C8">
              <w:rPr>
                <w:b/>
                <w:bCs/>
                <w:sz w:val="22"/>
                <w:szCs w:val="22"/>
                <w:lang w:val="en-US"/>
              </w:rPr>
              <w:t>0.88</w:t>
            </w:r>
          </w:p>
        </w:tc>
        <w:tc>
          <w:tcPr>
            <w:tcW w:w="708" w:type="dxa"/>
            <w:tcBorders>
              <w:top w:val="nil"/>
              <w:left w:val="nil"/>
              <w:bottom w:val="nil"/>
              <w:right w:val="nil"/>
            </w:tcBorders>
            <w:vAlign w:val="center"/>
          </w:tcPr>
          <w:p w14:paraId="5002657E" w14:textId="77777777" w:rsidR="0002305B" w:rsidRPr="00CB22C8" w:rsidRDefault="0002305B">
            <w:pPr>
              <w:spacing w:before="30" w:after="30"/>
              <w:ind w:left="-113" w:right="-113" w:firstLine="0"/>
              <w:jc w:val="center"/>
              <w:rPr>
                <w:b/>
                <w:bCs/>
                <w:sz w:val="22"/>
                <w:szCs w:val="22"/>
                <w:lang w:val="en-US"/>
              </w:rPr>
              <w:pPrChange w:id="1153" w:author="Kleber Marques Lisboa" w:date="2023-10-24T09:41:00Z">
                <w:pPr>
                  <w:spacing w:before="30" w:after="30" w:line="240" w:lineRule="auto"/>
                  <w:ind w:left="-113" w:right="-113" w:firstLine="0"/>
                  <w:jc w:val="center"/>
                </w:pPr>
              </w:pPrChange>
            </w:pPr>
            <w:r w:rsidRPr="00CB22C8">
              <w:rPr>
                <w:b/>
                <w:bCs/>
                <w:sz w:val="22"/>
                <w:szCs w:val="22"/>
                <w:lang w:val="en-US"/>
              </w:rPr>
              <w:t>FLR</w:t>
            </w:r>
          </w:p>
        </w:tc>
        <w:tc>
          <w:tcPr>
            <w:tcW w:w="567" w:type="dxa"/>
            <w:tcBorders>
              <w:top w:val="nil"/>
              <w:left w:val="nil"/>
              <w:bottom w:val="nil"/>
              <w:right w:val="nil"/>
            </w:tcBorders>
            <w:vAlign w:val="center"/>
          </w:tcPr>
          <w:p w14:paraId="06FC81D2" w14:textId="77777777" w:rsidR="0002305B" w:rsidRPr="00CB22C8" w:rsidRDefault="0002305B">
            <w:pPr>
              <w:spacing w:before="30" w:after="30"/>
              <w:ind w:left="-113" w:right="-113" w:firstLine="0"/>
              <w:jc w:val="center"/>
              <w:rPr>
                <w:b/>
                <w:bCs/>
                <w:sz w:val="22"/>
                <w:szCs w:val="22"/>
                <w:lang w:val="en-US"/>
              </w:rPr>
              <w:pPrChange w:id="1154" w:author="Kleber Marques Lisboa" w:date="2023-10-24T09:41:00Z">
                <w:pPr>
                  <w:spacing w:before="30" w:after="30" w:line="240" w:lineRule="auto"/>
                  <w:ind w:left="-113" w:right="-113" w:firstLine="0"/>
                  <w:jc w:val="center"/>
                </w:pPr>
              </w:pPrChange>
            </w:pPr>
            <w:r w:rsidRPr="00CB22C8">
              <w:rPr>
                <w:b/>
                <w:bCs/>
                <w:sz w:val="22"/>
                <w:szCs w:val="22"/>
                <w:lang w:val="en-US"/>
              </w:rPr>
              <w:t>---</w:t>
            </w:r>
          </w:p>
        </w:tc>
        <w:tc>
          <w:tcPr>
            <w:tcW w:w="709" w:type="dxa"/>
            <w:tcBorders>
              <w:top w:val="nil"/>
              <w:left w:val="nil"/>
              <w:bottom w:val="nil"/>
              <w:right w:val="nil"/>
            </w:tcBorders>
            <w:vAlign w:val="center"/>
          </w:tcPr>
          <w:p w14:paraId="200D101C" w14:textId="77777777" w:rsidR="0002305B" w:rsidRPr="00CB22C8" w:rsidRDefault="0002305B">
            <w:pPr>
              <w:spacing w:before="30" w:after="30"/>
              <w:ind w:left="-113" w:right="-113" w:firstLine="0"/>
              <w:jc w:val="center"/>
              <w:rPr>
                <w:b/>
                <w:bCs/>
                <w:sz w:val="22"/>
                <w:szCs w:val="22"/>
                <w:lang w:val="en-US"/>
              </w:rPr>
              <w:pPrChange w:id="1155" w:author="Kleber Marques Lisboa" w:date="2023-10-24T09:41:00Z">
                <w:pPr>
                  <w:spacing w:before="30" w:after="30" w:line="240" w:lineRule="auto"/>
                  <w:ind w:left="-113" w:right="-113" w:firstLine="0"/>
                  <w:jc w:val="center"/>
                </w:pPr>
              </w:pPrChange>
            </w:pPr>
            <w:r w:rsidRPr="00CB22C8">
              <w:rPr>
                <w:b/>
                <w:bCs/>
                <w:sz w:val="22"/>
                <w:szCs w:val="22"/>
                <w:lang w:val="en-US"/>
              </w:rPr>
              <w:t>---</w:t>
            </w:r>
          </w:p>
        </w:tc>
        <w:tc>
          <w:tcPr>
            <w:tcW w:w="602" w:type="dxa"/>
            <w:tcBorders>
              <w:top w:val="nil"/>
              <w:left w:val="nil"/>
              <w:bottom w:val="nil"/>
              <w:right w:val="nil"/>
            </w:tcBorders>
            <w:vAlign w:val="center"/>
          </w:tcPr>
          <w:p w14:paraId="302FCC34" w14:textId="77777777" w:rsidR="0002305B" w:rsidRPr="00CB22C8" w:rsidRDefault="0002305B">
            <w:pPr>
              <w:spacing w:before="30" w:after="30"/>
              <w:ind w:left="-113" w:right="-113" w:firstLine="0"/>
              <w:jc w:val="center"/>
              <w:rPr>
                <w:b/>
                <w:bCs/>
                <w:sz w:val="22"/>
                <w:szCs w:val="22"/>
                <w:lang w:val="en-US"/>
              </w:rPr>
              <w:pPrChange w:id="1156" w:author="Kleber Marques Lisboa" w:date="2023-10-24T09:41:00Z">
                <w:pPr>
                  <w:spacing w:before="30" w:after="30" w:line="240" w:lineRule="auto"/>
                  <w:ind w:left="-113" w:right="-113" w:firstLine="0"/>
                  <w:jc w:val="center"/>
                </w:pPr>
              </w:pPrChange>
            </w:pPr>
            <w:r w:rsidRPr="00CB22C8">
              <w:rPr>
                <w:b/>
                <w:bCs/>
                <w:sz w:val="22"/>
                <w:szCs w:val="22"/>
                <w:lang w:val="en-US"/>
              </w:rPr>
              <w:t>5.2</w:t>
            </w:r>
          </w:p>
        </w:tc>
        <w:tc>
          <w:tcPr>
            <w:tcW w:w="603" w:type="dxa"/>
            <w:tcBorders>
              <w:top w:val="nil"/>
              <w:left w:val="nil"/>
              <w:bottom w:val="nil"/>
              <w:right w:val="nil"/>
            </w:tcBorders>
            <w:vAlign w:val="center"/>
          </w:tcPr>
          <w:p w14:paraId="34B9AC0D" w14:textId="77777777" w:rsidR="0002305B" w:rsidRPr="00CB22C8" w:rsidRDefault="0002305B">
            <w:pPr>
              <w:spacing w:before="30" w:after="30"/>
              <w:ind w:left="-113" w:right="-113" w:firstLine="0"/>
              <w:jc w:val="center"/>
              <w:rPr>
                <w:b/>
                <w:bCs/>
                <w:sz w:val="22"/>
                <w:szCs w:val="22"/>
                <w:lang w:val="en-US"/>
              </w:rPr>
              <w:pPrChange w:id="1157" w:author="Kleber Marques Lisboa" w:date="2023-10-24T09:41:00Z">
                <w:pPr>
                  <w:spacing w:before="30" w:after="30" w:line="240" w:lineRule="auto"/>
                  <w:ind w:left="-113" w:right="-113" w:firstLine="0"/>
                  <w:jc w:val="center"/>
                </w:pPr>
              </w:pPrChange>
            </w:pPr>
            <w:r w:rsidRPr="00CB22C8">
              <w:rPr>
                <w:b/>
                <w:bCs/>
                <w:sz w:val="22"/>
                <w:szCs w:val="22"/>
                <w:lang w:val="en-US"/>
              </w:rPr>
              <w:t>3.4</w:t>
            </w:r>
          </w:p>
        </w:tc>
        <w:tc>
          <w:tcPr>
            <w:tcW w:w="602" w:type="dxa"/>
            <w:tcBorders>
              <w:top w:val="nil"/>
              <w:left w:val="nil"/>
              <w:bottom w:val="nil"/>
              <w:right w:val="nil"/>
            </w:tcBorders>
            <w:vAlign w:val="center"/>
          </w:tcPr>
          <w:p w14:paraId="520A3B4C" w14:textId="77777777" w:rsidR="0002305B" w:rsidRPr="00CB22C8" w:rsidRDefault="0002305B">
            <w:pPr>
              <w:spacing w:before="30" w:after="30"/>
              <w:ind w:left="-113" w:right="-113" w:firstLine="0"/>
              <w:jc w:val="center"/>
              <w:rPr>
                <w:b/>
                <w:bCs/>
                <w:sz w:val="22"/>
                <w:szCs w:val="22"/>
                <w:lang w:val="en-US"/>
              </w:rPr>
              <w:pPrChange w:id="1158" w:author="Kleber Marques Lisboa" w:date="2023-10-24T09:41:00Z">
                <w:pPr>
                  <w:spacing w:before="30" w:after="30" w:line="240" w:lineRule="auto"/>
                  <w:ind w:left="-113" w:right="-113" w:firstLine="0"/>
                  <w:jc w:val="center"/>
                </w:pPr>
              </w:pPrChange>
            </w:pPr>
            <w:r w:rsidRPr="00CB22C8">
              <w:rPr>
                <w:b/>
                <w:bCs/>
                <w:sz w:val="22"/>
                <w:szCs w:val="22"/>
                <w:lang w:val="en-US"/>
              </w:rPr>
              <w:t>0.59</w:t>
            </w:r>
          </w:p>
        </w:tc>
        <w:tc>
          <w:tcPr>
            <w:tcW w:w="603" w:type="dxa"/>
            <w:tcBorders>
              <w:top w:val="nil"/>
              <w:left w:val="nil"/>
              <w:bottom w:val="nil"/>
              <w:right w:val="single" w:sz="4" w:space="0" w:color="auto"/>
            </w:tcBorders>
            <w:vAlign w:val="center"/>
          </w:tcPr>
          <w:p w14:paraId="6D91C4DF" w14:textId="77777777" w:rsidR="0002305B" w:rsidRPr="00CB22C8" w:rsidRDefault="0002305B">
            <w:pPr>
              <w:spacing w:before="30" w:after="30"/>
              <w:ind w:left="-113" w:right="-113" w:firstLine="0"/>
              <w:jc w:val="center"/>
              <w:rPr>
                <w:b/>
                <w:bCs/>
                <w:sz w:val="22"/>
                <w:szCs w:val="22"/>
                <w:lang w:val="en-US"/>
              </w:rPr>
              <w:pPrChange w:id="1159" w:author="Kleber Marques Lisboa" w:date="2023-10-24T09:41:00Z">
                <w:pPr>
                  <w:spacing w:before="30" w:after="30" w:line="240" w:lineRule="auto"/>
                  <w:ind w:left="-113" w:right="-113" w:firstLine="0"/>
                  <w:jc w:val="center"/>
                </w:pPr>
              </w:pPrChange>
            </w:pPr>
            <w:r w:rsidRPr="00CB22C8">
              <w:rPr>
                <w:b/>
                <w:bCs/>
                <w:sz w:val="22"/>
                <w:szCs w:val="22"/>
                <w:lang w:val="en-US"/>
              </w:rPr>
              <w:t>66</w:t>
            </w:r>
          </w:p>
        </w:tc>
        <w:tc>
          <w:tcPr>
            <w:tcW w:w="968" w:type="dxa"/>
            <w:tcBorders>
              <w:top w:val="nil"/>
              <w:left w:val="single" w:sz="4" w:space="0" w:color="auto"/>
              <w:bottom w:val="nil"/>
              <w:right w:val="nil"/>
            </w:tcBorders>
            <w:vAlign w:val="center"/>
          </w:tcPr>
          <w:p w14:paraId="0C3A9F4B" w14:textId="77777777" w:rsidR="0002305B" w:rsidRPr="00CB22C8" w:rsidRDefault="0002305B">
            <w:pPr>
              <w:spacing w:before="30" w:after="30"/>
              <w:ind w:left="-113" w:right="-113" w:firstLine="0"/>
              <w:jc w:val="center"/>
              <w:rPr>
                <w:b/>
                <w:bCs/>
                <w:sz w:val="22"/>
                <w:szCs w:val="22"/>
                <w:lang w:val="en-US"/>
              </w:rPr>
              <w:pPrChange w:id="1160" w:author="Kleber Marques Lisboa" w:date="2023-10-24T09:41:00Z">
                <w:pPr>
                  <w:spacing w:before="30" w:after="30" w:line="240" w:lineRule="auto"/>
                  <w:ind w:left="-113" w:right="-113" w:firstLine="0"/>
                  <w:jc w:val="center"/>
                </w:pPr>
              </w:pPrChange>
            </w:pPr>
            <w:r w:rsidRPr="00CB22C8">
              <w:rPr>
                <w:b/>
                <w:bCs/>
                <w:sz w:val="22"/>
                <w:szCs w:val="22"/>
                <w:lang w:val="en-US"/>
              </w:rPr>
              <w:t>0.58</w:t>
            </w:r>
          </w:p>
        </w:tc>
        <w:tc>
          <w:tcPr>
            <w:tcW w:w="969" w:type="dxa"/>
            <w:tcBorders>
              <w:top w:val="nil"/>
              <w:left w:val="nil"/>
              <w:bottom w:val="nil"/>
              <w:right w:val="nil"/>
            </w:tcBorders>
            <w:vAlign w:val="center"/>
          </w:tcPr>
          <w:p w14:paraId="3FFDB286" w14:textId="77777777" w:rsidR="0002305B" w:rsidRPr="00CB22C8" w:rsidRDefault="0002305B">
            <w:pPr>
              <w:spacing w:before="30" w:after="30"/>
              <w:ind w:left="-113" w:right="-113" w:firstLine="0"/>
              <w:jc w:val="center"/>
              <w:rPr>
                <w:b/>
                <w:bCs/>
                <w:sz w:val="22"/>
                <w:szCs w:val="22"/>
                <w:lang w:val="en-US"/>
              </w:rPr>
              <w:pPrChange w:id="1161" w:author="Kleber Marques Lisboa" w:date="2023-10-24T09:41:00Z">
                <w:pPr>
                  <w:spacing w:before="30" w:after="30" w:line="240" w:lineRule="auto"/>
                  <w:ind w:left="-113" w:right="-113" w:firstLine="0"/>
                  <w:jc w:val="center"/>
                </w:pPr>
              </w:pPrChange>
            </w:pPr>
            <w:r w:rsidRPr="00CB22C8">
              <w:rPr>
                <w:b/>
                <w:bCs/>
                <w:sz w:val="22"/>
                <w:szCs w:val="22"/>
                <w:lang w:val="en-US"/>
              </w:rPr>
              <w:t>1.8</w:t>
            </w:r>
          </w:p>
        </w:tc>
        <w:tc>
          <w:tcPr>
            <w:tcW w:w="969" w:type="dxa"/>
            <w:tcBorders>
              <w:top w:val="nil"/>
              <w:left w:val="nil"/>
              <w:bottom w:val="nil"/>
            </w:tcBorders>
            <w:vAlign w:val="center"/>
          </w:tcPr>
          <w:p w14:paraId="02B693F4" w14:textId="77777777" w:rsidR="0002305B" w:rsidRPr="00CB22C8" w:rsidRDefault="0002305B">
            <w:pPr>
              <w:spacing w:before="30" w:after="30"/>
              <w:ind w:left="-113" w:right="-113" w:firstLine="0"/>
              <w:jc w:val="center"/>
              <w:rPr>
                <w:b/>
                <w:bCs/>
                <w:sz w:val="22"/>
                <w:szCs w:val="22"/>
                <w:lang w:val="en-US"/>
              </w:rPr>
              <w:pPrChange w:id="1162" w:author="Kleber Marques Lisboa" w:date="2023-10-24T09:41:00Z">
                <w:pPr>
                  <w:spacing w:before="30" w:after="30" w:line="240" w:lineRule="auto"/>
                  <w:ind w:left="-113" w:right="-113" w:firstLine="0"/>
                  <w:jc w:val="center"/>
                </w:pPr>
              </w:pPrChange>
            </w:pPr>
            <w:r w:rsidRPr="00CB22C8">
              <w:rPr>
                <w:b/>
                <w:bCs/>
                <w:sz w:val="22"/>
                <w:szCs w:val="22"/>
                <w:lang w:val="en-US"/>
              </w:rPr>
              <w:t>2.5</w:t>
            </w:r>
          </w:p>
        </w:tc>
        <w:tc>
          <w:tcPr>
            <w:tcW w:w="968" w:type="dxa"/>
            <w:tcBorders>
              <w:top w:val="nil"/>
              <w:left w:val="nil"/>
              <w:bottom w:val="nil"/>
              <w:right w:val="nil"/>
            </w:tcBorders>
            <w:vAlign w:val="center"/>
          </w:tcPr>
          <w:p w14:paraId="31569FE1" w14:textId="77777777" w:rsidR="0002305B" w:rsidRPr="00CB22C8" w:rsidRDefault="0002305B">
            <w:pPr>
              <w:spacing w:before="30" w:after="30"/>
              <w:ind w:left="-113" w:right="-113" w:firstLine="0"/>
              <w:jc w:val="center"/>
              <w:rPr>
                <w:b/>
                <w:bCs/>
                <w:sz w:val="22"/>
                <w:szCs w:val="22"/>
                <w:lang w:val="en-US"/>
              </w:rPr>
              <w:pPrChange w:id="1163" w:author="Kleber Marques Lisboa" w:date="2023-10-24T09:41:00Z">
                <w:pPr>
                  <w:spacing w:before="30" w:after="30" w:line="240" w:lineRule="auto"/>
                  <w:ind w:left="-113" w:right="-113" w:firstLine="0"/>
                  <w:jc w:val="center"/>
                </w:pPr>
              </w:pPrChange>
            </w:pPr>
            <w:r w:rsidRPr="00CB22C8">
              <w:rPr>
                <w:b/>
                <w:bCs/>
                <w:sz w:val="22"/>
                <w:szCs w:val="22"/>
                <w:lang w:val="en-US"/>
              </w:rPr>
              <w:t>1.2</w:t>
            </w:r>
          </w:p>
        </w:tc>
        <w:tc>
          <w:tcPr>
            <w:tcW w:w="969" w:type="dxa"/>
            <w:tcBorders>
              <w:top w:val="nil"/>
              <w:left w:val="nil"/>
              <w:bottom w:val="nil"/>
              <w:right w:val="nil"/>
            </w:tcBorders>
            <w:vAlign w:val="center"/>
          </w:tcPr>
          <w:p w14:paraId="634042F8" w14:textId="77777777" w:rsidR="0002305B" w:rsidRPr="00CB22C8" w:rsidRDefault="0002305B">
            <w:pPr>
              <w:spacing w:before="30" w:after="30"/>
              <w:ind w:left="-113" w:right="-113" w:firstLine="0"/>
              <w:jc w:val="center"/>
              <w:rPr>
                <w:b/>
                <w:bCs/>
                <w:sz w:val="22"/>
                <w:szCs w:val="22"/>
                <w:lang w:val="en-US"/>
              </w:rPr>
              <w:pPrChange w:id="1164" w:author="Kleber Marques Lisboa" w:date="2023-10-24T09:41:00Z">
                <w:pPr>
                  <w:spacing w:before="30" w:after="30" w:line="240" w:lineRule="auto"/>
                  <w:ind w:left="-113" w:right="-113" w:firstLine="0"/>
                  <w:jc w:val="center"/>
                </w:pPr>
              </w:pPrChange>
            </w:pPr>
            <w:r w:rsidRPr="00CB22C8">
              <w:rPr>
                <w:b/>
                <w:bCs/>
                <w:sz w:val="22"/>
                <w:szCs w:val="22"/>
                <w:lang w:val="en-US"/>
              </w:rPr>
              <w:t>0.38</w:t>
            </w:r>
          </w:p>
        </w:tc>
        <w:tc>
          <w:tcPr>
            <w:tcW w:w="969" w:type="dxa"/>
            <w:tcBorders>
              <w:top w:val="nil"/>
              <w:left w:val="nil"/>
              <w:bottom w:val="nil"/>
            </w:tcBorders>
            <w:vAlign w:val="center"/>
          </w:tcPr>
          <w:p w14:paraId="335618D5" w14:textId="77777777" w:rsidR="0002305B" w:rsidRPr="00CB22C8" w:rsidRDefault="0002305B">
            <w:pPr>
              <w:spacing w:before="30" w:after="30"/>
              <w:ind w:left="-113" w:right="-113" w:firstLine="0"/>
              <w:jc w:val="center"/>
              <w:rPr>
                <w:b/>
                <w:bCs/>
                <w:sz w:val="22"/>
                <w:szCs w:val="22"/>
                <w:lang w:val="en-US"/>
              </w:rPr>
              <w:pPrChange w:id="1165" w:author="Kleber Marques Lisboa" w:date="2023-10-24T09:41:00Z">
                <w:pPr>
                  <w:spacing w:before="30" w:after="30" w:line="240" w:lineRule="auto"/>
                  <w:ind w:left="-113" w:right="-113" w:firstLine="0"/>
                  <w:jc w:val="center"/>
                </w:pPr>
              </w:pPrChange>
            </w:pPr>
            <w:r w:rsidRPr="00CB22C8">
              <w:rPr>
                <w:b/>
                <w:bCs/>
                <w:sz w:val="22"/>
                <w:szCs w:val="22"/>
                <w:lang w:val="en-US"/>
              </w:rPr>
              <w:t>0.27</w:t>
            </w:r>
          </w:p>
        </w:tc>
      </w:tr>
      <w:tr w:rsidR="0002305B" w:rsidRPr="00CB22C8" w14:paraId="7A2C7D68" w14:textId="77777777" w:rsidTr="00F825C4">
        <w:trPr>
          <w:trHeight w:val="283"/>
          <w:jc w:val="center"/>
        </w:trPr>
        <w:tc>
          <w:tcPr>
            <w:tcW w:w="1560" w:type="dxa"/>
            <w:tcBorders>
              <w:top w:val="nil"/>
              <w:bottom w:val="nil"/>
              <w:right w:val="single" w:sz="4" w:space="0" w:color="auto"/>
            </w:tcBorders>
            <w:vAlign w:val="center"/>
          </w:tcPr>
          <w:p w14:paraId="65E1DF46" w14:textId="7CC71A7D" w:rsidR="0002305B" w:rsidRPr="00CB22C8" w:rsidRDefault="00000000">
            <w:pPr>
              <w:spacing w:before="30" w:after="30"/>
              <w:ind w:left="-113" w:right="-113" w:firstLine="0"/>
              <w:jc w:val="center"/>
              <w:rPr>
                <w:sz w:val="20"/>
                <w:szCs w:val="20"/>
                <w:lang w:val="en-US"/>
              </w:rPr>
              <w:pPrChange w:id="1166" w:author="Kleber Marques Lisboa" w:date="2023-10-24T09:41:00Z">
                <w:pPr>
                  <w:spacing w:before="30" w:after="30" w:line="240" w:lineRule="auto"/>
                  <w:ind w:left="-113" w:right="-113" w:firstLine="0"/>
                  <w:jc w:val="center"/>
                </w:pPr>
              </w:pPrChange>
            </w:pPr>
            <m:oMathPara>
              <m:oMath>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l</m:t>
                    </m:r>
                  </m:sub>
                </m:sSub>
                <m:r>
                  <w:rPr>
                    <w:rFonts w:ascii="Cambria Math" w:hAnsi="Cambria Math"/>
                    <w:sz w:val="20"/>
                    <w:szCs w:val="20"/>
                    <w:lang w:val="en-US"/>
                  </w:rPr>
                  <m:t>=</m:t>
                </m:r>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s</m:t>
                    </m:r>
                  </m:sub>
                </m:sSub>
                <m:r>
                  <w:rPr>
                    <w:rFonts w:ascii="Cambria Math" w:hAnsi="Cambria Math"/>
                    <w:sz w:val="20"/>
                    <w:szCs w:val="20"/>
                    <w:lang w:val="en-US"/>
                  </w:rPr>
                  <m:t>=80</m:t>
                </m:r>
              </m:oMath>
            </m:oMathPara>
          </w:p>
        </w:tc>
        <w:tc>
          <w:tcPr>
            <w:tcW w:w="567" w:type="dxa"/>
            <w:tcBorders>
              <w:top w:val="nil"/>
              <w:left w:val="single" w:sz="4" w:space="0" w:color="auto"/>
              <w:bottom w:val="nil"/>
              <w:right w:val="nil"/>
            </w:tcBorders>
            <w:vAlign w:val="center"/>
          </w:tcPr>
          <w:p w14:paraId="253F6210" w14:textId="77777777" w:rsidR="0002305B" w:rsidRPr="00CB22C8" w:rsidRDefault="0002305B">
            <w:pPr>
              <w:spacing w:before="30" w:after="30"/>
              <w:ind w:left="-113" w:right="-113" w:firstLine="0"/>
              <w:jc w:val="center"/>
              <w:rPr>
                <w:sz w:val="22"/>
                <w:szCs w:val="22"/>
                <w:lang w:val="en-US"/>
              </w:rPr>
              <w:pPrChange w:id="1167" w:author="Kleber Marques Lisboa" w:date="2023-10-24T09:41:00Z">
                <w:pPr>
                  <w:spacing w:before="30" w:after="30" w:line="240" w:lineRule="auto"/>
                  <w:ind w:left="-113" w:right="-113" w:firstLine="0"/>
                  <w:jc w:val="center"/>
                </w:pPr>
              </w:pPrChange>
            </w:pPr>
            <w:r w:rsidRPr="00CB22C8">
              <w:rPr>
                <w:sz w:val="22"/>
                <w:szCs w:val="22"/>
                <w:lang w:val="en-US"/>
              </w:rPr>
              <w:t>1.0</w:t>
            </w:r>
          </w:p>
        </w:tc>
        <w:tc>
          <w:tcPr>
            <w:tcW w:w="567" w:type="dxa"/>
            <w:tcBorders>
              <w:top w:val="nil"/>
              <w:left w:val="nil"/>
              <w:bottom w:val="nil"/>
              <w:right w:val="nil"/>
            </w:tcBorders>
            <w:vAlign w:val="center"/>
          </w:tcPr>
          <w:p w14:paraId="0BA1CD4B" w14:textId="77777777" w:rsidR="0002305B" w:rsidRPr="00CB22C8" w:rsidRDefault="0002305B">
            <w:pPr>
              <w:spacing w:before="30" w:after="30"/>
              <w:ind w:left="-113" w:right="-113" w:firstLine="0"/>
              <w:jc w:val="center"/>
              <w:rPr>
                <w:sz w:val="22"/>
                <w:szCs w:val="22"/>
                <w:lang w:val="en-US"/>
              </w:rPr>
              <w:pPrChange w:id="1168" w:author="Kleber Marques Lisboa" w:date="2023-10-24T09:41:00Z">
                <w:pPr>
                  <w:spacing w:before="30" w:after="30" w:line="240" w:lineRule="auto"/>
                  <w:ind w:left="-113" w:right="-113" w:firstLine="0"/>
                  <w:jc w:val="center"/>
                </w:pPr>
              </w:pPrChange>
            </w:pPr>
            <w:r w:rsidRPr="00CB22C8">
              <w:rPr>
                <w:sz w:val="22"/>
                <w:szCs w:val="22"/>
                <w:lang w:val="en-US"/>
              </w:rPr>
              <w:t>0.88</w:t>
            </w:r>
          </w:p>
        </w:tc>
        <w:tc>
          <w:tcPr>
            <w:tcW w:w="708" w:type="dxa"/>
            <w:tcBorders>
              <w:top w:val="nil"/>
              <w:left w:val="nil"/>
              <w:bottom w:val="nil"/>
              <w:right w:val="nil"/>
            </w:tcBorders>
            <w:vAlign w:val="center"/>
          </w:tcPr>
          <w:p w14:paraId="594D62AD" w14:textId="77777777" w:rsidR="0002305B" w:rsidRPr="00CB22C8" w:rsidRDefault="0002305B">
            <w:pPr>
              <w:spacing w:before="30" w:after="30"/>
              <w:ind w:left="-113" w:right="-113" w:firstLine="0"/>
              <w:jc w:val="center"/>
              <w:rPr>
                <w:sz w:val="22"/>
                <w:szCs w:val="22"/>
                <w:lang w:val="en-US"/>
              </w:rPr>
              <w:pPrChange w:id="1169" w:author="Kleber Marques Lisboa" w:date="2023-10-24T09:41:00Z">
                <w:pPr>
                  <w:spacing w:before="30" w:after="30" w:line="240" w:lineRule="auto"/>
                  <w:ind w:left="-113" w:right="-113" w:firstLine="0"/>
                  <w:jc w:val="center"/>
                </w:pPr>
              </w:pPrChange>
            </w:pPr>
            <w:r w:rsidRPr="00CB22C8">
              <w:rPr>
                <w:sz w:val="22"/>
                <w:szCs w:val="22"/>
                <w:lang w:val="en-US"/>
              </w:rPr>
              <w:t>FLR</w:t>
            </w:r>
          </w:p>
        </w:tc>
        <w:tc>
          <w:tcPr>
            <w:tcW w:w="567" w:type="dxa"/>
            <w:tcBorders>
              <w:top w:val="nil"/>
              <w:left w:val="nil"/>
              <w:bottom w:val="nil"/>
              <w:right w:val="nil"/>
            </w:tcBorders>
            <w:vAlign w:val="center"/>
          </w:tcPr>
          <w:p w14:paraId="08CF7C0A" w14:textId="77777777" w:rsidR="0002305B" w:rsidRPr="00CB22C8" w:rsidRDefault="0002305B">
            <w:pPr>
              <w:spacing w:before="30" w:after="30"/>
              <w:ind w:left="-113" w:right="-113" w:firstLine="0"/>
              <w:jc w:val="center"/>
              <w:rPr>
                <w:b/>
                <w:bCs/>
                <w:sz w:val="22"/>
                <w:szCs w:val="22"/>
                <w:lang w:val="en-US"/>
              </w:rPr>
              <w:pPrChange w:id="1170" w:author="Kleber Marques Lisboa" w:date="2023-10-24T09:41:00Z">
                <w:pPr>
                  <w:spacing w:before="30" w:after="30" w:line="240" w:lineRule="auto"/>
                  <w:ind w:left="-113" w:right="-113" w:firstLine="0"/>
                  <w:jc w:val="center"/>
                </w:pPr>
              </w:pPrChange>
            </w:pPr>
            <w:r w:rsidRPr="00CB22C8">
              <w:rPr>
                <w:b/>
                <w:bCs/>
                <w:sz w:val="22"/>
                <w:szCs w:val="22"/>
                <w:lang w:val="en-US"/>
              </w:rPr>
              <w:t>---</w:t>
            </w:r>
          </w:p>
        </w:tc>
        <w:tc>
          <w:tcPr>
            <w:tcW w:w="709" w:type="dxa"/>
            <w:tcBorders>
              <w:top w:val="nil"/>
              <w:left w:val="nil"/>
              <w:bottom w:val="nil"/>
              <w:right w:val="nil"/>
            </w:tcBorders>
            <w:vAlign w:val="center"/>
          </w:tcPr>
          <w:p w14:paraId="1AD64268" w14:textId="77777777" w:rsidR="0002305B" w:rsidRPr="00CB22C8" w:rsidRDefault="0002305B">
            <w:pPr>
              <w:spacing w:before="30" w:after="30"/>
              <w:ind w:left="-113" w:right="-113" w:firstLine="0"/>
              <w:jc w:val="center"/>
              <w:rPr>
                <w:b/>
                <w:bCs/>
                <w:sz w:val="22"/>
                <w:szCs w:val="22"/>
                <w:lang w:val="en-US"/>
              </w:rPr>
              <w:pPrChange w:id="1171" w:author="Kleber Marques Lisboa" w:date="2023-10-24T09:41:00Z">
                <w:pPr>
                  <w:spacing w:before="30" w:after="30" w:line="240" w:lineRule="auto"/>
                  <w:ind w:left="-113" w:right="-113" w:firstLine="0"/>
                  <w:jc w:val="center"/>
                </w:pPr>
              </w:pPrChange>
            </w:pPr>
            <w:r w:rsidRPr="00CB22C8">
              <w:rPr>
                <w:b/>
                <w:bCs/>
                <w:sz w:val="22"/>
                <w:szCs w:val="22"/>
                <w:lang w:val="en-US"/>
              </w:rPr>
              <w:t>---</w:t>
            </w:r>
          </w:p>
        </w:tc>
        <w:tc>
          <w:tcPr>
            <w:tcW w:w="602" w:type="dxa"/>
            <w:tcBorders>
              <w:top w:val="nil"/>
              <w:left w:val="nil"/>
              <w:bottom w:val="nil"/>
              <w:right w:val="nil"/>
            </w:tcBorders>
            <w:vAlign w:val="center"/>
          </w:tcPr>
          <w:p w14:paraId="28BE6128" w14:textId="77777777" w:rsidR="0002305B" w:rsidRPr="00CB22C8" w:rsidRDefault="0002305B">
            <w:pPr>
              <w:spacing w:before="30" w:after="30"/>
              <w:ind w:left="-113" w:right="-113" w:firstLine="0"/>
              <w:jc w:val="center"/>
              <w:rPr>
                <w:sz w:val="22"/>
                <w:szCs w:val="22"/>
                <w:lang w:val="en-US"/>
              </w:rPr>
              <w:pPrChange w:id="1172" w:author="Kleber Marques Lisboa" w:date="2023-10-24T09:41:00Z">
                <w:pPr>
                  <w:spacing w:before="30" w:after="30" w:line="240" w:lineRule="auto"/>
                  <w:ind w:left="-113" w:right="-113" w:firstLine="0"/>
                  <w:jc w:val="center"/>
                </w:pPr>
              </w:pPrChange>
            </w:pPr>
            <w:r w:rsidRPr="00CB22C8">
              <w:rPr>
                <w:sz w:val="22"/>
                <w:szCs w:val="22"/>
                <w:lang w:val="en-US"/>
              </w:rPr>
              <w:t>4.9</w:t>
            </w:r>
          </w:p>
        </w:tc>
        <w:tc>
          <w:tcPr>
            <w:tcW w:w="603" w:type="dxa"/>
            <w:tcBorders>
              <w:top w:val="nil"/>
              <w:left w:val="nil"/>
              <w:bottom w:val="nil"/>
              <w:right w:val="nil"/>
            </w:tcBorders>
            <w:vAlign w:val="center"/>
          </w:tcPr>
          <w:p w14:paraId="2AA1F90D" w14:textId="77777777" w:rsidR="0002305B" w:rsidRPr="00CB22C8" w:rsidRDefault="0002305B">
            <w:pPr>
              <w:spacing w:before="30" w:after="30"/>
              <w:ind w:left="-113" w:right="-113" w:firstLine="0"/>
              <w:jc w:val="center"/>
              <w:rPr>
                <w:sz w:val="22"/>
                <w:szCs w:val="22"/>
                <w:lang w:val="en-US"/>
              </w:rPr>
              <w:pPrChange w:id="1173" w:author="Kleber Marques Lisboa" w:date="2023-10-24T09:41:00Z">
                <w:pPr>
                  <w:spacing w:before="30" w:after="30" w:line="240" w:lineRule="auto"/>
                  <w:ind w:left="-113" w:right="-113" w:firstLine="0"/>
                  <w:jc w:val="center"/>
                </w:pPr>
              </w:pPrChange>
            </w:pPr>
            <w:r w:rsidRPr="00CB22C8">
              <w:rPr>
                <w:sz w:val="22"/>
                <w:szCs w:val="22"/>
                <w:lang w:val="en-US"/>
              </w:rPr>
              <w:t>5.2</w:t>
            </w:r>
          </w:p>
        </w:tc>
        <w:tc>
          <w:tcPr>
            <w:tcW w:w="602" w:type="dxa"/>
            <w:tcBorders>
              <w:top w:val="nil"/>
              <w:left w:val="nil"/>
              <w:bottom w:val="nil"/>
              <w:right w:val="nil"/>
            </w:tcBorders>
            <w:vAlign w:val="center"/>
          </w:tcPr>
          <w:p w14:paraId="22DC2012" w14:textId="77777777" w:rsidR="0002305B" w:rsidRPr="00CB22C8" w:rsidRDefault="0002305B">
            <w:pPr>
              <w:spacing w:before="30" w:after="30"/>
              <w:ind w:left="-113" w:right="-113" w:firstLine="0"/>
              <w:jc w:val="center"/>
              <w:rPr>
                <w:sz w:val="22"/>
                <w:szCs w:val="22"/>
                <w:lang w:val="en-US"/>
              </w:rPr>
              <w:pPrChange w:id="1174" w:author="Kleber Marques Lisboa" w:date="2023-10-24T09:41:00Z">
                <w:pPr>
                  <w:spacing w:before="30" w:after="30" w:line="240" w:lineRule="auto"/>
                  <w:ind w:left="-113" w:right="-113" w:firstLine="0"/>
                  <w:jc w:val="center"/>
                </w:pPr>
              </w:pPrChange>
            </w:pPr>
            <w:r w:rsidRPr="00CB22C8">
              <w:rPr>
                <w:sz w:val="22"/>
                <w:szCs w:val="22"/>
                <w:lang w:val="en-US"/>
              </w:rPr>
              <w:t>0.58</w:t>
            </w:r>
          </w:p>
        </w:tc>
        <w:tc>
          <w:tcPr>
            <w:tcW w:w="603" w:type="dxa"/>
            <w:tcBorders>
              <w:top w:val="nil"/>
              <w:left w:val="nil"/>
              <w:bottom w:val="nil"/>
              <w:right w:val="single" w:sz="4" w:space="0" w:color="auto"/>
            </w:tcBorders>
            <w:vAlign w:val="center"/>
          </w:tcPr>
          <w:p w14:paraId="71C71CCA" w14:textId="77777777" w:rsidR="0002305B" w:rsidRPr="00CB22C8" w:rsidRDefault="0002305B">
            <w:pPr>
              <w:spacing w:before="30" w:after="30"/>
              <w:ind w:left="-113" w:right="-113" w:firstLine="0"/>
              <w:jc w:val="center"/>
              <w:rPr>
                <w:sz w:val="22"/>
                <w:szCs w:val="22"/>
                <w:lang w:val="en-US"/>
              </w:rPr>
              <w:pPrChange w:id="1175" w:author="Kleber Marques Lisboa" w:date="2023-10-24T09:41:00Z">
                <w:pPr>
                  <w:spacing w:before="30" w:after="30" w:line="240" w:lineRule="auto"/>
                  <w:ind w:left="-113" w:right="-113" w:firstLine="0"/>
                  <w:jc w:val="center"/>
                </w:pPr>
              </w:pPrChange>
            </w:pPr>
            <w:r w:rsidRPr="00CB22C8">
              <w:rPr>
                <w:sz w:val="22"/>
                <w:szCs w:val="22"/>
                <w:lang w:val="en-US"/>
              </w:rPr>
              <w:t>67</w:t>
            </w:r>
          </w:p>
        </w:tc>
        <w:tc>
          <w:tcPr>
            <w:tcW w:w="968" w:type="dxa"/>
            <w:tcBorders>
              <w:top w:val="nil"/>
              <w:left w:val="single" w:sz="4" w:space="0" w:color="auto"/>
              <w:bottom w:val="nil"/>
              <w:right w:val="nil"/>
            </w:tcBorders>
            <w:vAlign w:val="center"/>
          </w:tcPr>
          <w:p w14:paraId="7EA871CE" w14:textId="77777777" w:rsidR="0002305B" w:rsidRPr="00CB22C8" w:rsidRDefault="0002305B">
            <w:pPr>
              <w:spacing w:before="30" w:after="30"/>
              <w:ind w:left="-113" w:right="-113" w:firstLine="0"/>
              <w:jc w:val="center"/>
              <w:rPr>
                <w:sz w:val="22"/>
                <w:szCs w:val="22"/>
                <w:lang w:val="en-US"/>
              </w:rPr>
              <w:pPrChange w:id="1176" w:author="Kleber Marques Lisboa" w:date="2023-10-24T09:41:00Z">
                <w:pPr>
                  <w:spacing w:before="30" w:after="30" w:line="240" w:lineRule="auto"/>
                  <w:ind w:left="-113" w:right="-113" w:firstLine="0"/>
                  <w:jc w:val="center"/>
                </w:pPr>
              </w:pPrChange>
            </w:pPr>
            <w:r w:rsidRPr="00CB22C8">
              <w:rPr>
                <w:sz w:val="22"/>
                <w:szCs w:val="22"/>
                <w:lang w:val="en-US"/>
              </w:rPr>
              <w:t>0.55</w:t>
            </w:r>
          </w:p>
        </w:tc>
        <w:tc>
          <w:tcPr>
            <w:tcW w:w="969" w:type="dxa"/>
            <w:tcBorders>
              <w:top w:val="nil"/>
              <w:left w:val="nil"/>
              <w:bottom w:val="nil"/>
              <w:right w:val="nil"/>
            </w:tcBorders>
            <w:vAlign w:val="center"/>
          </w:tcPr>
          <w:p w14:paraId="1F22F8EE" w14:textId="77777777" w:rsidR="0002305B" w:rsidRPr="00CB22C8" w:rsidRDefault="0002305B">
            <w:pPr>
              <w:spacing w:before="30" w:after="30"/>
              <w:ind w:left="-113" w:right="-113" w:firstLine="0"/>
              <w:jc w:val="center"/>
              <w:rPr>
                <w:sz w:val="22"/>
                <w:szCs w:val="22"/>
                <w:lang w:val="en-US"/>
              </w:rPr>
              <w:pPrChange w:id="1177" w:author="Kleber Marques Lisboa" w:date="2023-10-24T09:41:00Z">
                <w:pPr>
                  <w:spacing w:before="30" w:after="30" w:line="240" w:lineRule="auto"/>
                  <w:ind w:left="-113" w:right="-113" w:firstLine="0"/>
                  <w:jc w:val="center"/>
                </w:pPr>
              </w:pPrChange>
            </w:pPr>
            <w:r w:rsidRPr="00CB22C8">
              <w:rPr>
                <w:sz w:val="22"/>
                <w:szCs w:val="22"/>
                <w:lang w:val="en-US"/>
              </w:rPr>
              <w:t>1.5</w:t>
            </w:r>
          </w:p>
        </w:tc>
        <w:tc>
          <w:tcPr>
            <w:tcW w:w="969" w:type="dxa"/>
            <w:tcBorders>
              <w:top w:val="nil"/>
              <w:left w:val="nil"/>
              <w:bottom w:val="nil"/>
            </w:tcBorders>
            <w:vAlign w:val="center"/>
          </w:tcPr>
          <w:p w14:paraId="1BB47723" w14:textId="77777777" w:rsidR="0002305B" w:rsidRPr="00CB22C8" w:rsidRDefault="0002305B">
            <w:pPr>
              <w:spacing w:before="30" w:after="30"/>
              <w:ind w:left="-113" w:right="-113" w:firstLine="0"/>
              <w:jc w:val="center"/>
              <w:rPr>
                <w:sz w:val="22"/>
                <w:szCs w:val="22"/>
                <w:lang w:val="en-US"/>
              </w:rPr>
              <w:pPrChange w:id="1178" w:author="Kleber Marques Lisboa" w:date="2023-10-24T09:41:00Z">
                <w:pPr>
                  <w:spacing w:before="30" w:after="30" w:line="240" w:lineRule="auto"/>
                  <w:ind w:left="-113" w:right="-113" w:firstLine="0"/>
                  <w:jc w:val="center"/>
                </w:pPr>
              </w:pPrChange>
            </w:pPr>
            <w:r w:rsidRPr="00CB22C8">
              <w:rPr>
                <w:sz w:val="22"/>
                <w:szCs w:val="22"/>
                <w:lang w:val="en-US"/>
              </w:rPr>
              <w:t>2.4</w:t>
            </w:r>
          </w:p>
        </w:tc>
        <w:tc>
          <w:tcPr>
            <w:tcW w:w="968" w:type="dxa"/>
            <w:tcBorders>
              <w:top w:val="nil"/>
              <w:left w:val="nil"/>
              <w:bottom w:val="nil"/>
              <w:right w:val="nil"/>
            </w:tcBorders>
            <w:vAlign w:val="center"/>
          </w:tcPr>
          <w:p w14:paraId="754B47CA" w14:textId="77777777" w:rsidR="0002305B" w:rsidRPr="00CB22C8" w:rsidRDefault="0002305B">
            <w:pPr>
              <w:spacing w:before="30" w:after="30"/>
              <w:ind w:left="-113" w:right="-113" w:firstLine="0"/>
              <w:jc w:val="center"/>
              <w:rPr>
                <w:sz w:val="22"/>
                <w:szCs w:val="22"/>
                <w:lang w:val="en-US"/>
              </w:rPr>
              <w:pPrChange w:id="1179" w:author="Kleber Marques Lisboa" w:date="2023-10-24T09:41:00Z">
                <w:pPr>
                  <w:spacing w:before="30" w:after="30" w:line="240" w:lineRule="auto"/>
                  <w:ind w:left="-113" w:right="-113" w:firstLine="0"/>
                  <w:jc w:val="center"/>
                </w:pPr>
              </w:pPrChange>
            </w:pPr>
            <w:r w:rsidRPr="00CB22C8">
              <w:rPr>
                <w:sz w:val="22"/>
                <w:szCs w:val="22"/>
                <w:lang w:val="en-US"/>
              </w:rPr>
              <w:t>1.3</w:t>
            </w:r>
          </w:p>
        </w:tc>
        <w:tc>
          <w:tcPr>
            <w:tcW w:w="969" w:type="dxa"/>
            <w:tcBorders>
              <w:top w:val="nil"/>
              <w:left w:val="nil"/>
              <w:bottom w:val="nil"/>
              <w:right w:val="nil"/>
            </w:tcBorders>
            <w:vAlign w:val="center"/>
          </w:tcPr>
          <w:p w14:paraId="640DF48F" w14:textId="77777777" w:rsidR="0002305B" w:rsidRPr="00CB22C8" w:rsidRDefault="0002305B">
            <w:pPr>
              <w:spacing w:before="30" w:after="30"/>
              <w:ind w:left="-113" w:right="-113" w:firstLine="0"/>
              <w:jc w:val="center"/>
              <w:rPr>
                <w:sz w:val="22"/>
                <w:szCs w:val="22"/>
                <w:lang w:val="en-US"/>
              </w:rPr>
              <w:pPrChange w:id="1180" w:author="Kleber Marques Lisboa" w:date="2023-10-24T09:41:00Z">
                <w:pPr>
                  <w:spacing w:before="30" w:after="30" w:line="240" w:lineRule="auto"/>
                  <w:ind w:left="-113" w:right="-113" w:firstLine="0"/>
                  <w:jc w:val="center"/>
                </w:pPr>
              </w:pPrChange>
            </w:pPr>
            <w:r w:rsidRPr="00CB22C8">
              <w:rPr>
                <w:sz w:val="22"/>
                <w:szCs w:val="22"/>
                <w:lang w:val="en-US"/>
              </w:rPr>
              <w:t>0.46</w:t>
            </w:r>
          </w:p>
        </w:tc>
        <w:tc>
          <w:tcPr>
            <w:tcW w:w="969" w:type="dxa"/>
            <w:tcBorders>
              <w:top w:val="nil"/>
              <w:left w:val="nil"/>
              <w:bottom w:val="nil"/>
            </w:tcBorders>
            <w:vAlign w:val="center"/>
          </w:tcPr>
          <w:p w14:paraId="066C0C9C" w14:textId="77777777" w:rsidR="0002305B" w:rsidRPr="00CB22C8" w:rsidRDefault="0002305B">
            <w:pPr>
              <w:spacing w:before="30" w:after="30"/>
              <w:ind w:left="-113" w:right="-113" w:firstLine="0"/>
              <w:jc w:val="center"/>
              <w:rPr>
                <w:sz w:val="22"/>
                <w:szCs w:val="22"/>
                <w:lang w:val="en-US"/>
              </w:rPr>
              <w:pPrChange w:id="1181" w:author="Kleber Marques Lisboa" w:date="2023-10-24T09:41:00Z">
                <w:pPr>
                  <w:spacing w:before="30" w:after="30" w:line="240" w:lineRule="auto"/>
                  <w:ind w:left="-113" w:right="-113" w:firstLine="0"/>
                  <w:jc w:val="center"/>
                </w:pPr>
              </w:pPrChange>
            </w:pPr>
            <w:r w:rsidRPr="00CB22C8">
              <w:rPr>
                <w:sz w:val="22"/>
                <w:szCs w:val="22"/>
                <w:lang w:val="en-US"/>
              </w:rPr>
              <w:t>0.29</w:t>
            </w:r>
          </w:p>
        </w:tc>
      </w:tr>
      <w:tr w:rsidR="004713A0" w:rsidRPr="00CB22C8" w14:paraId="41E4CBC4" w14:textId="77777777" w:rsidTr="00F825C4">
        <w:trPr>
          <w:trHeight w:val="283"/>
          <w:jc w:val="center"/>
        </w:trPr>
        <w:tc>
          <w:tcPr>
            <w:tcW w:w="1560" w:type="dxa"/>
            <w:tcBorders>
              <w:top w:val="nil"/>
              <w:bottom w:val="nil"/>
              <w:right w:val="single" w:sz="4" w:space="0" w:color="auto"/>
            </w:tcBorders>
            <w:vAlign w:val="center"/>
          </w:tcPr>
          <w:p w14:paraId="17D3FC97" w14:textId="34C3BE50" w:rsidR="004713A0" w:rsidRPr="00CB22C8" w:rsidRDefault="00000000">
            <w:pPr>
              <w:spacing w:before="30" w:after="30"/>
              <w:ind w:left="-113" w:right="-113" w:firstLine="0"/>
              <w:jc w:val="center"/>
              <w:rPr>
                <w:sz w:val="20"/>
                <w:szCs w:val="20"/>
                <w:lang w:val="en-US"/>
              </w:rPr>
              <w:pPrChange w:id="1182" w:author="Kleber Marques Lisboa" w:date="2023-10-24T09:41:00Z">
                <w:pPr>
                  <w:spacing w:before="30" w:after="30" w:line="240" w:lineRule="auto"/>
                  <w:ind w:left="-113" w:right="-113" w:firstLine="0"/>
                  <w:jc w:val="center"/>
                </w:pPr>
              </w:pPrChange>
            </w:pPr>
            <m:oMathPara>
              <m:oMath>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l</m:t>
                    </m:r>
                  </m:sub>
                </m:sSub>
                <m:r>
                  <m:rPr>
                    <m:nor/>
                  </m:rPr>
                  <w:rPr>
                    <w:rFonts w:ascii="Cambria Math" w:hAnsi="Cambria Math"/>
                    <w:sz w:val="20"/>
                    <w:szCs w:val="20"/>
                    <w:lang w:val="en-US"/>
                  </w:rPr>
                  <m:t>=8</m:t>
                </m:r>
                <m:r>
                  <w:rPr>
                    <w:rFonts w:ascii="Cambria Math" w:hAnsi="Cambria Math"/>
                    <w:sz w:val="20"/>
                    <w:szCs w:val="20"/>
                    <w:lang w:val="en-US"/>
                  </w:rPr>
                  <m:t xml:space="preserve">0 </m:t>
                </m:r>
                <m:r>
                  <m:rPr>
                    <m:nor/>
                  </m:rPr>
                  <w:rPr>
                    <w:rFonts w:ascii="Cambria Math" w:hAnsi="Cambria Math"/>
                    <w:sz w:val="20"/>
                    <w:szCs w:val="20"/>
                    <w:lang w:val="en-US"/>
                  </w:rPr>
                  <m:t xml:space="preserve">&lt; </m:t>
                </m:r>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s</m:t>
                    </m:r>
                  </m:sub>
                </m:sSub>
                <m:r>
                  <m:rPr>
                    <m:nor/>
                  </m:rPr>
                  <w:rPr>
                    <w:rFonts w:ascii="Cambria Math" w:hAnsi="Cambria Math"/>
                    <w:sz w:val="20"/>
                    <w:szCs w:val="20"/>
                    <w:lang w:val="en-US"/>
                  </w:rPr>
                  <m:t>=5</m:t>
                </m:r>
                <m:r>
                  <w:rPr>
                    <w:rFonts w:ascii="Cambria Math" w:hAnsi="Cambria Math"/>
                    <w:sz w:val="20"/>
                    <w:szCs w:val="20"/>
                    <w:lang w:val="en-US"/>
                  </w:rPr>
                  <m:t>0</m:t>
                </m:r>
              </m:oMath>
            </m:oMathPara>
          </w:p>
        </w:tc>
        <w:tc>
          <w:tcPr>
            <w:tcW w:w="567" w:type="dxa"/>
            <w:tcBorders>
              <w:top w:val="nil"/>
              <w:left w:val="single" w:sz="4" w:space="0" w:color="auto"/>
              <w:bottom w:val="nil"/>
              <w:right w:val="nil"/>
            </w:tcBorders>
            <w:vAlign w:val="center"/>
          </w:tcPr>
          <w:p w14:paraId="3A8DDF6F" w14:textId="77777777" w:rsidR="004713A0" w:rsidRPr="00CB22C8" w:rsidRDefault="004713A0">
            <w:pPr>
              <w:spacing w:before="30" w:after="30"/>
              <w:ind w:left="-113" w:right="-113" w:firstLine="0"/>
              <w:jc w:val="center"/>
              <w:rPr>
                <w:sz w:val="22"/>
                <w:szCs w:val="22"/>
                <w:lang w:val="en-US"/>
              </w:rPr>
              <w:pPrChange w:id="1183" w:author="Kleber Marques Lisboa" w:date="2023-10-24T09:41:00Z">
                <w:pPr>
                  <w:spacing w:before="30" w:after="30" w:line="240" w:lineRule="auto"/>
                  <w:ind w:left="-113" w:right="-113" w:firstLine="0"/>
                  <w:jc w:val="center"/>
                </w:pPr>
              </w:pPrChange>
            </w:pPr>
            <w:r w:rsidRPr="00CB22C8">
              <w:rPr>
                <w:sz w:val="22"/>
                <w:szCs w:val="22"/>
                <w:lang w:val="en-US"/>
              </w:rPr>
              <w:t>1.6</w:t>
            </w:r>
          </w:p>
        </w:tc>
        <w:tc>
          <w:tcPr>
            <w:tcW w:w="567" w:type="dxa"/>
            <w:tcBorders>
              <w:top w:val="nil"/>
              <w:left w:val="nil"/>
              <w:bottom w:val="nil"/>
              <w:right w:val="nil"/>
            </w:tcBorders>
            <w:vAlign w:val="center"/>
          </w:tcPr>
          <w:p w14:paraId="6FC1701A" w14:textId="77777777" w:rsidR="004713A0" w:rsidRPr="00CB22C8" w:rsidRDefault="004713A0">
            <w:pPr>
              <w:spacing w:before="30" w:after="30"/>
              <w:ind w:left="-113" w:right="-113" w:firstLine="0"/>
              <w:jc w:val="center"/>
              <w:rPr>
                <w:sz w:val="22"/>
                <w:szCs w:val="22"/>
                <w:lang w:val="en-US"/>
              </w:rPr>
              <w:pPrChange w:id="1184" w:author="Kleber Marques Lisboa" w:date="2023-10-24T09:41:00Z">
                <w:pPr>
                  <w:spacing w:before="30" w:after="30" w:line="240" w:lineRule="auto"/>
                  <w:ind w:left="-113" w:right="-113" w:firstLine="0"/>
                  <w:jc w:val="center"/>
                </w:pPr>
              </w:pPrChange>
            </w:pPr>
            <w:r w:rsidRPr="00CB22C8">
              <w:rPr>
                <w:sz w:val="22"/>
                <w:szCs w:val="22"/>
                <w:lang w:val="en-US"/>
              </w:rPr>
              <w:t>0.88</w:t>
            </w:r>
          </w:p>
        </w:tc>
        <w:tc>
          <w:tcPr>
            <w:tcW w:w="708" w:type="dxa"/>
            <w:tcBorders>
              <w:top w:val="nil"/>
              <w:left w:val="nil"/>
              <w:bottom w:val="nil"/>
              <w:right w:val="nil"/>
            </w:tcBorders>
            <w:vAlign w:val="center"/>
          </w:tcPr>
          <w:p w14:paraId="6AF679EC" w14:textId="77777777" w:rsidR="004713A0" w:rsidRPr="00CB22C8" w:rsidRDefault="004713A0">
            <w:pPr>
              <w:spacing w:before="30" w:after="30"/>
              <w:ind w:left="-113" w:right="-113" w:firstLine="0"/>
              <w:jc w:val="center"/>
              <w:rPr>
                <w:sz w:val="22"/>
                <w:szCs w:val="22"/>
                <w:lang w:val="en-US"/>
              </w:rPr>
              <w:pPrChange w:id="1185" w:author="Kleber Marques Lisboa" w:date="2023-10-24T09:41:00Z">
                <w:pPr>
                  <w:spacing w:before="30" w:after="30" w:line="240" w:lineRule="auto"/>
                  <w:ind w:left="-113" w:right="-113" w:firstLine="0"/>
                  <w:jc w:val="center"/>
                </w:pPr>
              </w:pPrChange>
            </w:pPr>
            <w:r w:rsidRPr="00CB22C8">
              <w:rPr>
                <w:sz w:val="22"/>
                <w:szCs w:val="22"/>
                <w:lang w:val="en-US"/>
              </w:rPr>
              <w:t>FLR</w:t>
            </w:r>
          </w:p>
        </w:tc>
        <w:tc>
          <w:tcPr>
            <w:tcW w:w="567" w:type="dxa"/>
            <w:tcBorders>
              <w:top w:val="nil"/>
              <w:left w:val="nil"/>
              <w:bottom w:val="nil"/>
              <w:right w:val="nil"/>
            </w:tcBorders>
            <w:vAlign w:val="center"/>
          </w:tcPr>
          <w:p w14:paraId="0CB042E8" w14:textId="77777777" w:rsidR="004713A0" w:rsidRPr="00CB22C8" w:rsidRDefault="004713A0">
            <w:pPr>
              <w:spacing w:before="30" w:after="30"/>
              <w:ind w:left="-113" w:right="-113" w:firstLine="0"/>
              <w:jc w:val="center"/>
              <w:rPr>
                <w:b/>
                <w:bCs/>
                <w:sz w:val="22"/>
                <w:szCs w:val="22"/>
                <w:lang w:val="en-US"/>
              </w:rPr>
              <w:pPrChange w:id="1186" w:author="Kleber Marques Lisboa" w:date="2023-10-24T09:41:00Z">
                <w:pPr>
                  <w:spacing w:before="30" w:after="30" w:line="240" w:lineRule="auto"/>
                  <w:ind w:left="-113" w:right="-113" w:firstLine="0"/>
                  <w:jc w:val="center"/>
                </w:pPr>
              </w:pPrChange>
            </w:pPr>
            <w:r w:rsidRPr="00CB22C8">
              <w:rPr>
                <w:b/>
                <w:bCs/>
                <w:sz w:val="22"/>
                <w:szCs w:val="22"/>
                <w:lang w:val="en-US"/>
              </w:rPr>
              <w:t>---</w:t>
            </w:r>
          </w:p>
        </w:tc>
        <w:tc>
          <w:tcPr>
            <w:tcW w:w="709" w:type="dxa"/>
            <w:tcBorders>
              <w:top w:val="nil"/>
              <w:left w:val="nil"/>
              <w:bottom w:val="nil"/>
              <w:right w:val="nil"/>
            </w:tcBorders>
            <w:vAlign w:val="center"/>
          </w:tcPr>
          <w:p w14:paraId="61036E9C" w14:textId="77777777" w:rsidR="004713A0" w:rsidRPr="00CB22C8" w:rsidRDefault="004713A0">
            <w:pPr>
              <w:spacing w:before="30" w:after="30"/>
              <w:ind w:left="-113" w:right="-113" w:firstLine="0"/>
              <w:jc w:val="center"/>
              <w:rPr>
                <w:b/>
                <w:bCs/>
                <w:sz w:val="22"/>
                <w:szCs w:val="22"/>
                <w:lang w:val="en-US"/>
              </w:rPr>
              <w:pPrChange w:id="1187" w:author="Kleber Marques Lisboa" w:date="2023-10-24T09:41:00Z">
                <w:pPr>
                  <w:spacing w:before="30" w:after="30" w:line="240" w:lineRule="auto"/>
                  <w:ind w:left="-113" w:right="-113" w:firstLine="0"/>
                  <w:jc w:val="center"/>
                </w:pPr>
              </w:pPrChange>
            </w:pPr>
            <w:r w:rsidRPr="00CB22C8">
              <w:rPr>
                <w:b/>
                <w:bCs/>
                <w:sz w:val="22"/>
                <w:szCs w:val="22"/>
                <w:lang w:val="en-US"/>
              </w:rPr>
              <w:t>---</w:t>
            </w:r>
          </w:p>
        </w:tc>
        <w:tc>
          <w:tcPr>
            <w:tcW w:w="602" w:type="dxa"/>
            <w:tcBorders>
              <w:top w:val="nil"/>
              <w:left w:val="nil"/>
              <w:bottom w:val="nil"/>
              <w:right w:val="nil"/>
            </w:tcBorders>
            <w:vAlign w:val="center"/>
          </w:tcPr>
          <w:p w14:paraId="5BB73694" w14:textId="77777777" w:rsidR="004713A0" w:rsidRPr="00CB22C8" w:rsidRDefault="004713A0">
            <w:pPr>
              <w:spacing w:before="30" w:after="30"/>
              <w:ind w:left="-113" w:right="-113" w:firstLine="0"/>
              <w:jc w:val="center"/>
              <w:rPr>
                <w:sz w:val="22"/>
                <w:szCs w:val="22"/>
                <w:lang w:val="en-US"/>
              </w:rPr>
              <w:pPrChange w:id="1188" w:author="Kleber Marques Lisboa" w:date="2023-10-24T09:41:00Z">
                <w:pPr>
                  <w:spacing w:before="30" w:after="30" w:line="240" w:lineRule="auto"/>
                  <w:ind w:left="-113" w:right="-113" w:firstLine="0"/>
                  <w:jc w:val="center"/>
                </w:pPr>
              </w:pPrChange>
            </w:pPr>
            <w:r w:rsidRPr="00CB22C8">
              <w:rPr>
                <w:sz w:val="22"/>
                <w:szCs w:val="22"/>
                <w:lang w:val="en-US"/>
              </w:rPr>
              <w:t>5.3</w:t>
            </w:r>
          </w:p>
        </w:tc>
        <w:tc>
          <w:tcPr>
            <w:tcW w:w="603" w:type="dxa"/>
            <w:tcBorders>
              <w:top w:val="nil"/>
              <w:left w:val="nil"/>
              <w:bottom w:val="nil"/>
              <w:right w:val="nil"/>
            </w:tcBorders>
            <w:vAlign w:val="center"/>
          </w:tcPr>
          <w:p w14:paraId="1EB5B8CA" w14:textId="77777777" w:rsidR="004713A0" w:rsidRPr="00CB22C8" w:rsidRDefault="004713A0">
            <w:pPr>
              <w:spacing w:before="30" w:after="30"/>
              <w:ind w:left="-113" w:right="-113" w:firstLine="0"/>
              <w:jc w:val="center"/>
              <w:rPr>
                <w:sz w:val="22"/>
                <w:szCs w:val="22"/>
                <w:lang w:val="en-US"/>
              </w:rPr>
              <w:pPrChange w:id="1189" w:author="Kleber Marques Lisboa" w:date="2023-10-24T09:41:00Z">
                <w:pPr>
                  <w:spacing w:before="30" w:after="30" w:line="240" w:lineRule="auto"/>
                  <w:ind w:left="-113" w:right="-113" w:firstLine="0"/>
                  <w:jc w:val="center"/>
                </w:pPr>
              </w:pPrChange>
            </w:pPr>
            <w:r w:rsidRPr="00CB22C8">
              <w:rPr>
                <w:sz w:val="22"/>
                <w:szCs w:val="22"/>
                <w:lang w:val="en-US"/>
              </w:rPr>
              <w:t>3.5</w:t>
            </w:r>
          </w:p>
        </w:tc>
        <w:tc>
          <w:tcPr>
            <w:tcW w:w="602" w:type="dxa"/>
            <w:tcBorders>
              <w:top w:val="nil"/>
              <w:left w:val="nil"/>
              <w:bottom w:val="nil"/>
              <w:right w:val="nil"/>
            </w:tcBorders>
            <w:vAlign w:val="center"/>
          </w:tcPr>
          <w:p w14:paraId="3C7EDBE0" w14:textId="77777777" w:rsidR="004713A0" w:rsidRPr="00CB22C8" w:rsidRDefault="004713A0">
            <w:pPr>
              <w:spacing w:before="30" w:after="30"/>
              <w:ind w:left="-113" w:right="-113" w:firstLine="0"/>
              <w:jc w:val="center"/>
              <w:rPr>
                <w:sz w:val="22"/>
                <w:szCs w:val="22"/>
                <w:lang w:val="en-US"/>
              </w:rPr>
              <w:pPrChange w:id="1190" w:author="Kleber Marques Lisboa" w:date="2023-10-24T09:41:00Z">
                <w:pPr>
                  <w:spacing w:before="30" w:after="30" w:line="240" w:lineRule="auto"/>
                  <w:ind w:left="-113" w:right="-113" w:firstLine="0"/>
                  <w:jc w:val="center"/>
                </w:pPr>
              </w:pPrChange>
            </w:pPr>
            <w:r w:rsidRPr="00CB22C8">
              <w:rPr>
                <w:sz w:val="22"/>
                <w:szCs w:val="22"/>
                <w:lang w:val="en-US"/>
              </w:rPr>
              <w:t>0.66</w:t>
            </w:r>
          </w:p>
        </w:tc>
        <w:tc>
          <w:tcPr>
            <w:tcW w:w="603" w:type="dxa"/>
            <w:tcBorders>
              <w:top w:val="nil"/>
              <w:left w:val="nil"/>
              <w:bottom w:val="nil"/>
              <w:right w:val="single" w:sz="4" w:space="0" w:color="auto"/>
            </w:tcBorders>
            <w:vAlign w:val="center"/>
          </w:tcPr>
          <w:p w14:paraId="69C5E695" w14:textId="77777777" w:rsidR="004713A0" w:rsidRPr="00CB22C8" w:rsidRDefault="004713A0">
            <w:pPr>
              <w:spacing w:before="30" w:after="30"/>
              <w:ind w:left="-113" w:right="-113" w:firstLine="0"/>
              <w:jc w:val="center"/>
              <w:rPr>
                <w:sz w:val="22"/>
                <w:szCs w:val="22"/>
                <w:lang w:val="en-US"/>
              </w:rPr>
              <w:pPrChange w:id="1191" w:author="Kleber Marques Lisboa" w:date="2023-10-24T09:41:00Z">
                <w:pPr>
                  <w:spacing w:before="30" w:after="30" w:line="240" w:lineRule="auto"/>
                  <w:ind w:left="-113" w:right="-113" w:firstLine="0"/>
                  <w:jc w:val="center"/>
                </w:pPr>
              </w:pPrChange>
            </w:pPr>
            <w:r w:rsidRPr="00CB22C8">
              <w:rPr>
                <w:sz w:val="22"/>
                <w:szCs w:val="22"/>
                <w:lang w:val="en-US"/>
              </w:rPr>
              <w:t>62</w:t>
            </w:r>
          </w:p>
        </w:tc>
        <w:tc>
          <w:tcPr>
            <w:tcW w:w="968" w:type="dxa"/>
            <w:tcBorders>
              <w:top w:val="nil"/>
              <w:left w:val="single" w:sz="4" w:space="0" w:color="auto"/>
              <w:bottom w:val="nil"/>
              <w:right w:val="nil"/>
            </w:tcBorders>
            <w:vAlign w:val="center"/>
          </w:tcPr>
          <w:p w14:paraId="682BC389" w14:textId="77777777" w:rsidR="004713A0" w:rsidRPr="00CB22C8" w:rsidRDefault="004713A0">
            <w:pPr>
              <w:spacing w:before="30" w:after="30"/>
              <w:ind w:left="-113" w:right="-113" w:firstLine="0"/>
              <w:jc w:val="center"/>
              <w:rPr>
                <w:sz w:val="22"/>
                <w:szCs w:val="22"/>
                <w:lang w:val="en-US"/>
              </w:rPr>
              <w:pPrChange w:id="1192" w:author="Kleber Marques Lisboa" w:date="2023-10-24T09:41:00Z">
                <w:pPr>
                  <w:spacing w:before="30" w:after="30" w:line="240" w:lineRule="auto"/>
                  <w:ind w:left="-113" w:right="-113" w:firstLine="0"/>
                  <w:jc w:val="center"/>
                </w:pPr>
              </w:pPrChange>
            </w:pPr>
            <w:r w:rsidRPr="00CB22C8">
              <w:rPr>
                <w:sz w:val="22"/>
                <w:szCs w:val="22"/>
                <w:lang w:val="en-US"/>
              </w:rPr>
              <w:t>0.60</w:t>
            </w:r>
          </w:p>
        </w:tc>
        <w:tc>
          <w:tcPr>
            <w:tcW w:w="969" w:type="dxa"/>
            <w:tcBorders>
              <w:top w:val="nil"/>
              <w:left w:val="nil"/>
              <w:bottom w:val="nil"/>
              <w:right w:val="nil"/>
            </w:tcBorders>
            <w:vAlign w:val="center"/>
          </w:tcPr>
          <w:p w14:paraId="71F93DB3" w14:textId="77777777" w:rsidR="004713A0" w:rsidRPr="00CB22C8" w:rsidRDefault="006B1058">
            <w:pPr>
              <w:spacing w:before="30" w:after="30"/>
              <w:ind w:left="-113" w:right="-113" w:firstLine="0"/>
              <w:jc w:val="center"/>
              <w:rPr>
                <w:sz w:val="22"/>
                <w:szCs w:val="22"/>
                <w:lang w:val="en-US"/>
              </w:rPr>
              <w:pPrChange w:id="1193" w:author="Kleber Marques Lisboa" w:date="2023-10-24T09:41:00Z">
                <w:pPr>
                  <w:spacing w:before="30" w:after="30" w:line="240" w:lineRule="auto"/>
                  <w:ind w:left="-113" w:right="-113" w:firstLine="0"/>
                  <w:jc w:val="center"/>
                </w:pPr>
              </w:pPrChange>
            </w:pPr>
            <w:r w:rsidRPr="00CB22C8">
              <w:rPr>
                <w:sz w:val="22"/>
                <w:szCs w:val="22"/>
                <w:lang w:val="en-US"/>
              </w:rPr>
              <w:t>1.1</w:t>
            </w:r>
          </w:p>
        </w:tc>
        <w:tc>
          <w:tcPr>
            <w:tcW w:w="969" w:type="dxa"/>
            <w:tcBorders>
              <w:top w:val="nil"/>
              <w:left w:val="nil"/>
              <w:bottom w:val="nil"/>
            </w:tcBorders>
            <w:vAlign w:val="center"/>
          </w:tcPr>
          <w:p w14:paraId="01C1018E" w14:textId="77777777" w:rsidR="004713A0" w:rsidRPr="00CB22C8" w:rsidRDefault="006B1058">
            <w:pPr>
              <w:spacing w:before="30" w:after="30"/>
              <w:ind w:left="-113" w:right="-113" w:firstLine="0"/>
              <w:jc w:val="center"/>
              <w:rPr>
                <w:sz w:val="22"/>
                <w:szCs w:val="22"/>
                <w:lang w:val="en-US"/>
              </w:rPr>
              <w:pPrChange w:id="1194" w:author="Kleber Marques Lisboa" w:date="2023-10-24T09:41:00Z">
                <w:pPr>
                  <w:spacing w:before="30" w:after="30" w:line="240" w:lineRule="auto"/>
                  <w:ind w:left="-113" w:right="-113" w:firstLine="0"/>
                  <w:jc w:val="center"/>
                </w:pPr>
              </w:pPrChange>
            </w:pPr>
            <w:r w:rsidRPr="00CB22C8">
              <w:rPr>
                <w:sz w:val="22"/>
                <w:szCs w:val="22"/>
                <w:lang w:val="en-US"/>
              </w:rPr>
              <w:t>1.2</w:t>
            </w:r>
          </w:p>
        </w:tc>
        <w:tc>
          <w:tcPr>
            <w:tcW w:w="968" w:type="dxa"/>
            <w:tcBorders>
              <w:top w:val="nil"/>
              <w:left w:val="nil"/>
              <w:bottom w:val="nil"/>
              <w:right w:val="nil"/>
            </w:tcBorders>
            <w:vAlign w:val="center"/>
          </w:tcPr>
          <w:p w14:paraId="64654C12" w14:textId="77777777" w:rsidR="004713A0" w:rsidRPr="00CB22C8" w:rsidRDefault="004713A0">
            <w:pPr>
              <w:spacing w:before="30" w:after="30"/>
              <w:ind w:left="-113" w:right="-113" w:firstLine="0"/>
              <w:jc w:val="center"/>
              <w:rPr>
                <w:sz w:val="22"/>
                <w:szCs w:val="22"/>
                <w:lang w:val="en-US"/>
              </w:rPr>
              <w:pPrChange w:id="1195" w:author="Kleber Marques Lisboa" w:date="2023-10-24T09:41:00Z">
                <w:pPr>
                  <w:spacing w:before="30" w:after="30" w:line="240" w:lineRule="auto"/>
                  <w:ind w:left="-113" w:right="-113" w:firstLine="0"/>
                  <w:jc w:val="center"/>
                </w:pPr>
              </w:pPrChange>
            </w:pPr>
            <w:r w:rsidRPr="00CB22C8">
              <w:rPr>
                <w:sz w:val="22"/>
                <w:szCs w:val="22"/>
                <w:lang w:val="en-US"/>
              </w:rPr>
              <w:t>1.2</w:t>
            </w:r>
          </w:p>
        </w:tc>
        <w:tc>
          <w:tcPr>
            <w:tcW w:w="969" w:type="dxa"/>
            <w:tcBorders>
              <w:top w:val="nil"/>
              <w:left w:val="nil"/>
              <w:bottom w:val="nil"/>
              <w:right w:val="nil"/>
            </w:tcBorders>
            <w:vAlign w:val="center"/>
          </w:tcPr>
          <w:p w14:paraId="1D24442E" w14:textId="77777777" w:rsidR="004713A0" w:rsidRPr="00CB22C8" w:rsidRDefault="006B1058">
            <w:pPr>
              <w:spacing w:before="30" w:after="30"/>
              <w:ind w:left="-113" w:right="-113" w:firstLine="0"/>
              <w:jc w:val="center"/>
              <w:rPr>
                <w:sz w:val="22"/>
                <w:szCs w:val="22"/>
                <w:lang w:val="en-US"/>
              </w:rPr>
              <w:pPrChange w:id="1196" w:author="Kleber Marques Lisboa" w:date="2023-10-24T09:41:00Z">
                <w:pPr>
                  <w:spacing w:before="30" w:after="30" w:line="240" w:lineRule="auto"/>
                  <w:ind w:left="-113" w:right="-113" w:firstLine="0"/>
                  <w:jc w:val="center"/>
                </w:pPr>
              </w:pPrChange>
            </w:pPr>
            <w:r w:rsidRPr="00CB22C8">
              <w:rPr>
                <w:sz w:val="22"/>
                <w:szCs w:val="22"/>
                <w:lang w:val="en-US"/>
              </w:rPr>
              <w:t>0.62</w:t>
            </w:r>
          </w:p>
        </w:tc>
        <w:tc>
          <w:tcPr>
            <w:tcW w:w="969" w:type="dxa"/>
            <w:tcBorders>
              <w:top w:val="nil"/>
              <w:left w:val="nil"/>
              <w:bottom w:val="nil"/>
            </w:tcBorders>
            <w:vAlign w:val="center"/>
          </w:tcPr>
          <w:p w14:paraId="135869F0" w14:textId="77777777" w:rsidR="004713A0" w:rsidRPr="00CB22C8" w:rsidRDefault="006B1058">
            <w:pPr>
              <w:spacing w:before="30" w:after="30"/>
              <w:ind w:left="-113" w:right="-113" w:firstLine="0"/>
              <w:jc w:val="center"/>
              <w:rPr>
                <w:sz w:val="22"/>
                <w:szCs w:val="22"/>
                <w:lang w:val="en-US"/>
              </w:rPr>
              <w:pPrChange w:id="1197" w:author="Kleber Marques Lisboa" w:date="2023-10-24T09:41:00Z">
                <w:pPr>
                  <w:spacing w:before="30" w:after="30" w:line="240" w:lineRule="auto"/>
                  <w:ind w:left="-113" w:right="-113" w:firstLine="0"/>
                  <w:jc w:val="center"/>
                </w:pPr>
              </w:pPrChange>
            </w:pPr>
            <w:r w:rsidRPr="00CB22C8">
              <w:rPr>
                <w:sz w:val="22"/>
                <w:szCs w:val="22"/>
                <w:lang w:val="en-US"/>
              </w:rPr>
              <w:t>0.58</w:t>
            </w:r>
          </w:p>
        </w:tc>
      </w:tr>
      <w:tr w:rsidR="004713A0" w14:paraId="0093D5BF" w14:textId="77777777" w:rsidTr="00F825C4">
        <w:trPr>
          <w:trHeight w:val="283"/>
          <w:jc w:val="center"/>
        </w:trPr>
        <w:tc>
          <w:tcPr>
            <w:tcW w:w="1560" w:type="dxa"/>
            <w:tcBorders>
              <w:top w:val="nil"/>
              <w:bottom w:val="nil"/>
              <w:right w:val="single" w:sz="4" w:space="0" w:color="auto"/>
            </w:tcBorders>
            <w:vAlign w:val="center"/>
          </w:tcPr>
          <w:p w14:paraId="016A0529" w14:textId="235D5D63" w:rsidR="004713A0" w:rsidRPr="00CB22C8" w:rsidRDefault="00000000">
            <w:pPr>
              <w:spacing w:before="30" w:after="30"/>
              <w:ind w:left="-113" w:right="-113" w:firstLine="0"/>
              <w:jc w:val="center"/>
              <w:rPr>
                <w:sz w:val="20"/>
                <w:szCs w:val="20"/>
                <w:lang w:val="en-US"/>
              </w:rPr>
              <w:pPrChange w:id="1198" w:author="Kleber Marques Lisboa" w:date="2023-10-24T09:41:00Z">
                <w:pPr>
                  <w:spacing w:before="30" w:after="30" w:line="240" w:lineRule="auto"/>
                  <w:ind w:left="-113" w:right="-113" w:firstLine="0"/>
                  <w:jc w:val="center"/>
                </w:pPr>
              </w:pPrChange>
            </w:pPr>
            <m:oMathPara>
              <m:oMath>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l</m:t>
                    </m:r>
                  </m:sub>
                </m:sSub>
                <m:r>
                  <m:rPr>
                    <m:nor/>
                  </m:rPr>
                  <w:rPr>
                    <w:rFonts w:ascii="Cambria Math" w:hAnsi="Cambria Math"/>
                    <w:sz w:val="20"/>
                    <w:szCs w:val="20"/>
                    <w:lang w:val="en-US"/>
                  </w:rPr>
                  <m:t>=</m:t>
                </m:r>
                <m:r>
                  <w:rPr>
                    <w:rFonts w:ascii="Cambria Math" w:hAnsi="Cambria Math"/>
                    <w:sz w:val="20"/>
                    <w:szCs w:val="20"/>
                    <w:lang w:val="en-US"/>
                  </w:rPr>
                  <m:t xml:space="preserve">50 </m:t>
                </m:r>
                <m:r>
                  <m:rPr>
                    <m:nor/>
                  </m:rPr>
                  <w:rPr>
                    <w:rFonts w:ascii="Cambria Math" w:hAnsi="Cambria Math"/>
                    <w:sz w:val="20"/>
                    <w:szCs w:val="20"/>
                    <w:lang w:val="en-US"/>
                  </w:rPr>
                  <m:t xml:space="preserve">&lt; </m:t>
                </m:r>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s</m:t>
                    </m:r>
                  </m:sub>
                </m:sSub>
                <m:r>
                  <m:rPr>
                    <m:nor/>
                  </m:rPr>
                  <w:rPr>
                    <w:rFonts w:ascii="Cambria Math" w:hAnsi="Cambria Math"/>
                    <w:sz w:val="20"/>
                    <w:szCs w:val="20"/>
                    <w:lang w:val="en-US"/>
                  </w:rPr>
                  <m:t>=</m:t>
                </m:r>
                <m:r>
                  <w:rPr>
                    <w:rFonts w:ascii="Cambria Math" w:hAnsi="Cambria Math"/>
                    <w:sz w:val="20"/>
                    <w:szCs w:val="20"/>
                    <w:lang w:val="en-US"/>
                  </w:rPr>
                  <m:t>30</m:t>
                </m:r>
              </m:oMath>
            </m:oMathPara>
          </w:p>
        </w:tc>
        <w:tc>
          <w:tcPr>
            <w:tcW w:w="567" w:type="dxa"/>
            <w:tcBorders>
              <w:top w:val="nil"/>
              <w:left w:val="single" w:sz="4" w:space="0" w:color="auto"/>
              <w:bottom w:val="nil"/>
              <w:right w:val="nil"/>
            </w:tcBorders>
            <w:vAlign w:val="center"/>
          </w:tcPr>
          <w:p w14:paraId="5B549909" w14:textId="77777777" w:rsidR="004713A0" w:rsidRPr="00F825C4" w:rsidRDefault="004713A0">
            <w:pPr>
              <w:spacing w:before="30" w:after="30"/>
              <w:ind w:left="-113" w:right="-113" w:firstLine="0"/>
              <w:jc w:val="center"/>
              <w:rPr>
                <w:sz w:val="22"/>
                <w:szCs w:val="22"/>
                <w:lang w:val="en-US"/>
              </w:rPr>
              <w:pPrChange w:id="1199" w:author="Kleber Marques Lisboa" w:date="2023-10-24T09:41:00Z">
                <w:pPr>
                  <w:spacing w:before="30" w:after="30" w:line="240" w:lineRule="auto"/>
                  <w:ind w:left="-113" w:right="-113" w:firstLine="0"/>
                  <w:jc w:val="center"/>
                </w:pPr>
              </w:pPrChange>
            </w:pPr>
            <w:r w:rsidRPr="00F825C4">
              <w:rPr>
                <w:sz w:val="22"/>
                <w:szCs w:val="22"/>
                <w:lang w:val="en-US"/>
              </w:rPr>
              <w:t>1.7</w:t>
            </w:r>
          </w:p>
        </w:tc>
        <w:tc>
          <w:tcPr>
            <w:tcW w:w="567" w:type="dxa"/>
            <w:tcBorders>
              <w:top w:val="nil"/>
              <w:left w:val="nil"/>
              <w:bottom w:val="nil"/>
              <w:right w:val="nil"/>
            </w:tcBorders>
            <w:vAlign w:val="center"/>
          </w:tcPr>
          <w:p w14:paraId="577FCF60" w14:textId="77777777" w:rsidR="004713A0" w:rsidRPr="00F825C4" w:rsidRDefault="004713A0">
            <w:pPr>
              <w:spacing w:before="30" w:after="30"/>
              <w:ind w:left="-113" w:right="-113" w:firstLine="0"/>
              <w:jc w:val="center"/>
              <w:rPr>
                <w:sz w:val="22"/>
                <w:szCs w:val="22"/>
                <w:lang w:val="en-US"/>
              </w:rPr>
              <w:pPrChange w:id="1200" w:author="Kleber Marques Lisboa" w:date="2023-10-24T09:41:00Z">
                <w:pPr>
                  <w:spacing w:before="30" w:after="30" w:line="240" w:lineRule="auto"/>
                  <w:ind w:left="-113" w:right="-113" w:firstLine="0"/>
                  <w:jc w:val="center"/>
                </w:pPr>
              </w:pPrChange>
            </w:pPr>
            <w:r w:rsidRPr="00F825C4">
              <w:rPr>
                <w:sz w:val="22"/>
                <w:szCs w:val="22"/>
                <w:lang w:val="en-US"/>
              </w:rPr>
              <w:t>0.88</w:t>
            </w:r>
          </w:p>
        </w:tc>
        <w:tc>
          <w:tcPr>
            <w:tcW w:w="708" w:type="dxa"/>
            <w:tcBorders>
              <w:top w:val="nil"/>
              <w:left w:val="nil"/>
              <w:bottom w:val="nil"/>
              <w:right w:val="nil"/>
            </w:tcBorders>
            <w:vAlign w:val="center"/>
          </w:tcPr>
          <w:p w14:paraId="5D438AC3" w14:textId="77777777" w:rsidR="004713A0" w:rsidRPr="00F825C4" w:rsidRDefault="004713A0">
            <w:pPr>
              <w:spacing w:before="30" w:after="30"/>
              <w:ind w:left="-113" w:right="-113" w:firstLine="0"/>
              <w:jc w:val="center"/>
              <w:rPr>
                <w:sz w:val="22"/>
                <w:szCs w:val="22"/>
                <w:lang w:val="en-US"/>
              </w:rPr>
              <w:pPrChange w:id="1201" w:author="Kleber Marques Lisboa" w:date="2023-10-24T09:41:00Z">
                <w:pPr>
                  <w:spacing w:before="30" w:after="30" w:line="240" w:lineRule="auto"/>
                  <w:ind w:left="-113" w:right="-113" w:firstLine="0"/>
                  <w:jc w:val="center"/>
                </w:pPr>
              </w:pPrChange>
            </w:pPr>
            <w:r w:rsidRPr="00F825C4">
              <w:rPr>
                <w:sz w:val="22"/>
                <w:szCs w:val="22"/>
                <w:lang w:val="en-US"/>
              </w:rPr>
              <w:t>FLR</w:t>
            </w:r>
          </w:p>
        </w:tc>
        <w:tc>
          <w:tcPr>
            <w:tcW w:w="567" w:type="dxa"/>
            <w:tcBorders>
              <w:top w:val="nil"/>
              <w:left w:val="nil"/>
              <w:bottom w:val="nil"/>
              <w:right w:val="nil"/>
            </w:tcBorders>
            <w:vAlign w:val="center"/>
          </w:tcPr>
          <w:p w14:paraId="032F4278" w14:textId="77777777" w:rsidR="004713A0" w:rsidRPr="00F825C4" w:rsidRDefault="004713A0">
            <w:pPr>
              <w:spacing w:before="30" w:after="30"/>
              <w:ind w:left="-113" w:right="-113" w:firstLine="0"/>
              <w:jc w:val="center"/>
              <w:rPr>
                <w:b/>
                <w:bCs/>
                <w:sz w:val="22"/>
                <w:szCs w:val="22"/>
                <w:lang w:val="en-US"/>
              </w:rPr>
              <w:pPrChange w:id="1202" w:author="Kleber Marques Lisboa" w:date="2023-10-24T09:41:00Z">
                <w:pPr>
                  <w:spacing w:before="30" w:after="30" w:line="240" w:lineRule="auto"/>
                  <w:ind w:left="-113" w:right="-113" w:firstLine="0"/>
                  <w:jc w:val="center"/>
                </w:pPr>
              </w:pPrChange>
            </w:pPr>
            <w:r w:rsidRPr="00F825C4">
              <w:rPr>
                <w:b/>
                <w:bCs/>
                <w:sz w:val="22"/>
                <w:szCs w:val="22"/>
                <w:lang w:val="en-US"/>
              </w:rPr>
              <w:t>---</w:t>
            </w:r>
          </w:p>
        </w:tc>
        <w:tc>
          <w:tcPr>
            <w:tcW w:w="709" w:type="dxa"/>
            <w:tcBorders>
              <w:top w:val="nil"/>
              <w:left w:val="nil"/>
              <w:bottom w:val="nil"/>
              <w:right w:val="nil"/>
            </w:tcBorders>
            <w:vAlign w:val="center"/>
          </w:tcPr>
          <w:p w14:paraId="4715B116" w14:textId="77777777" w:rsidR="004713A0" w:rsidRPr="00F825C4" w:rsidRDefault="004713A0">
            <w:pPr>
              <w:spacing w:before="30" w:after="30"/>
              <w:ind w:left="-113" w:right="-113" w:firstLine="0"/>
              <w:jc w:val="center"/>
              <w:rPr>
                <w:b/>
                <w:bCs/>
                <w:sz w:val="22"/>
                <w:szCs w:val="22"/>
                <w:lang w:val="en-US"/>
              </w:rPr>
              <w:pPrChange w:id="1203" w:author="Kleber Marques Lisboa" w:date="2023-10-24T09:41:00Z">
                <w:pPr>
                  <w:spacing w:before="30" w:after="30" w:line="240" w:lineRule="auto"/>
                  <w:ind w:left="-113" w:right="-113" w:firstLine="0"/>
                  <w:jc w:val="center"/>
                </w:pPr>
              </w:pPrChange>
            </w:pPr>
            <w:r w:rsidRPr="00F825C4">
              <w:rPr>
                <w:b/>
                <w:bCs/>
                <w:sz w:val="22"/>
                <w:szCs w:val="22"/>
                <w:lang w:val="en-US"/>
              </w:rPr>
              <w:t>---</w:t>
            </w:r>
          </w:p>
        </w:tc>
        <w:tc>
          <w:tcPr>
            <w:tcW w:w="602" w:type="dxa"/>
            <w:tcBorders>
              <w:top w:val="nil"/>
              <w:left w:val="nil"/>
              <w:bottom w:val="nil"/>
              <w:right w:val="nil"/>
            </w:tcBorders>
            <w:vAlign w:val="center"/>
          </w:tcPr>
          <w:p w14:paraId="26377B61" w14:textId="77777777" w:rsidR="004713A0" w:rsidRPr="00F825C4" w:rsidRDefault="004713A0">
            <w:pPr>
              <w:spacing w:before="30" w:after="30"/>
              <w:ind w:left="-113" w:right="-113" w:firstLine="0"/>
              <w:jc w:val="center"/>
              <w:rPr>
                <w:sz w:val="22"/>
                <w:szCs w:val="22"/>
                <w:lang w:val="en-US"/>
              </w:rPr>
              <w:pPrChange w:id="1204" w:author="Kleber Marques Lisboa" w:date="2023-10-24T09:41:00Z">
                <w:pPr>
                  <w:spacing w:before="30" w:after="30" w:line="240" w:lineRule="auto"/>
                  <w:ind w:left="-113" w:right="-113" w:firstLine="0"/>
                  <w:jc w:val="center"/>
                </w:pPr>
              </w:pPrChange>
            </w:pPr>
            <w:r w:rsidRPr="00F825C4">
              <w:rPr>
                <w:sz w:val="22"/>
                <w:szCs w:val="22"/>
                <w:lang w:val="en-US"/>
              </w:rPr>
              <w:t>5.5</w:t>
            </w:r>
          </w:p>
        </w:tc>
        <w:tc>
          <w:tcPr>
            <w:tcW w:w="603" w:type="dxa"/>
            <w:tcBorders>
              <w:top w:val="nil"/>
              <w:left w:val="nil"/>
              <w:bottom w:val="nil"/>
              <w:right w:val="nil"/>
            </w:tcBorders>
            <w:vAlign w:val="center"/>
          </w:tcPr>
          <w:p w14:paraId="3984EF50" w14:textId="77777777" w:rsidR="004713A0" w:rsidRPr="00F825C4" w:rsidRDefault="004713A0">
            <w:pPr>
              <w:spacing w:before="30" w:after="30"/>
              <w:ind w:left="-113" w:right="-113" w:firstLine="0"/>
              <w:jc w:val="center"/>
              <w:rPr>
                <w:sz w:val="22"/>
                <w:szCs w:val="22"/>
                <w:lang w:val="en-US"/>
              </w:rPr>
              <w:pPrChange w:id="1205" w:author="Kleber Marques Lisboa" w:date="2023-10-24T09:41:00Z">
                <w:pPr>
                  <w:spacing w:before="30" w:after="30" w:line="240" w:lineRule="auto"/>
                  <w:ind w:left="-113" w:right="-113" w:firstLine="0"/>
                  <w:jc w:val="center"/>
                </w:pPr>
              </w:pPrChange>
            </w:pPr>
            <w:r w:rsidRPr="00F825C4">
              <w:rPr>
                <w:sz w:val="22"/>
                <w:szCs w:val="22"/>
                <w:lang w:val="en-US"/>
              </w:rPr>
              <w:t>2.2</w:t>
            </w:r>
          </w:p>
        </w:tc>
        <w:tc>
          <w:tcPr>
            <w:tcW w:w="602" w:type="dxa"/>
            <w:tcBorders>
              <w:top w:val="nil"/>
              <w:left w:val="nil"/>
              <w:bottom w:val="nil"/>
              <w:right w:val="nil"/>
            </w:tcBorders>
            <w:vAlign w:val="center"/>
          </w:tcPr>
          <w:p w14:paraId="3BDD96F2" w14:textId="77777777" w:rsidR="004713A0" w:rsidRPr="00F825C4" w:rsidRDefault="004713A0">
            <w:pPr>
              <w:spacing w:before="30" w:after="30"/>
              <w:ind w:left="-113" w:right="-113" w:firstLine="0"/>
              <w:jc w:val="center"/>
              <w:rPr>
                <w:sz w:val="22"/>
                <w:szCs w:val="22"/>
                <w:lang w:val="en-US"/>
              </w:rPr>
              <w:pPrChange w:id="1206" w:author="Kleber Marques Lisboa" w:date="2023-10-24T09:41:00Z">
                <w:pPr>
                  <w:spacing w:before="30" w:after="30" w:line="240" w:lineRule="auto"/>
                  <w:ind w:left="-113" w:right="-113" w:firstLine="0"/>
                  <w:jc w:val="center"/>
                </w:pPr>
              </w:pPrChange>
            </w:pPr>
            <w:r w:rsidRPr="00F825C4">
              <w:rPr>
                <w:sz w:val="22"/>
                <w:szCs w:val="22"/>
                <w:lang w:val="en-US"/>
              </w:rPr>
              <w:t>0.69</w:t>
            </w:r>
          </w:p>
        </w:tc>
        <w:tc>
          <w:tcPr>
            <w:tcW w:w="603" w:type="dxa"/>
            <w:tcBorders>
              <w:top w:val="nil"/>
              <w:left w:val="nil"/>
              <w:bottom w:val="nil"/>
              <w:right w:val="single" w:sz="4" w:space="0" w:color="auto"/>
            </w:tcBorders>
            <w:vAlign w:val="center"/>
          </w:tcPr>
          <w:p w14:paraId="3EF4954F" w14:textId="77777777" w:rsidR="004713A0" w:rsidRPr="00F825C4" w:rsidRDefault="004713A0">
            <w:pPr>
              <w:spacing w:before="30" w:after="30"/>
              <w:ind w:left="-113" w:right="-113" w:firstLine="0"/>
              <w:jc w:val="center"/>
              <w:rPr>
                <w:sz w:val="22"/>
                <w:szCs w:val="22"/>
                <w:lang w:val="en-US"/>
              </w:rPr>
              <w:pPrChange w:id="1207" w:author="Kleber Marques Lisboa" w:date="2023-10-24T09:41:00Z">
                <w:pPr>
                  <w:spacing w:before="30" w:after="30" w:line="240" w:lineRule="auto"/>
                  <w:ind w:left="-113" w:right="-113" w:firstLine="0"/>
                  <w:jc w:val="center"/>
                </w:pPr>
              </w:pPrChange>
            </w:pPr>
            <w:r w:rsidRPr="00F825C4">
              <w:rPr>
                <w:sz w:val="22"/>
                <w:szCs w:val="22"/>
                <w:lang w:val="en-US"/>
              </w:rPr>
              <w:t>62</w:t>
            </w:r>
          </w:p>
        </w:tc>
        <w:tc>
          <w:tcPr>
            <w:tcW w:w="968" w:type="dxa"/>
            <w:tcBorders>
              <w:top w:val="nil"/>
              <w:left w:val="single" w:sz="4" w:space="0" w:color="auto"/>
              <w:bottom w:val="nil"/>
              <w:right w:val="nil"/>
            </w:tcBorders>
            <w:vAlign w:val="center"/>
          </w:tcPr>
          <w:p w14:paraId="4810D7E8" w14:textId="77777777" w:rsidR="004713A0" w:rsidRPr="00F825C4" w:rsidRDefault="004713A0">
            <w:pPr>
              <w:spacing w:before="30" w:after="30"/>
              <w:ind w:left="-113" w:right="-113" w:firstLine="0"/>
              <w:jc w:val="center"/>
              <w:rPr>
                <w:sz w:val="22"/>
                <w:szCs w:val="22"/>
                <w:lang w:val="en-US"/>
              </w:rPr>
              <w:pPrChange w:id="1208" w:author="Kleber Marques Lisboa" w:date="2023-10-24T09:41:00Z">
                <w:pPr>
                  <w:spacing w:before="30" w:after="30" w:line="240" w:lineRule="auto"/>
                  <w:ind w:left="-113" w:right="-113" w:firstLine="0"/>
                  <w:jc w:val="center"/>
                </w:pPr>
              </w:pPrChange>
            </w:pPr>
            <w:r w:rsidRPr="00F825C4">
              <w:rPr>
                <w:sz w:val="22"/>
                <w:szCs w:val="22"/>
                <w:lang w:val="en-US"/>
              </w:rPr>
              <w:t>0.62</w:t>
            </w:r>
          </w:p>
        </w:tc>
        <w:tc>
          <w:tcPr>
            <w:tcW w:w="969" w:type="dxa"/>
            <w:tcBorders>
              <w:top w:val="nil"/>
              <w:left w:val="nil"/>
              <w:bottom w:val="nil"/>
              <w:right w:val="nil"/>
            </w:tcBorders>
            <w:vAlign w:val="center"/>
          </w:tcPr>
          <w:p w14:paraId="4937C1D0" w14:textId="77777777" w:rsidR="004713A0" w:rsidRPr="00F825C4" w:rsidRDefault="004713A0">
            <w:pPr>
              <w:spacing w:before="30" w:after="30"/>
              <w:ind w:left="-113" w:right="-113" w:firstLine="0"/>
              <w:jc w:val="center"/>
              <w:rPr>
                <w:sz w:val="22"/>
                <w:szCs w:val="22"/>
                <w:lang w:val="en-US"/>
              </w:rPr>
              <w:pPrChange w:id="1209" w:author="Kleber Marques Lisboa" w:date="2023-10-24T09:41:00Z">
                <w:pPr>
                  <w:spacing w:before="30" w:after="30" w:line="240" w:lineRule="auto"/>
                  <w:ind w:left="-113" w:right="-113" w:firstLine="0"/>
                  <w:jc w:val="center"/>
                </w:pPr>
              </w:pPrChange>
            </w:pPr>
            <w:r w:rsidRPr="00F825C4">
              <w:rPr>
                <w:sz w:val="22"/>
                <w:szCs w:val="22"/>
                <w:lang w:val="en-US"/>
              </w:rPr>
              <w:t>1.1</w:t>
            </w:r>
          </w:p>
        </w:tc>
        <w:tc>
          <w:tcPr>
            <w:tcW w:w="969" w:type="dxa"/>
            <w:tcBorders>
              <w:top w:val="nil"/>
              <w:left w:val="nil"/>
              <w:bottom w:val="nil"/>
            </w:tcBorders>
            <w:vAlign w:val="center"/>
          </w:tcPr>
          <w:p w14:paraId="7B131CEE" w14:textId="77777777" w:rsidR="004713A0" w:rsidRPr="00F825C4" w:rsidRDefault="004713A0">
            <w:pPr>
              <w:spacing w:before="30" w:after="30"/>
              <w:ind w:left="-113" w:right="-113" w:firstLine="0"/>
              <w:jc w:val="center"/>
              <w:rPr>
                <w:sz w:val="22"/>
                <w:szCs w:val="22"/>
                <w:lang w:val="en-US"/>
              </w:rPr>
              <w:pPrChange w:id="1210" w:author="Kleber Marques Lisboa" w:date="2023-10-24T09:41:00Z">
                <w:pPr>
                  <w:spacing w:before="30" w:after="30" w:line="240" w:lineRule="auto"/>
                  <w:ind w:left="-113" w:right="-113" w:firstLine="0"/>
                  <w:jc w:val="center"/>
                </w:pPr>
              </w:pPrChange>
            </w:pPr>
            <w:r w:rsidRPr="00F825C4">
              <w:rPr>
                <w:sz w:val="22"/>
                <w:szCs w:val="22"/>
                <w:lang w:val="en-US"/>
              </w:rPr>
              <w:t>1.2</w:t>
            </w:r>
          </w:p>
        </w:tc>
        <w:tc>
          <w:tcPr>
            <w:tcW w:w="968" w:type="dxa"/>
            <w:tcBorders>
              <w:top w:val="nil"/>
              <w:left w:val="nil"/>
              <w:bottom w:val="nil"/>
              <w:right w:val="nil"/>
            </w:tcBorders>
            <w:vAlign w:val="center"/>
          </w:tcPr>
          <w:p w14:paraId="2749C488" w14:textId="77777777" w:rsidR="004713A0" w:rsidRPr="00F825C4" w:rsidRDefault="004713A0">
            <w:pPr>
              <w:spacing w:before="30" w:after="30"/>
              <w:ind w:left="-113" w:right="-113" w:firstLine="0"/>
              <w:jc w:val="center"/>
              <w:rPr>
                <w:sz w:val="22"/>
                <w:szCs w:val="22"/>
                <w:lang w:val="en-US"/>
              </w:rPr>
              <w:pPrChange w:id="1211" w:author="Kleber Marques Lisboa" w:date="2023-10-24T09:41:00Z">
                <w:pPr>
                  <w:spacing w:before="30" w:after="30" w:line="240" w:lineRule="auto"/>
                  <w:ind w:left="-113" w:right="-113" w:firstLine="0"/>
                  <w:jc w:val="center"/>
                </w:pPr>
              </w:pPrChange>
            </w:pPr>
            <w:r w:rsidRPr="00F825C4">
              <w:rPr>
                <w:sz w:val="22"/>
                <w:szCs w:val="22"/>
                <w:lang w:val="en-US"/>
              </w:rPr>
              <w:t>1.1</w:t>
            </w:r>
          </w:p>
        </w:tc>
        <w:tc>
          <w:tcPr>
            <w:tcW w:w="969" w:type="dxa"/>
            <w:tcBorders>
              <w:top w:val="nil"/>
              <w:left w:val="nil"/>
              <w:bottom w:val="nil"/>
              <w:right w:val="nil"/>
            </w:tcBorders>
            <w:vAlign w:val="center"/>
          </w:tcPr>
          <w:p w14:paraId="540568CD" w14:textId="77777777" w:rsidR="004713A0" w:rsidRPr="00F825C4" w:rsidRDefault="004713A0">
            <w:pPr>
              <w:spacing w:before="30" w:after="30"/>
              <w:ind w:left="-113" w:right="-113" w:firstLine="0"/>
              <w:jc w:val="center"/>
              <w:rPr>
                <w:sz w:val="22"/>
                <w:szCs w:val="22"/>
                <w:lang w:val="en-US"/>
              </w:rPr>
              <w:pPrChange w:id="1212" w:author="Kleber Marques Lisboa" w:date="2023-10-24T09:41:00Z">
                <w:pPr>
                  <w:spacing w:before="30" w:after="30" w:line="240" w:lineRule="auto"/>
                  <w:ind w:left="-113" w:right="-113" w:firstLine="0"/>
                  <w:jc w:val="center"/>
                </w:pPr>
              </w:pPrChange>
            </w:pPr>
            <w:r w:rsidRPr="00F825C4">
              <w:rPr>
                <w:sz w:val="22"/>
                <w:szCs w:val="22"/>
                <w:lang w:val="en-US"/>
              </w:rPr>
              <w:t>0.60</w:t>
            </w:r>
          </w:p>
        </w:tc>
        <w:tc>
          <w:tcPr>
            <w:tcW w:w="969" w:type="dxa"/>
            <w:tcBorders>
              <w:top w:val="nil"/>
              <w:left w:val="nil"/>
              <w:bottom w:val="nil"/>
            </w:tcBorders>
            <w:vAlign w:val="center"/>
          </w:tcPr>
          <w:p w14:paraId="6E9260AE" w14:textId="77777777" w:rsidR="004713A0" w:rsidRPr="00F825C4" w:rsidRDefault="004713A0">
            <w:pPr>
              <w:spacing w:before="30" w:after="30"/>
              <w:ind w:left="-113" w:right="-113" w:firstLine="0"/>
              <w:jc w:val="center"/>
              <w:rPr>
                <w:sz w:val="22"/>
                <w:szCs w:val="22"/>
                <w:lang w:val="en-US"/>
              </w:rPr>
              <w:pPrChange w:id="1213" w:author="Kleber Marques Lisboa" w:date="2023-10-24T09:41:00Z">
                <w:pPr>
                  <w:spacing w:before="30" w:after="30" w:line="240" w:lineRule="auto"/>
                  <w:ind w:left="-113" w:right="-113" w:firstLine="0"/>
                  <w:jc w:val="center"/>
                </w:pPr>
              </w:pPrChange>
            </w:pPr>
            <w:r w:rsidRPr="00F825C4">
              <w:rPr>
                <w:sz w:val="22"/>
                <w:szCs w:val="22"/>
                <w:lang w:val="en-US"/>
              </w:rPr>
              <w:t>0.59</w:t>
            </w:r>
          </w:p>
        </w:tc>
      </w:tr>
      <w:tr w:rsidR="004713A0" w14:paraId="3563E593" w14:textId="77777777" w:rsidTr="00F825C4">
        <w:trPr>
          <w:trHeight w:val="283"/>
          <w:jc w:val="center"/>
        </w:trPr>
        <w:tc>
          <w:tcPr>
            <w:tcW w:w="1560" w:type="dxa"/>
            <w:tcBorders>
              <w:top w:val="nil"/>
              <w:bottom w:val="single" w:sz="4" w:space="0" w:color="auto"/>
              <w:right w:val="single" w:sz="4" w:space="0" w:color="auto"/>
            </w:tcBorders>
            <w:vAlign w:val="center"/>
          </w:tcPr>
          <w:p w14:paraId="427BAE78" w14:textId="070138F6" w:rsidR="004713A0" w:rsidRPr="00CB22C8" w:rsidRDefault="00000000">
            <w:pPr>
              <w:spacing w:before="30" w:after="30"/>
              <w:ind w:left="-113" w:right="-113" w:firstLine="0"/>
              <w:jc w:val="center"/>
              <w:rPr>
                <w:sz w:val="20"/>
                <w:szCs w:val="20"/>
                <w:lang w:val="en-US"/>
              </w:rPr>
              <w:pPrChange w:id="1214" w:author="Kleber Marques Lisboa" w:date="2023-10-24T09:41:00Z">
                <w:pPr>
                  <w:spacing w:before="30" w:after="30" w:line="240" w:lineRule="auto"/>
                  <w:ind w:left="-113" w:right="-113" w:firstLine="0"/>
                  <w:jc w:val="center"/>
                </w:pPr>
              </w:pPrChange>
            </w:pPr>
            <m:oMathPara>
              <m:oMath>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l</m:t>
                    </m:r>
                  </m:sub>
                </m:sSub>
                <m:r>
                  <m:rPr>
                    <m:nor/>
                  </m:rPr>
                  <w:rPr>
                    <w:rFonts w:ascii="Cambria Math" w:hAnsi="Cambria Math"/>
                    <w:sz w:val="20"/>
                    <w:szCs w:val="20"/>
                    <w:lang w:val="en-US"/>
                  </w:rPr>
                  <m:t>=</m:t>
                </m:r>
                <m:r>
                  <w:rPr>
                    <w:rFonts w:ascii="Cambria Math" w:hAnsi="Cambria Math"/>
                    <w:sz w:val="20"/>
                    <w:szCs w:val="20"/>
                    <w:lang w:val="en-US"/>
                  </w:rPr>
                  <m:t xml:space="preserve">80 </m:t>
                </m:r>
                <m:r>
                  <m:rPr>
                    <m:nor/>
                  </m:rPr>
                  <w:rPr>
                    <w:rFonts w:ascii="Cambria Math" w:hAnsi="Cambria Math"/>
                    <w:sz w:val="20"/>
                    <w:szCs w:val="20"/>
                    <w:lang w:val="en-US"/>
                  </w:rPr>
                  <m:t xml:space="preserve">&lt; </m:t>
                </m:r>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s</m:t>
                    </m:r>
                  </m:sub>
                </m:sSub>
                <m:r>
                  <m:rPr>
                    <m:nor/>
                  </m:rPr>
                  <w:rPr>
                    <w:rFonts w:ascii="Cambria Math" w:hAnsi="Cambria Math"/>
                    <w:sz w:val="20"/>
                    <w:szCs w:val="20"/>
                    <w:lang w:val="en-US"/>
                  </w:rPr>
                  <m:t>=</m:t>
                </m:r>
                <m:r>
                  <w:rPr>
                    <w:rFonts w:ascii="Cambria Math" w:hAnsi="Cambria Math"/>
                    <w:sz w:val="20"/>
                    <w:szCs w:val="20"/>
                    <w:lang w:val="en-US"/>
                  </w:rPr>
                  <m:t>30</m:t>
                </m:r>
              </m:oMath>
            </m:oMathPara>
          </w:p>
        </w:tc>
        <w:tc>
          <w:tcPr>
            <w:tcW w:w="567" w:type="dxa"/>
            <w:tcBorders>
              <w:top w:val="nil"/>
              <w:left w:val="single" w:sz="4" w:space="0" w:color="auto"/>
              <w:bottom w:val="single" w:sz="4" w:space="0" w:color="auto"/>
              <w:right w:val="nil"/>
            </w:tcBorders>
            <w:vAlign w:val="center"/>
          </w:tcPr>
          <w:p w14:paraId="1DE10046" w14:textId="77777777" w:rsidR="004713A0" w:rsidRPr="00F825C4" w:rsidRDefault="004713A0">
            <w:pPr>
              <w:spacing w:before="30" w:after="30"/>
              <w:ind w:left="-113" w:right="-113" w:firstLine="0"/>
              <w:jc w:val="center"/>
              <w:rPr>
                <w:sz w:val="22"/>
                <w:szCs w:val="22"/>
                <w:lang w:val="en-US"/>
              </w:rPr>
              <w:pPrChange w:id="1215" w:author="Kleber Marques Lisboa" w:date="2023-10-24T09:41:00Z">
                <w:pPr>
                  <w:spacing w:before="30" w:after="30" w:line="240" w:lineRule="auto"/>
                  <w:ind w:left="-113" w:right="-113" w:firstLine="0"/>
                  <w:jc w:val="center"/>
                </w:pPr>
              </w:pPrChange>
            </w:pPr>
            <w:r w:rsidRPr="00F825C4">
              <w:rPr>
                <w:sz w:val="22"/>
                <w:szCs w:val="22"/>
                <w:lang w:val="en-US"/>
              </w:rPr>
              <w:t>2.7</w:t>
            </w:r>
          </w:p>
        </w:tc>
        <w:tc>
          <w:tcPr>
            <w:tcW w:w="567" w:type="dxa"/>
            <w:tcBorders>
              <w:top w:val="nil"/>
              <w:left w:val="nil"/>
              <w:bottom w:val="single" w:sz="4" w:space="0" w:color="auto"/>
              <w:right w:val="nil"/>
            </w:tcBorders>
            <w:vAlign w:val="center"/>
          </w:tcPr>
          <w:p w14:paraId="5BD431BA" w14:textId="77777777" w:rsidR="004713A0" w:rsidRPr="00F825C4" w:rsidRDefault="004713A0">
            <w:pPr>
              <w:spacing w:before="30" w:after="30"/>
              <w:ind w:left="-113" w:right="-113" w:firstLine="0"/>
              <w:jc w:val="center"/>
              <w:rPr>
                <w:sz w:val="22"/>
                <w:szCs w:val="22"/>
                <w:lang w:val="en-US"/>
              </w:rPr>
              <w:pPrChange w:id="1216" w:author="Kleber Marques Lisboa" w:date="2023-10-24T09:41:00Z">
                <w:pPr>
                  <w:spacing w:before="30" w:after="30" w:line="240" w:lineRule="auto"/>
                  <w:ind w:left="-113" w:right="-113" w:firstLine="0"/>
                  <w:jc w:val="center"/>
                </w:pPr>
              </w:pPrChange>
            </w:pPr>
            <w:r w:rsidRPr="00F825C4">
              <w:rPr>
                <w:sz w:val="22"/>
                <w:szCs w:val="22"/>
                <w:lang w:val="en-US"/>
              </w:rPr>
              <w:t>0.88</w:t>
            </w:r>
          </w:p>
        </w:tc>
        <w:tc>
          <w:tcPr>
            <w:tcW w:w="708" w:type="dxa"/>
            <w:tcBorders>
              <w:top w:val="nil"/>
              <w:left w:val="nil"/>
              <w:bottom w:val="single" w:sz="4" w:space="0" w:color="auto"/>
              <w:right w:val="nil"/>
            </w:tcBorders>
            <w:vAlign w:val="center"/>
          </w:tcPr>
          <w:p w14:paraId="7684A487" w14:textId="77777777" w:rsidR="004713A0" w:rsidRPr="00F825C4" w:rsidRDefault="004713A0">
            <w:pPr>
              <w:spacing w:before="30" w:after="30"/>
              <w:ind w:left="-113" w:right="-113" w:firstLine="0"/>
              <w:jc w:val="center"/>
              <w:rPr>
                <w:sz w:val="22"/>
                <w:szCs w:val="22"/>
                <w:lang w:val="en-US"/>
              </w:rPr>
              <w:pPrChange w:id="1217" w:author="Kleber Marques Lisboa" w:date="2023-10-24T09:41:00Z">
                <w:pPr>
                  <w:spacing w:before="30" w:after="30" w:line="240" w:lineRule="auto"/>
                  <w:ind w:left="-113" w:right="-113" w:firstLine="0"/>
                  <w:jc w:val="center"/>
                </w:pPr>
              </w:pPrChange>
            </w:pPr>
            <w:r w:rsidRPr="00F825C4">
              <w:rPr>
                <w:sz w:val="22"/>
                <w:szCs w:val="22"/>
                <w:lang w:val="en-US"/>
              </w:rPr>
              <w:t>FLR</w:t>
            </w:r>
          </w:p>
        </w:tc>
        <w:tc>
          <w:tcPr>
            <w:tcW w:w="567" w:type="dxa"/>
            <w:tcBorders>
              <w:top w:val="nil"/>
              <w:left w:val="nil"/>
              <w:bottom w:val="single" w:sz="4" w:space="0" w:color="auto"/>
              <w:right w:val="nil"/>
            </w:tcBorders>
            <w:vAlign w:val="center"/>
          </w:tcPr>
          <w:p w14:paraId="59A8C7D3" w14:textId="77777777" w:rsidR="004713A0" w:rsidRPr="00F825C4" w:rsidRDefault="004713A0">
            <w:pPr>
              <w:spacing w:before="30" w:after="30"/>
              <w:ind w:left="-113" w:right="-113" w:firstLine="0"/>
              <w:jc w:val="center"/>
              <w:rPr>
                <w:sz w:val="22"/>
                <w:szCs w:val="22"/>
                <w:lang w:val="en-US"/>
              </w:rPr>
              <w:pPrChange w:id="1218" w:author="Kleber Marques Lisboa" w:date="2023-10-24T09:41:00Z">
                <w:pPr>
                  <w:spacing w:before="30" w:after="30" w:line="240" w:lineRule="auto"/>
                  <w:ind w:left="-113" w:right="-113" w:firstLine="0"/>
                  <w:jc w:val="center"/>
                </w:pPr>
              </w:pPrChange>
            </w:pPr>
            <w:r w:rsidRPr="00F825C4">
              <w:rPr>
                <w:sz w:val="22"/>
                <w:szCs w:val="22"/>
                <w:lang w:val="en-US"/>
              </w:rPr>
              <w:t>25.</w:t>
            </w:r>
            <w:r w:rsidR="009F2E79" w:rsidRPr="00F825C4">
              <w:rPr>
                <w:sz w:val="22"/>
                <w:szCs w:val="22"/>
                <w:lang w:val="en-US"/>
              </w:rPr>
              <w:t>3</w:t>
            </w:r>
            <w:r w:rsidRPr="00F825C4">
              <w:rPr>
                <w:sz w:val="8"/>
                <w:szCs w:val="8"/>
              </w:rPr>
              <w:t xml:space="preserve"> </w:t>
            </w:r>
            <w:r w:rsidR="00F8481F" w:rsidRPr="00F825C4">
              <w:rPr>
                <w:sz w:val="22"/>
                <w:szCs w:val="22"/>
                <w:vertAlign w:val="superscript"/>
              </w:rPr>
              <w:t>b</w:t>
            </w:r>
          </w:p>
        </w:tc>
        <w:tc>
          <w:tcPr>
            <w:tcW w:w="709" w:type="dxa"/>
            <w:tcBorders>
              <w:top w:val="nil"/>
              <w:left w:val="nil"/>
              <w:bottom w:val="single" w:sz="4" w:space="0" w:color="auto"/>
              <w:right w:val="nil"/>
            </w:tcBorders>
            <w:vAlign w:val="center"/>
          </w:tcPr>
          <w:p w14:paraId="3B06E25D" w14:textId="77777777" w:rsidR="004713A0" w:rsidRPr="00F825C4" w:rsidRDefault="004713A0">
            <w:pPr>
              <w:spacing w:before="30" w:after="30"/>
              <w:ind w:left="-113" w:right="-113" w:firstLine="0"/>
              <w:jc w:val="center"/>
              <w:rPr>
                <w:sz w:val="22"/>
                <w:szCs w:val="22"/>
                <w:lang w:val="en-US"/>
              </w:rPr>
              <w:pPrChange w:id="1219" w:author="Kleber Marques Lisboa" w:date="2023-10-24T09:41:00Z">
                <w:pPr>
                  <w:spacing w:before="30" w:after="30" w:line="240" w:lineRule="auto"/>
                  <w:ind w:left="-113" w:right="-113" w:firstLine="0"/>
                  <w:jc w:val="center"/>
                </w:pPr>
              </w:pPrChange>
            </w:pPr>
            <w:r w:rsidRPr="00F825C4">
              <w:rPr>
                <w:sz w:val="22"/>
                <w:szCs w:val="22"/>
                <w:lang w:val="en-US"/>
              </w:rPr>
              <w:t>0.0</w:t>
            </w:r>
            <w:r w:rsidR="009F2E79" w:rsidRPr="00F825C4">
              <w:rPr>
                <w:sz w:val="22"/>
                <w:szCs w:val="22"/>
                <w:lang w:val="en-US"/>
              </w:rPr>
              <w:t>33</w:t>
            </w:r>
          </w:p>
        </w:tc>
        <w:tc>
          <w:tcPr>
            <w:tcW w:w="602" w:type="dxa"/>
            <w:tcBorders>
              <w:top w:val="nil"/>
              <w:left w:val="nil"/>
              <w:bottom w:val="single" w:sz="4" w:space="0" w:color="auto"/>
              <w:right w:val="nil"/>
            </w:tcBorders>
            <w:vAlign w:val="center"/>
          </w:tcPr>
          <w:p w14:paraId="1226D52B" w14:textId="77777777" w:rsidR="004713A0" w:rsidRPr="00F825C4" w:rsidRDefault="004713A0">
            <w:pPr>
              <w:spacing w:before="30" w:after="30"/>
              <w:ind w:left="-113" w:right="-113" w:firstLine="0"/>
              <w:jc w:val="center"/>
              <w:rPr>
                <w:sz w:val="22"/>
                <w:szCs w:val="22"/>
                <w:lang w:val="en-US"/>
              </w:rPr>
              <w:pPrChange w:id="1220" w:author="Kleber Marques Lisboa" w:date="2023-10-24T09:41:00Z">
                <w:pPr>
                  <w:spacing w:before="30" w:after="30" w:line="240" w:lineRule="auto"/>
                  <w:ind w:left="-113" w:right="-113" w:firstLine="0"/>
                  <w:jc w:val="center"/>
                </w:pPr>
              </w:pPrChange>
            </w:pPr>
            <w:r w:rsidRPr="00F825C4">
              <w:rPr>
                <w:sz w:val="22"/>
                <w:szCs w:val="22"/>
                <w:lang w:val="en-US"/>
              </w:rPr>
              <w:t>5.6</w:t>
            </w:r>
          </w:p>
        </w:tc>
        <w:tc>
          <w:tcPr>
            <w:tcW w:w="603" w:type="dxa"/>
            <w:tcBorders>
              <w:top w:val="nil"/>
              <w:left w:val="nil"/>
              <w:bottom w:val="single" w:sz="4" w:space="0" w:color="auto"/>
              <w:right w:val="nil"/>
            </w:tcBorders>
            <w:vAlign w:val="center"/>
          </w:tcPr>
          <w:p w14:paraId="76CC7BC1" w14:textId="77777777" w:rsidR="004713A0" w:rsidRPr="00F825C4" w:rsidRDefault="004713A0">
            <w:pPr>
              <w:spacing w:before="30" w:after="30"/>
              <w:ind w:left="-113" w:right="-113" w:firstLine="0"/>
              <w:jc w:val="center"/>
              <w:rPr>
                <w:sz w:val="22"/>
                <w:szCs w:val="22"/>
                <w:lang w:val="en-US"/>
              </w:rPr>
              <w:pPrChange w:id="1221" w:author="Kleber Marques Lisboa" w:date="2023-10-24T09:41:00Z">
                <w:pPr>
                  <w:spacing w:before="30" w:after="30" w:line="240" w:lineRule="auto"/>
                  <w:ind w:left="-113" w:right="-113" w:firstLine="0"/>
                  <w:jc w:val="center"/>
                </w:pPr>
              </w:pPrChange>
            </w:pPr>
            <w:r w:rsidRPr="00F825C4">
              <w:rPr>
                <w:sz w:val="22"/>
                <w:szCs w:val="22"/>
                <w:lang w:val="en-US"/>
              </w:rPr>
              <w:t>2.2</w:t>
            </w:r>
          </w:p>
        </w:tc>
        <w:tc>
          <w:tcPr>
            <w:tcW w:w="602" w:type="dxa"/>
            <w:tcBorders>
              <w:top w:val="nil"/>
              <w:left w:val="nil"/>
              <w:bottom w:val="single" w:sz="4" w:space="0" w:color="auto"/>
              <w:right w:val="nil"/>
            </w:tcBorders>
            <w:vAlign w:val="center"/>
          </w:tcPr>
          <w:p w14:paraId="1DB4909A" w14:textId="77777777" w:rsidR="004713A0" w:rsidRPr="00F825C4" w:rsidRDefault="004713A0">
            <w:pPr>
              <w:spacing w:before="30" w:after="30"/>
              <w:ind w:left="-113" w:right="-113" w:firstLine="0"/>
              <w:jc w:val="center"/>
              <w:rPr>
                <w:sz w:val="22"/>
                <w:szCs w:val="22"/>
                <w:lang w:val="en-US"/>
              </w:rPr>
              <w:pPrChange w:id="1222" w:author="Kleber Marques Lisboa" w:date="2023-10-24T09:41:00Z">
                <w:pPr>
                  <w:spacing w:before="30" w:after="30" w:line="240" w:lineRule="auto"/>
                  <w:ind w:left="-113" w:right="-113" w:firstLine="0"/>
                  <w:jc w:val="center"/>
                </w:pPr>
              </w:pPrChange>
            </w:pPr>
            <w:r w:rsidRPr="00F825C4">
              <w:rPr>
                <w:sz w:val="22"/>
                <w:szCs w:val="22"/>
                <w:lang w:val="en-US"/>
              </w:rPr>
              <w:t>0.72</w:t>
            </w:r>
          </w:p>
        </w:tc>
        <w:tc>
          <w:tcPr>
            <w:tcW w:w="603" w:type="dxa"/>
            <w:tcBorders>
              <w:top w:val="nil"/>
              <w:left w:val="nil"/>
              <w:bottom w:val="single" w:sz="4" w:space="0" w:color="auto"/>
              <w:right w:val="single" w:sz="4" w:space="0" w:color="auto"/>
            </w:tcBorders>
            <w:vAlign w:val="center"/>
          </w:tcPr>
          <w:p w14:paraId="331C3698" w14:textId="77777777" w:rsidR="004713A0" w:rsidRPr="00F825C4" w:rsidRDefault="004713A0">
            <w:pPr>
              <w:spacing w:before="30" w:after="30"/>
              <w:ind w:left="-113" w:right="-113" w:firstLine="0"/>
              <w:jc w:val="center"/>
              <w:rPr>
                <w:sz w:val="22"/>
                <w:szCs w:val="22"/>
                <w:lang w:val="en-US"/>
              </w:rPr>
              <w:pPrChange w:id="1223" w:author="Kleber Marques Lisboa" w:date="2023-10-24T09:41:00Z">
                <w:pPr>
                  <w:spacing w:before="30" w:after="30" w:line="240" w:lineRule="auto"/>
                  <w:ind w:left="-113" w:right="-113" w:firstLine="0"/>
                  <w:jc w:val="center"/>
                </w:pPr>
              </w:pPrChange>
            </w:pPr>
            <w:r w:rsidRPr="00F825C4">
              <w:rPr>
                <w:sz w:val="22"/>
                <w:szCs w:val="22"/>
                <w:lang w:val="en-US"/>
              </w:rPr>
              <w:t>61</w:t>
            </w:r>
          </w:p>
        </w:tc>
        <w:tc>
          <w:tcPr>
            <w:tcW w:w="968" w:type="dxa"/>
            <w:tcBorders>
              <w:top w:val="nil"/>
              <w:left w:val="single" w:sz="4" w:space="0" w:color="auto"/>
              <w:bottom w:val="single" w:sz="4" w:space="0" w:color="auto"/>
              <w:right w:val="nil"/>
            </w:tcBorders>
            <w:vAlign w:val="center"/>
          </w:tcPr>
          <w:p w14:paraId="5C67261B" w14:textId="77777777" w:rsidR="004713A0" w:rsidRPr="00F825C4" w:rsidRDefault="004713A0">
            <w:pPr>
              <w:spacing w:before="30" w:after="30"/>
              <w:ind w:left="-113" w:right="-113" w:firstLine="0"/>
              <w:jc w:val="center"/>
              <w:rPr>
                <w:sz w:val="22"/>
                <w:szCs w:val="22"/>
                <w:lang w:val="en-US"/>
              </w:rPr>
              <w:pPrChange w:id="1224" w:author="Kleber Marques Lisboa" w:date="2023-10-24T09:41:00Z">
                <w:pPr>
                  <w:spacing w:before="30" w:after="30" w:line="240" w:lineRule="auto"/>
                  <w:ind w:left="-113" w:right="-113" w:firstLine="0"/>
                  <w:jc w:val="center"/>
                </w:pPr>
              </w:pPrChange>
            </w:pPr>
            <w:r w:rsidRPr="00F825C4">
              <w:rPr>
                <w:sz w:val="22"/>
                <w:szCs w:val="22"/>
                <w:lang w:val="en-US"/>
              </w:rPr>
              <w:t>0.63</w:t>
            </w:r>
          </w:p>
        </w:tc>
        <w:tc>
          <w:tcPr>
            <w:tcW w:w="969" w:type="dxa"/>
            <w:tcBorders>
              <w:top w:val="nil"/>
              <w:left w:val="nil"/>
              <w:bottom w:val="single" w:sz="4" w:space="0" w:color="auto"/>
              <w:right w:val="nil"/>
            </w:tcBorders>
            <w:vAlign w:val="center"/>
          </w:tcPr>
          <w:p w14:paraId="7C2DBF2F" w14:textId="77777777" w:rsidR="004713A0" w:rsidRPr="00F825C4" w:rsidRDefault="004713A0">
            <w:pPr>
              <w:spacing w:before="30" w:after="30"/>
              <w:ind w:left="-113" w:right="-113" w:firstLine="0"/>
              <w:jc w:val="center"/>
              <w:rPr>
                <w:sz w:val="22"/>
                <w:szCs w:val="22"/>
                <w:lang w:val="en-US"/>
              </w:rPr>
              <w:pPrChange w:id="1225" w:author="Kleber Marques Lisboa" w:date="2023-10-24T09:41:00Z">
                <w:pPr>
                  <w:spacing w:before="30" w:after="30" w:line="240" w:lineRule="auto"/>
                  <w:ind w:left="-113" w:right="-113" w:firstLine="0"/>
                  <w:jc w:val="center"/>
                </w:pPr>
              </w:pPrChange>
            </w:pPr>
            <w:r w:rsidRPr="00F825C4">
              <w:rPr>
                <w:sz w:val="22"/>
                <w:szCs w:val="22"/>
                <w:lang w:val="en-US"/>
              </w:rPr>
              <w:t>0.89</w:t>
            </w:r>
          </w:p>
        </w:tc>
        <w:tc>
          <w:tcPr>
            <w:tcW w:w="969" w:type="dxa"/>
            <w:tcBorders>
              <w:top w:val="nil"/>
              <w:left w:val="nil"/>
              <w:bottom w:val="single" w:sz="4" w:space="0" w:color="auto"/>
            </w:tcBorders>
            <w:vAlign w:val="center"/>
          </w:tcPr>
          <w:p w14:paraId="020C6510" w14:textId="77777777" w:rsidR="004713A0" w:rsidRPr="00F825C4" w:rsidRDefault="004713A0">
            <w:pPr>
              <w:spacing w:before="30" w:after="30"/>
              <w:ind w:left="-113" w:right="-113" w:firstLine="0"/>
              <w:jc w:val="center"/>
              <w:rPr>
                <w:sz w:val="22"/>
                <w:szCs w:val="22"/>
                <w:lang w:val="en-US"/>
              </w:rPr>
              <w:pPrChange w:id="1226" w:author="Kleber Marques Lisboa" w:date="2023-10-24T09:41:00Z">
                <w:pPr>
                  <w:spacing w:before="30" w:after="30" w:line="240" w:lineRule="auto"/>
                  <w:ind w:left="-113" w:right="-113" w:firstLine="0"/>
                  <w:jc w:val="center"/>
                </w:pPr>
              </w:pPrChange>
            </w:pPr>
            <w:r w:rsidRPr="00F825C4">
              <w:rPr>
                <w:sz w:val="22"/>
                <w:szCs w:val="22"/>
                <w:lang w:val="en-US"/>
              </w:rPr>
              <w:t>0.89</w:t>
            </w:r>
          </w:p>
        </w:tc>
        <w:tc>
          <w:tcPr>
            <w:tcW w:w="968" w:type="dxa"/>
            <w:tcBorders>
              <w:top w:val="nil"/>
              <w:left w:val="nil"/>
              <w:bottom w:val="single" w:sz="4" w:space="0" w:color="auto"/>
              <w:right w:val="nil"/>
            </w:tcBorders>
            <w:vAlign w:val="center"/>
          </w:tcPr>
          <w:p w14:paraId="308DDB60" w14:textId="77777777" w:rsidR="004713A0" w:rsidRPr="00F825C4" w:rsidRDefault="004713A0">
            <w:pPr>
              <w:spacing w:before="30" w:after="30"/>
              <w:ind w:left="-113" w:right="-113" w:firstLine="0"/>
              <w:jc w:val="center"/>
              <w:rPr>
                <w:sz w:val="22"/>
                <w:szCs w:val="22"/>
                <w:lang w:val="en-US"/>
              </w:rPr>
              <w:pPrChange w:id="1227" w:author="Kleber Marques Lisboa" w:date="2023-10-24T09:41:00Z">
                <w:pPr>
                  <w:spacing w:before="30" w:after="30" w:line="240" w:lineRule="auto"/>
                  <w:ind w:left="-113" w:right="-113" w:firstLine="0"/>
                  <w:jc w:val="center"/>
                </w:pPr>
              </w:pPrChange>
            </w:pPr>
            <w:r w:rsidRPr="00F825C4">
              <w:rPr>
                <w:sz w:val="22"/>
                <w:szCs w:val="22"/>
                <w:lang w:val="en-US"/>
              </w:rPr>
              <w:t>1.1</w:t>
            </w:r>
          </w:p>
        </w:tc>
        <w:tc>
          <w:tcPr>
            <w:tcW w:w="969" w:type="dxa"/>
            <w:tcBorders>
              <w:top w:val="nil"/>
              <w:left w:val="nil"/>
              <w:bottom w:val="single" w:sz="4" w:space="0" w:color="auto"/>
              <w:right w:val="nil"/>
            </w:tcBorders>
            <w:vAlign w:val="center"/>
          </w:tcPr>
          <w:p w14:paraId="4D25AD12" w14:textId="77777777" w:rsidR="004713A0" w:rsidRPr="00F825C4" w:rsidRDefault="004713A0">
            <w:pPr>
              <w:spacing w:before="30" w:after="30"/>
              <w:ind w:left="-113" w:right="-113" w:firstLine="0"/>
              <w:jc w:val="center"/>
              <w:rPr>
                <w:sz w:val="22"/>
                <w:szCs w:val="22"/>
                <w:lang w:val="en-US"/>
              </w:rPr>
              <w:pPrChange w:id="1228" w:author="Kleber Marques Lisboa" w:date="2023-10-24T09:41:00Z">
                <w:pPr>
                  <w:spacing w:before="30" w:after="30" w:line="240" w:lineRule="auto"/>
                  <w:ind w:left="-113" w:right="-113" w:firstLine="0"/>
                  <w:jc w:val="center"/>
                </w:pPr>
              </w:pPrChange>
            </w:pPr>
            <w:r w:rsidRPr="00F825C4">
              <w:rPr>
                <w:sz w:val="22"/>
                <w:szCs w:val="22"/>
                <w:lang w:val="en-US"/>
              </w:rPr>
              <w:t>0.78</w:t>
            </w:r>
          </w:p>
        </w:tc>
        <w:tc>
          <w:tcPr>
            <w:tcW w:w="969" w:type="dxa"/>
            <w:tcBorders>
              <w:top w:val="nil"/>
              <w:left w:val="nil"/>
              <w:bottom w:val="single" w:sz="4" w:space="0" w:color="auto"/>
            </w:tcBorders>
            <w:vAlign w:val="center"/>
          </w:tcPr>
          <w:p w14:paraId="396D690D" w14:textId="77777777" w:rsidR="004713A0" w:rsidRPr="00F825C4" w:rsidRDefault="004713A0">
            <w:pPr>
              <w:spacing w:before="30" w:after="30"/>
              <w:ind w:left="-113" w:right="-113" w:firstLine="0"/>
              <w:jc w:val="center"/>
              <w:rPr>
                <w:sz w:val="22"/>
                <w:szCs w:val="22"/>
                <w:lang w:val="en-US"/>
              </w:rPr>
              <w:pPrChange w:id="1229" w:author="Kleber Marques Lisboa" w:date="2023-10-24T09:41:00Z">
                <w:pPr>
                  <w:spacing w:before="30" w:after="30" w:line="240" w:lineRule="auto"/>
                  <w:ind w:left="-113" w:right="-113" w:firstLine="0"/>
                  <w:jc w:val="center"/>
                </w:pPr>
              </w:pPrChange>
            </w:pPr>
            <w:r w:rsidRPr="00F825C4">
              <w:rPr>
                <w:sz w:val="22"/>
                <w:szCs w:val="22"/>
                <w:lang w:val="en-US"/>
              </w:rPr>
              <w:t>0.78</w:t>
            </w:r>
          </w:p>
        </w:tc>
      </w:tr>
      <w:tr w:rsidR="004713A0" w14:paraId="2912586F" w14:textId="77777777" w:rsidTr="00F825C4">
        <w:trPr>
          <w:trHeight w:val="283"/>
          <w:jc w:val="center"/>
        </w:trPr>
        <w:tc>
          <w:tcPr>
            <w:tcW w:w="12900" w:type="dxa"/>
            <w:gridSpan w:val="16"/>
            <w:tcBorders>
              <w:top w:val="nil"/>
              <w:bottom w:val="single" w:sz="4" w:space="0" w:color="auto"/>
            </w:tcBorders>
            <w:vAlign w:val="center"/>
          </w:tcPr>
          <w:p w14:paraId="546B07AD" w14:textId="261A28F2" w:rsidR="004713A0" w:rsidRPr="00864EEE" w:rsidRDefault="00000000">
            <w:pPr>
              <w:spacing w:before="80" w:after="80"/>
              <w:ind w:left="-113" w:right="-113" w:firstLine="0"/>
              <w:jc w:val="center"/>
              <w:rPr>
                <w:b/>
                <w:bCs/>
                <w:sz w:val="20"/>
                <w:szCs w:val="20"/>
                <w:lang w:val="en-US"/>
              </w:rPr>
              <w:pPrChange w:id="1230" w:author="Kleber Marques Lisboa" w:date="2023-10-24T09:41:00Z">
                <w:pPr>
                  <w:spacing w:before="80" w:after="80" w:line="240" w:lineRule="auto"/>
                  <w:ind w:left="-113" w:right="-113" w:firstLine="0"/>
                  <w:jc w:val="center"/>
                </w:pPr>
              </w:pPrChange>
            </w:pPr>
            <m:oMathPara>
              <m:oMath>
                <m:sSub>
                  <m:sSubPr>
                    <m:ctrlPr>
                      <w:rPr>
                        <w:rFonts w:ascii="Cambria Math" w:hAnsi="Cambria Math"/>
                        <w:b/>
                        <w:bCs/>
                        <w:i/>
                        <w:spacing w:val="-3"/>
                        <w:sz w:val="20"/>
                        <w:szCs w:val="20"/>
                        <w:lang w:val="en-US"/>
                      </w:rPr>
                    </m:ctrlPr>
                  </m:sSubPr>
                  <m:e>
                    <m:r>
                      <m:rPr>
                        <m:sty m:val="bi"/>
                      </m:rPr>
                      <w:rPr>
                        <w:rFonts w:ascii="Cambria Math" w:hAnsi="Cambria Math"/>
                        <w:spacing w:val="-3"/>
                        <w:sz w:val="20"/>
                        <w:szCs w:val="20"/>
                        <w:lang w:val="en-US"/>
                      </w:rPr>
                      <m:t>wNaCl</m:t>
                    </m:r>
                  </m:e>
                  <m:sub>
                    <m:r>
                      <m:rPr>
                        <m:sty m:val="bi"/>
                      </m:rPr>
                      <w:rPr>
                        <w:rFonts w:ascii="Cambria Math" w:hAnsi="Cambria Math"/>
                        <w:spacing w:val="-3"/>
                        <w:sz w:val="20"/>
                        <w:szCs w:val="20"/>
                        <w:lang w:val="en-US"/>
                      </w:rPr>
                      <m:t>s</m:t>
                    </m:r>
                  </m:sub>
                </m:sSub>
                <m:r>
                  <m:rPr>
                    <m:sty m:val="bi"/>
                  </m:rPr>
                  <w:rPr>
                    <w:rFonts w:ascii="Cambria Math" w:hAnsi="Cambria Math"/>
                    <w:spacing w:val="-3"/>
                    <w:sz w:val="20"/>
                    <w:szCs w:val="20"/>
                    <w:lang w:val="en-US"/>
                  </w:rPr>
                  <m:t xml:space="preserve">=12.0%≅260 </m:t>
                </m:r>
                <m:sSub>
                  <m:sSubPr>
                    <m:ctrlPr>
                      <w:rPr>
                        <w:rFonts w:ascii="Cambria Math" w:hAnsi="Cambria Math"/>
                        <w:b/>
                        <w:bCs/>
                        <w:i/>
                        <w:iCs/>
                        <w:spacing w:val="-3"/>
                        <w:sz w:val="20"/>
                        <w:szCs w:val="20"/>
                        <w:lang w:val="en-US"/>
                      </w:rPr>
                    </m:ctrlPr>
                  </m:sSubPr>
                  <m:e>
                    <m:r>
                      <m:rPr>
                        <m:sty m:val="bi"/>
                      </m:rPr>
                      <w:rPr>
                        <w:rFonts w:ascii="Cambria Math" w:hAnsi="Cambria Math"/>
                        <w:spacing w:val="-3"/>
                        <w:sz w:val="20"/>
                        <w:szCs w:val="20"/>
                        <w:lang w:val="en-US"/>
                      </w:rPr>
                      <m:t>g</m:t>
                    </m:r>
                  </m:e>
                  <m:sub>
                    <m:r>
                      <m:rPr>
                        <m:sty m:val="bi"/>
                      </m:rPr>
                      <w:rPr>
                        <w:rFonts w:ascii="Cambria Math" w:hAnsi="Cambria Math"/>
                        <w:spacing w:val="-3"/>
                        <w:sz w:val="20"/>
                        <w:szCs w:val="20"/>
                        <w:lang w:val="en-US"/>
                      </w:rPr>
                      <m:t>s</m:t>
                    </m:r>
                  </m:sub>
                </m:sSub>
                <m:r>
                  <m:rPr>
                    <m:sty m:val="bi"/>
                  </m:rPr>
                  <w:rPr>
                    <w:rFonts w:ascii="Cambria Math" w:hAnsi="Cambria Math"/>
                    <w:spacing w:val="-3"/>
                    <w:sz w:val="20"/>
                    <w:szCs w:val="20"/>
                    <w:lang w:val="en-US"/>
                  </w:rPr>
                  <m:t>/</m:t>
                </m:r>
                <m:sSub>
                  <m:sSubPr>
                    <m:ctrlPr>
                      <w:rPr>
                        <w:rFonts w:ascii="Cambria Math" w:hAnsi="Cambria Math"/>
                        <w:b/>
                        <w:bCs/>
                        <w:i/>
                        <w:iCs/>
                        <w:spacing w:val="-3"/>
                        <w:sz w:val="20"/>
                        <w:szCs w:val="20"/>
                        <w:lang w:val="en-US"/>
                      </w:rPr>
                    </m:ctrlPr>
                  </m:sSubPr>
                  <m:e>
                    <m:r>
                      <m:rPr>
                        <m:sty m:val="bi"/>
                      </m:rPr>
                      <w:rPr>
                        <w:rFonts w:ascii="Cambria Math" w:hAnsi="Cambria Math"/>
                        <w:spacing w:val="-3"/>
                        <w:sz w:val="20"/>
                        <w:szCs w:val="20"/>
                        <w:lang w:val="en-US"/>
                      </w:rPr>
                      <m:t>L</m:t>
                    </m:r>
                  </m:e>
                  <m:sub>
                    <m:r>
                      <m:rPr>
                        <m:sty m:val="bi"/>
                      </m:rPr>
                      <w:rPr>
                        <w:rFonts w:ascii="Cambria Math" w:hAnsi="Cambria Math"/>
                        <w:spacing w:val="-3"/>
                        <w:sz w:val="20"/>
                        <w:szCs w:val="20"/>
                        <w:lang w:val="en-US"/>
                      </w:rPr>
                      <m:t>mix</m:t>
                    </m:r>
                  </m:sub>
                </m:sSub>
              </m:oMath>
            </m:oMathPara>
          </w:p>
        </w:tc>
      </w:tr>
      <w:tr w:rsidR="004713A0" w:rsidRPr="00DB7069" w14:paraId="2AE786EB" w14:textId="77777777" w:rsidTr="00F825C4">
        <w:trPr>
          <w:trHeight w:val="283"/>
          <w:jc w:val="center"/>
        </w:trPr>
        <w:tc>
          <w:tcPr>
            <w:tcW w:w="1560" w:type="dxa"/>
            <w:tcBorders>
              <w:bottom w:val="nil"/>
              <w:right w:val="single" w:sz="4" w:space="0" w:color="auto"/>
            </w:tcBorders>
            <w:vAlign w:val="center"/>
          </w:tcPr>
          <w:p w14:paraId="3FD752F8" w14:textId="26CD9BFF" w:rsidR="004713A0" w:rsidRPr="00CB22C8" w:rsidRDefault="00000000">
            <w:pPr>
              <w:spacing w:before="30" w:after="30"/>
              <w:ind w:left="-113" w:right="-113" w:firstLine="0"/>
              <w:jc w:val="center"/>
              <w:rPr>
                <w:sz w:val="20"/>
                <w:szCs w:val="20"/>
                <w:lang w:val="en-US"/>
              </w:rPr>
              <w:pPrChange w:id="1231" w:author="Kleber Marques Lisboa" w:date="2023-10-24T09:41:00Z">
                <w:pPr>
                  <w:spacing w:before="30" w:after="30" w:line="240" w:lineRule="auto"/>
                  <w:ind w:left="-113" w:right="-113" w:firstLine="0"/>
                  <w:jc w:val="center"/>
                </w:pPr>
              </w:pPrChange>
            </w:pPr>
            <m:oMath>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l</m:t>
                  </m:r>
                </m:sub>
              </m:sSub>
              <m:r>
                <m:rPr>
                  <m:nor/>
                </m:rPr>
                <w:rPr>
                  <w:rFonts w:ascii="Cambria Math" w:hAnsi="Cambria Math"/>
                  <w:sz w:val="20"/>
                  <w:szCs w:val="20"/>
                  <w:lang w:val="en-US"/>
                </w:rPr>
                <m:t>=</m:t>
              </m:r>
              <m:r>
                <w:rPr>
                  <w:rFonts w:ascii="Cambria Math" w:hAnsi="Cambria Math"/>
                  <w:sz w:val="20"/>
                  <w:szCs w:val="20"/>
                  <w:lang w:val="en-US"/>
                </w:rPr>
                <m:t xml:space="preserve">30 </m:t>
              </m:r>
              <m:r>
                <m:rPr>
                  <m:nor/>
                </m:rPr>
                <w:rPr>
                  <w:rFonts w:ascii="Cambria Math" w:hAnsi="Cambria Math"/>
                  <w:sz w:val="20"/>
                  <w:szCs w:val="20"/>
                  <w:lang w:val="en-US"/>
                </w:rPr>
                <m:t xml:space="preserve">&lt; </m:t>
              </m:r>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s</m:t>
                  </m:r>
                </m:sub>
              </m:sSub>
              <m:r>
                <m:rPr>
                  <m:nor/>
                </m:rPr>
                <w:rPr>
                  <w:rFonts w:ascii="Cambria Math" w:hAnsi="Cambria Math"/>
                  <w:sz w:val="20"/>
                  <w:szCs w:val="20"/>
                  <w:lang w:val="en-US"/>
                </w:rPr>
                <m:t>=</m:t>
              </m:r>
              <m:r>
                <w:rPr>
                  <w:rFonts w:ascii="Cambria Math" w:hAnsi="Cambria Math"/>
                  <w:sz w:val="20"/>
                  <w:szCs w:val="20"/>
                  <w:lang w:val="en-US"/>
                </w:rPr>
                <m:t>80</m:t>
              </m:r>
            </m:oMath>
            <w:r w:rsidR="004713A0" w:rsidRPr="00CB22C8">
              <w:rPr>
                <w:sz w:val="20"/>
                <w:szCs w:val="20"/>
                <w:lang w:val="en-US"/>
              </w:rPr>
              <w:t xml:space="preserve"> </w:t>
            </w:r>
          </w:p>
        </w:tc>
        <w:tc>
          <w:tcPr>
            <w:tcW w:w="567" w:type="dxa"/>
            <w:tcBorders>
              <w:left w:val="single" w:sz="4" w:space="0" w:color="auto"/>
              <w:bottom w:val="nil"/>
              <w:right w:val="nil"/>
            </w:tcBorders>
            <w:vAlign w:val="center"/>
          </w:tcPr>
          <w:p w14:paraId="4296DA39" w14:textId="77777777" w:rsidR="004713A0" w:rsidRPr="00F825C4" w:rsidRDefault="004713A0">
            <w:pPr>
              <w:spacing w:before="30" w:after="30"/>
              <w:ind w:left="-113" w:right="-113" w:firstLine="0"/>
              <w:jc w:val="center"/>
              <w:rPr>
                <w:sz w:val="22"/>
                <w:szCs w:val="22"/>
                <w:lang w:val="en-US"/>
              </w:rPr>
              <w:pPrChange w:id="1232" w:author="Kleber Marques Lisboa" w:date="2023-10-24T09:41:00Z">
                <w:pPr>
                  <w:spacing w:before="30" w:after="30" w:line="240" w:lineRule="auto"/>
                  <w:ind w:left="-113" w:right="-113" w:firstLine="0"/>
                  <w:jc w:val="center"/>
                </w:pPr>
              </w:pPrChange>
            </w:pPr>
            <w:r w:rsidRPr="00F825C4">
              <w:rPr>
                <w:sz w:val="22"/>
                <w:szCs w:val="22"/>
                <w:lang w:val="en-US"/>
              </w:rPr>
              <w:t>0.33</w:t>
            </w:r>
          </w:p>
        </w:tc>
        <w:tc>
          <w:tcPr>
            <w:tcW w:w="567" w:type="dxa"/>
            <w:tcBorders>
              <w:left w:val="nil"/>
              <w:bottom w:val="nil"/>
              <w:right w:val="nil"/>
            </w:tcBorders>
            <w:vAlign w:val="center"/>
          </w:tcPr>
          <w:p w14:paraId="303E864A" w14:textId="77777777" w:rsidR="004713A0" w:rsidRPr="00F825C4" w:rsidRDefault="004713A0">
            <w:pPr>
              <w:spacing w:before="30" w:after="30"/>
              <w:ind w:left="-113" w:right="-113" w:firstLine="0"/>
              <w:jc w:val="center"/>
              <w:rPr>
                <w:sz w:val="22"/>
                <w:szCs w:val="22"/>
                <w:lang w:val="en-US"/>
              </w:rPr>
              <w:pPrChange w:id="1233" w:author="Kleber Marques Lisboa" w:date="2023-10-24T09:41:00Z">
                <w:pPr>
                  <w:spacing w:before="30" w:after="30" w:line="240" w:lineRule="auto"/>
                  <w:ind w:left="-113" w:right="-113" w:firstLine="0"/>
                  <w:jc w:val="center"/>
                </w:pPr>
              </w:pPrChange>
            </w:pPr>
            <w:r w:rsidRPr="00F825C4">
              <w:rPr>
                <w:sz w:val="22"/>
                <w:szCs w:val="22"/>
                <w:lang w:val="en-US"/>
              </w:rPr>
              <w:t>0.74</w:t>
            </w:r>
          </w:p>
        </w:tc>
        <w:tc>
          <w:tcPr>
            <w:tcW w:w="708" w:type="dxa"/>
            <w:tcBorders>
              <w:left w:val="nil"/>
              <w:bottom w:val="nil"/>
              <w:right w:val="nil"/>
            </w:tcBorders>
            <w:vAlign w:val="center"/>
          </w:tcPr>
          <w:p w14:paraId="69B28698" w14:textId="77777777" w:rsidR="004713A0" w:rsidRPr="00F825C4" w:rsidRDefault="004713A0">
            <w:pPr>
              <w:spacing w:before="30" w:after="30"/>
              <w:ind w:left="-113" w:right="-113" w:firstLine="0"/>
              <w:jc w:val="center"/>
              <w:rPr>
                <w:sz w:val="22"/>
                <w:szCs w:val="22"/>
                <w:lang w:val="en-US"/>
              </w:rPr>
              <w:pPrChange w:id="1234" w:author="Kleber Marques Lisboa" w:date="2023-10-24T09:41:00Z">
                <w:pPr>
                  <w:spacing w:before="30" w:after="30" w:line="240" w:lineRule="auto"/>
                  <w:ind w:left="-113" w:right="-113" w:firstLine="0"/>
                  <w:jc w:val="center"/>
                </w:pPr>
              </w:pPrChange>
            </w:pPr>
            <w:r w:rsidRPr="00F825C4">
              <w:rPr>
                <w:sz w:val="22"/>
                <w:szCs w:val="22"/>
                <w:lang w:val="en-US"/>
              </w:rPr>
              <w:t>DLR</w:t>
            </w:r>
          </w:p>
        </w:tc>
        <w:tc>
          <w:tcPr>
            <w:tcW w:w="567" w:type="dxa"/>
            <w:tcBorders>
              <w:left w:val="nil"/>
              <w:bottom w:val="nil"/>
              <w:right w:val="nil"/>
            </w:tcBorders>
            <w:vAlign w:val="center"/>
          </w:tcPr>
          <w:p w14:paraId="00E25A87" w14:textId="77777777" w:rsidR="004713A0" w:rsidRPr="00F825C4" w:rsidRDefault="00E869B4">
            <w:pPr>
              <w:spacing w:before="30" w:after="30"/>
              <w:ind w:left="-113" w:right="-113" w:firstLine="0"/>
              <w:jc w:val="center"/>
              <w:rPr>
                <w:sz w:val="22"/>
                <w:szCs w:val="22"/>
                <w:lang w:val="en-US"/>
              </w:rPr>
              <w:pPrChange w:id="1235" w:author="Kleber Marques Lisboa" w:date="2023-10-24T09:41:00Z">
                <w:pPr>
                  <w:spacing w:before="30" w:after="30" w:line="240" w:lineRule="auto"/>
                  <w:ind w:left="-113" w:right="-113" w:firstLine="0"/>
                  <w:jc w:val="center"/>
                </w:pPr>
              </w:pPrChange>
            </w:pPr>
            <w:r w:rsidRPr="00F825C4">
              <w:rPr>
                <w:sz w:val="22"/>
                <w:szCs w:val="22"/>
                <w:lang w:val="en-US"/>
              </w:rPr>
              <w:t>79</w:t>
            </w:r>
            <w:r w:rsidR="004713A0" w:rsidRPr="00F825C4">
              <w:rPr>
                <w:sz w:val="22"/>
                <w:szCs w:val="22"/>
                <w:lang w:val="en-US"/>
              </w:rPr>
              <w:t>.</w:t>
            </w:r>
            <w:r w:rsidRPr="00F825C4">
              <w:rPr>
                <w:sz w:val="22"/>
                <w:szCs w:val="22"/>
                <w:lang w:val="en-US"/>
              </w:rPr>
              <w:t>6</w:t>
            </w:r>
            <w:r w:rsidR="004713A0" w:rsidRPr="00F825C4">
              <w:rPr>
                <w:sz w:val="8"/>
                <w:szCs w:val="8"/>
              </w:rPr>
              <w:t xml:space="preserve"> </w:t>
            </w:r>
            <w:r w:rsidR="00F8481F" w:rsidRPr="00F825C4">
              <w:rPr>
                <w:sz w:val="22"/>
                <w:szCs w:val="22"/>
                <w:vertAlign w:val="superscript"/>
              </w:rPr>
              <w:t>a</w:t>
            </w:r>
          </w:p>
        </w:tc>
        <w:tc>
          <w:tcPr>
            <w:tcW w:w="709" w:type="dxa"/>
            <w:tcBorders>
              <w:left w:val="nil"/>
              <w:bottom w:val="nil"/>
              <w:right w:val="nil"/>
            </w:tcBorders>
            <w:vAlign w:val="center"/>
          </w:tcPr>
          <w:p w14:paraId="06B79057" w14:textId="77777777" w:rsidR="004713A0" w:rsidRPr="00F825C4" w:rsidRDefault="004713A0">
            <w:pPr>
              <w:spacing w:before="30" w:after="30"/>
              <w:ind w:left="-113" w:right="-113" w:firstLine="0"/>
              <w:jc w:val="center"/>
              <w:rPr>
                <w:sz w:val="22"/>
                <w:szCs w:val="22"/>
                <w:lang w:val="en-US"/>
              </w:rPr>
              <w:pPrChange w:id="1236" w:author="Kleber Marques Lisboa" w:date="2023-10-24T09:41:00Z">
                <w:pPr>
                  <w:spacing w:before="30" w:after="30" w:line="240" w:lineRule="auto"/>
                  <w:ind w:left="-113" w:right="-113" w:firstLine="0"/>
                  <w:jc w:val="center"/>
                </w:pPr>
              </w:pPrChange>
            </w:pPr>
            <w:r w:rsidRPr="00F825C4">
              <w:rPr>
                <w:sz w:val="22"/>
                <w:szCs w:val="22"/>
                <w:lang w:val="en-US"/>
              </w:rPr>
              <w:t>0.</w:t>
            </w:r>
            <w:r w:rsidR="00E869B4" w:rsidRPr="00F825C4">
              <w:rPr>
                <w:sz w:val="22"/>
                <w:szCs w:val="22"/>
                <w:lang w:val="en-US"/>
              </w:rPr>
              <w:t>41</w:t>
            </w:r>
          </w:p>
        </w:tc>
        <w:tc>
          <w:tcPr>
            <w:tcW w:w="602" w:type="dxa"/>
            <w:tcBorders>
              <w:left w:val="nil"/>
              <w:bottom w:val="nil"/>
              <w:right w:val="nil"/>
            </w:tcBorders>
            <w:vAlign w:val="center"/>
          </w:tcPr>
          <w:p w14:paraId="4B28FBEC" w14:textId="77777777" w:rsidR="004713A0" w:rsidRPr="00F825C4" w:rsidRDefault="004713A0">
            <w:pPr>
              <w:spacing w:before="30" w:after="30"/>
              <w:ind w:left="-113" w:right="-113" w:firstLine="0"/>
              <w:jc w:val="center"/>
              <w:rPr>
                <w:sz w:val="22"/>
                <w:szCs w:val="22"/>
                <w:lang w:val="en-US"/>
              </w:rPr>
              <w:pPrChange w:id="1237" w:author="Kleber Marques Lisboa" w:date="2023-10-24T09:41:00Z">
                <w:pPr>
                  <w:spacing w:before="30" w:after="30" w:line="240" w:lineRule="auto"/>
                  <w:ind w:left="-113" w:right="-113" w:firstLine="0"/>
                  <w:jc w:val="center"/>
                </w:pPr>
              </w:pPrChange>
            </w:pPr>
            <w:r w:rsidRPr="00F825C4">
              <w:rPr>
                <w:sz w:val="22"/>
                <w:szCs w:val="22"/>
                <w:lang w:val="en-US"/>
              </w:rPr>
              <w:t>0.57</w:t>
            </w:r>
          </w:p>
        </w:tc>
        <w:tc>
          <w:tcPr>
            <w:tcW w:w="603" w:type="dxa"/>
            <w:tcBorders>
              <w:left w:val="nil"/>
              <w:bottom w:val="nil"/>
              <w:right w:val="nil"/>
            </w:tcBorders>
            <w:vAlign w:val="center"/>
          </w:tcPr>
          <w:p w14:paraId="7E55796A" w14:textId="77777777" w:rsidR="004713A0" w:rsidRPr="00F825C4" w:rsidRDefault="004713A0">
            <w:pPr>
              <w:spacing w:before="30" w:after="30"/>
              <w:ind w:left="-113" w:right="-113" w:firstLine="0"/>
              <w:jc w:val="center"/>
              <w:rPr>
                <w:sz w:val="22"/>
                <w:szCs w:val="22"/>
                <w:lang w:val="en-US"/>
              </w:rPr>
              <w:pPrChange w:id="1238" w:author="Kleber Marques Lisboa" w:date="2023-10-24T09:41:00Z">
                <w:pPr>
                  <w:spacing w:before="30" w:after="30" w:line="240" w:lineRule="auto"/>
                  <w:ind w:left="-113" w:right="-113" w:firstLine="0"/>
                  <w:jc w:val="center"/>
                </w:pPr>
              </w:pPrChange>
            </w:pPr>
            <w:r w:rsidRPr="00F825C4">
              <w:rPr>
                <w:sz w:val="22"/>
                <w:szCs w:val="22"/>
                <w:lang w:val="en-US"/>
              </w:rPr>
              <w:t>0.69</w:t>
            </w:r>
          </w:p>
        </w:tc>
        <w:tc>
          <w:tcPr>
            <w:tcW w:w="602" w:type="dxa"/>
            <w:tcBorders>
              <w:left w:val="nil"/>
              <w:bottom w:val="nil"/>
              <w:right w:val="nil"/>
            </w:tcBorders>
            <w:vAlign w:val="center"/>
          </w:tcPr>
          <w:p w14:paraId="301FD696" w14:textId="77777777" w:rsidR="004713A0" w:rsidRPr="00F825C4" w:rsidRDefault="004713A0">
            <w:pPr>
              <w:spacing w:before="30" w:after="30"/>
              <w:ind w:left="-113" w:right="-113" w:firstLine="0"/>
              <w:jc w:val="center"/>
              <w:rPr>
                <w:sz w:val="22"/>
                <w:szCs w:val="22"/>
                <w:lang w:val="en-US"/>
              </w:rPr>
              <w:pPrChange w:id="1239" w:author="Kleber Marques Lisboa" w:date="2023-10-24T09:41:00Z">
                <w:pPr>
                  <w:spacing w:before="30" w:after="30" w:line="240" w:lineRule="auto"/>
                  <w:ind w:left="-113" w:right="-113" w:firstLine="0"/>
                  <w:jc w:val="center"/>
                </w:pPr>
              </w:pPrChange>
            </w:pPr>
            <w:r w:rsidRPr="00F825C4">
              <w:rPr>
                <w:sz w:val="22"/>
                <w:szCs w:val="22"/>
                <w:lang w:val="en-US"/>
              </w:rPr>
              <w:t>0.87</w:t>
            </w:r>
          </w:p>
        </w:tc>
        <w:tc>
          <w:tcPr>
            <w:tcW w:w="603" w:type="dxa"/>
            <w:tcBorders>
              <w:left w:val="nil"/>
              <w:bottom w:val="nil"/>
              <w:right w:val="single" w:sz="4" w:space="0" w:color="auto"/>
            </w:tcBorders>
            <w:vAlign w:val="center"/>
          </w:tcPr>
          <w:p w14:paraId="507814BA" w14:textId="77777777" w:rsidR="004713A0" w:rsidRPr="00F825C4" w:rsidRDefault="004713A0">
            <w:pPr>
              <w:spacing w:before="30" w:after="30"/>
              <w:ind w:left="-113" w:right="-113" w:firstLine="0"/>
              <w:jc w:val="center"/>
              <w:rPr>
                <w:sz w:val="22"/>
                <w:szCs w:val="22"/>
                <w:lang w:val="en-US"/>
              </w:rPr>
              <w:pPrChange w:id="1240" w:author="Kleber Marques Lisboa" w:date="2023-10-24T09:41:00Z">
                <w:pPr>
                  <w:spacing w:before="30" w:after="30" w:line="240" w:lineRule="auto"/>
                  <w:ind w:left="-113" w:right="-113" w:firstLine="0"/>
                  <w:jc w:val="center"/>
                </w:pPr>
              </w:pPrChange>
            </w:pPr>
            <w:r w:rsidRPr="00F825C4">
              <w:rPr>
                <w:sz w:val="22"/>
                <w:szCs w:val="22"/>
                <w:lang w:val="en-US"/>
              </w:rPr>
              <w:t>20</w:t>
            </w:r>
          </w:p>
        </w:tc>
        <w:tc>
          <w:tcPr>
            <w:tcW w:w="968" w:type="dxa"/>
            <w:tcBorders>
              <w:left w:val="single" w:sz="4" w:space="0" w:color="auto"/>
              <w:bottom w:val="nil"/>
              <w:right w:val="nil"/>
            </w:tcBorders>
            <w:vAlign w:val="center"/>
          </w:tcPr>
          <w:p w14:paraId="29C0146A" w14:textId="77777777" w:rsidR="004713A0" w:rsidRPr="00F825C4" w:rsidRDefault="004713A0">
            <w:pPr>
              <w:spacing w:before="30" w:after="30"/>
              <w:ind w:left="-113" w:right="-113" w:firstLine="0"/>
              <w:jc w:val="center"/>
              <w:rPr>
                <w:sz w:val="22"/>
                <w:szCs w:val="22"/>
                <w:lang w:val="en-US"/>
              </w:rPr>
              <w:pPrChange w:id="1241" w:author="Kleber Marques Lisboa" w:date="2023-10-24T09:41:00Z">
                <w:pPr>
                  <w:spacing w:before="30" w:after="30" w:line="240" w:lineRule="auto"/>
                  <w:ind w:left="-113" w:right="-113" w:firstLine="0"/>
                  <w:jc w:val="center"/>
                </w:pPr>
              </w:pPrChange>
            </w:pPr>
            <w:r w:rsidRPr="00F825C4">
              <w:rPr>
                <w:sz w:val="22"/>
                <w:szCs w:val="22"/>
                <w:lang w:val="en-US"/>
              </w:rPr>
              <w:t>0.076</w:t>
            </w:r>
          </w:p>
        </w:tc>
        <w:tc>
          <w:tcPr>
            <w:tcW w:w="969" w:type="dxa"/>
            <w:tcBorders>
              <w:left w:val="nil"/>
              <w:bottom w:val="nil"/>
              <w:right w:val="nil"/>
            </w:tcBorders>
            <w:vAlign w:val="center"/>
          </w:tcPr>
          <w:p w14:paraId="48DBEF1D" w14:textId="77777777" w:rsidR="004713A0" w:rsidRPr="00F825C4" w:rsidRDefault="004713A0">
            <w:pPr>
              <w:spacing w:before="30" w:after="30"/>
              <w:ind w:left="-113" w:right="-113" w:firstLine="0"/>
              <w:jc w:val="center"/>
              <w:rPr>
                <w:sz w:val="22"/>
                <w:szCs w:val="22"/>
                <w:lang w:val="en-US"/>
              </w:rPr>
              <w:pPrChange w:id="1242" w:author="Kleber Marques Lisboa" w:date="2023-10-24T09:41:00Z">
                <w:pPr>
                  <w:spacing w:before="30" w:after="30" w:line="240" w:lineRule="auto"/>
                  <w:ind w:left="-113" w:right="-113" w:firstLine="0"/>
                  <w:jc w:val="center"/>
                </w:pPr>
              </w:pPrChange>
            </w:pPr>
            <w:r w:rsidRPr="00F825C4">
              <w:rPr>
                <w:sz w:val="22"/>
                <w:szCs w:val="22"/>
                <w:lang w:val="en-US"/>
              </w:rPr>
              <w:t>0.11</w:t>
            </w:r>
          </w:p>
        </w:tc>
        <w:tc>
          <w:tcPr>
            <w:tcW w:w="969" w:type="dxa"/>
            <w:tcBorders>
              <w:left w:val="nil"/>
              <w:bottom w:val="nil"/>
            </w:tcBorders>
            <w:vAlign w:val="center"/>
          </w:tcPr>
          <w:p w14:paraId="387105C0" w14:textId="77777777" w:rsidR="004713A0" w:rsidRPr="00F825C4" w:rsidRDefault="004713A0">
            <w:pPr>
              <w:spacing w:before="30" w:after="30"/>
              <w:ind w:left="-113" w:right="-113" w:firstLine="0"/>
              <w:jc w:val="center"/>
              <w:rPr>
                <w:sz w:val="22"/>
                <w:szCs w:val="22"/>
                <w:lang w:val="en-US"/>
              </w:rPr>
              <w:pPrChange w:id="1243" w:author="Kleber Marques Lisboa" w:date="2023-10-24T09:41:00Z">
                <w:pPr>
                  <w:spacing w:before="30" w:after="30" w:line="240" w:lineRule="auto"/>
                  <w:ind w:left="-113" w:right="-113" w:firstLine="0"/>
                  <w:jc w:val="center"/>
                </w:pPr>
              </w:pPrChange>
            </w:pPr>
            <w:r w:rsidRPr="00F825C4">
              <w:rPr>
                <w:sz w:val="22"/>
                <w:szCs w:val="22"/>
                <w:lang w:val="en-US"/>
              </w:rPr>
              <w:t>0.39</w:t>
            </w:r>
          </w:p>
        </w:tc>
        <w:tc>
          <w:tcPr>
            <w:tcW w:w="968" w:type="dxa"/>
            <w:tcBorders>
              <w:left w:val="nil"/>
              <w:bottom w:val="nil"/>
              <w:right w:val="nil"/>
            </w:tcBorders>
            <w:vAlign w:val="center"/>
          </w:tcPr>
          <w:p w14:paraId="62F664E6" w14:textId="77777777" w:rsidR="004713A0" w:rsidRPr="00F825C4" w:rsidRDefault="004713A0">
            <w:pPr>
              <w:spacing w:before="30" w:after="30"/>
              <w:ind w:left="-113" w:right="-113" w:firstLine="0"/>
              <w:jc w:val="center"/>
              <w:rPr>
                <w:sz w:val="22"/>
                <w:szCs w:val="22"/>
                <w:lang w:val="en-US"/>
              </w:rPr>
              <w:pPrChange w:id="1244" w:author="Kleber Marques Lisboa" w:date="2023-10-24T09:41:00Z">
                <w:pPr>
                  <w:spacing w:before="30" w:after="30" w:line="240" w:lineRule="auto"/>
                  <w:ind w:left="-113" w:right="-113" w:firstLine="0"/>
                  <w:jc w:val="center"/>
                </w:pPr>
              </w:pPrChange>
            </w:pPr>
            <w:r w:rsidRPr="00F825C4">
              <w:rPr>
                <w:sz w:val="22"/>
                <w:szCs w:val="22"/>
                <w:lang w:val="en-US"/>
              </w:rPr>
              <w:t>8.9</w:t>
            </w:r>
          </w:p>
        </w:tc>
        <w:tc>
          <w:tcPr>
            <w:tcW w:w="969" w:type="dxa"/>
            <w:tcBorders>
              <w:left w:val="nil"/>
              <w:bottom w:val="nil"/>
              <w:right w:val="nil"/>
            </w:tcBorders>
            <w:vAlign w:val="center"/>
          </w:tcPr>
          <w:p w14:paraId="2189B6B4" w14:textId="77777777" w:rsidR="004713A0" w:rsidRPr="00F825C4" w:rsidRDefault="004713A0">
            <w:pPr>
              <w:spacing w:before="30" w:after="30"/>
              <w:ind w:left="-113" w:right="-113" w:firstLine="0"/>
              <w:jc w:val="center"/>
              <w:rPr>
                <w:sz w:val="22"/>
                <w:szCs w:val="22"/>
                <w:lang w:val="en-US"/>
              </w:rPr>
              <w:pPrChange w:id="1245" w:author="Kleber Marques Lisboa" w:date="2023-10-24T09:41:00Z">
                <w:pPr>
                  <w:spacing w:before="30" w:after="30" w:line="240" w:lineRule="auto"/>
                  <w:ind w:left="-113" w:right="-113" w:firstLine="0"/>
                  <w:jc w:val="center"/>
                </w:pPr>
              </w:pPrChange>
            </w:pPr>
            <w:r w:rsidRPr="00F825C4">
              <w:rPr>
                <w:sz w:val="22"/>
                <w:szCs w:val="22"/>
                <w:lang w:val="en-US"/>
              </w:rPr>
              <w:t>6.2</w:t>
            </w:r>
          </w:p>
        </w:tc>
        <w:tc>
          <w:tcPr>
            <w:tcW w:w="969" w:type="dxa"/>
            <w:tcBorders>
              <w:left w:val="nil"/>
              <w:bottom w:val="nil"/>
            </w:tcBorders>
            <w:vAlign w:val="center"/>
          </w:tcPr>
          <w:p w14:paraId="3B32E77D" w14:textId="77777777" w:rsidR="004713A0" w:rsidRPr="00F825C4" w:rsidRDefault="004713A0">
            <w:pPr>
              <w:spacing w:before="30" w:after="30"/>
              <w:ind w:left="-113" w:right="-113" w:firstLine="0"/>
              <w:jc w:val="center"/>
              <w:rPr>
                <w:sz w:val="22"/>
                <w:szCs w:val="22"/>
                <w:lang w:val="en-US"/>
              </w:rPr>
              <w:pPrChange w:id="1246" w:author="Kleber Marques Lisboa" w:date="2023-10-24T09:41:00Z">
                <w:pPr>
                  <w:spacing w:before="30" w:after="30" w:line="240" w:lineRule="auto"/>
                  <w:ind w:left="-113" w:right="-113" w:firstLine="0"/>
                  <w:jc w:val="center"/>
                </w:pPr>
              </w:pPrChange>
            </w:pPr>
            <w:r w:rsidRPr="00F825C4">
              <w:rPr>
                <w:sz w:val="22"/>
                <w:szCs w:val="22"/>
                <w:lang w:val="en-US"/>
              </w:rPr>
              <w:t>1.8</w:t>
            </w:r>
          </w:p>
        </w:tc>
      </w:tr>
      <w:tr w:rsidR="004713A0" w:rsidRPr="00DB7069" w14:paraId="18905E54" w14:textId="77777777" w:rsidTr="00F825C4">
        <w:trPr>
          <w:trHeight w:val="283"/>
          <w:jc w:val="center"/>
        </w:trPr>
        <w:tc>
          <w:tcPr>
            <w:tcW w:w="1560" w:type="dxa"/>
            <w:tcBorders>
              <w:top w:val="nil"/>
              <w:bottom w:val="nil"/>
              <w:right w:val="single" w:sz="4" w:space="0" w:color="auto"/>
            </w:tcBorders>
            <w:vAlign w:val="center"/>
          </w:tcPr>
          <w:p w14:paraId="0F2FBD6A" w14:textId="50335BC5" w:rsidR="004713A0" w:rsidRPr="00CB22C8" w:rsidRDefault="00000000">
            <w:pPr>
              <w:spacing w:before="30" w:after="30"/>
              <w:ind w:left="-113" w:right="-113" w:firstLine="0"/>
              <w:jc w:val="center"/>
              <w:rPr>
                <w:sz w:val="20"/>
                <w:szCs w:val="20"/>
                <w:lang w:val="en-US"/>
              </w:rPr>
              <w:pPrChange w:id="1247" w:author="Kleber Marques Lisboa" w:date="2023-10-24T09:41:00Z">
                <w:pPr>
                  <w:spacing w:before="30" w:after="30" w:line="240" w:lineRule="auto"/>
                  <w:ind w:left="-113" w:right="-113" w:firstLine="0"/>
                  <w:jc w:val="center"/>
                </w:pPr>
              </w:pPrChange>
            </w:pPr>
            <m:oMathPara>
              <m:oMath>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l</m:t>
                    </m:r>
                  </m:sub>
                </m:sSub>
                <m:r>
                  <m:rPr>
                    <m:nor/>
                  </m:rPr>
                  <w:rPr>
                    <w:rFonts w:ascii="Cambria Math" w:hAnsi="Cambria Math"/>
                    <w:sz w:val="20"/>
                    <w:szCs w:val="20"/>
                    <w:lang w:val="en-US"/>
                  </w:rPr>
                  <m:t>=</m:t>
                </m:r>
                <m:r>
                  <w:rPr>
                    <w:rFonts w:ascii="Cambria Math" w:hAnsi="Cambria Math"/>
                    <w:sz w:val="20"/>
                    <w:szCs w:val="20"/>
                    <w:lang w:val="en-US"/>
                  </w:rPr>
                  <m:t xml:space="preserve">30 </m:t>
                </m:r>
                <m:r>
                  <m:rPr>
                    <m:nor/>
                  </m:rPr>
                  <w:rPr>
                    <w:rFonts w:ascii="Cambria Math" w:hAnsi="Cambria Math"/>
                    <w:sz w:val="20"/>
                    <w:szCs w:val="20"/>
                    <w:lang w:val="en-US"/>
                  </w:rPr>
                  <m:t>&lt;</m:t>
                </m:r>
                <m:sSub>
                  <m:sSubPr>
                    <m:ctrlPr>
                      <w:rPr>
                        <w:rFonts w:ascii="Cambria Math" w:hAnsi="Cambria Math"/>
                        <w:i/>
                        <w:sz w:val="20"/>
                        <w:szCs w:val="20"/>
                        <w:lang w:val="en-US"/>
                      </w:rPr>
                    </m:ctrlPr>
                  </m:sSubPr>
                  <m:e>
                    <m:r>
                      <w:rPr>
                        <w:rFonts w:ascii="Cambria Math" w:hAnsi="Cambria Math"/>
                        <w:sz w:val="20"/>
                        <w:szCs w:val="20"/>
                        <w:lang w:val="en-US"/>
                      </w:rPr>
                      <m:t xml:space="preserve"> </m:t>
                    </m:r>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s</m:t>
                    </m:r>
                  </m:sub>
                </m:sSub>
                <m:r>
                  <m:rPr>
                    <m:nor/>
                  </m:rPr>
                  <w:rPr>
                    <w:rFonts w:ascii="Cambria Math" w:hAnsi="Cambria Math"/>
                    <w:sz w:val="20"/>
                    <w:szCs w:val="20"/>
                    <w:lang w:val="en-US"/>
                  </w:rPr>
                  <m:t>=</m:t>
                </m:r>
                <m:r>
                  <w:rPr>
                    <w:rFonts w:ascii="Cambria Math" w:hAnsi="Cambria Math"/>
                    <w:sz w:val="20"/>
                    <w:szCs w:val="20"/>
                    <w:lang w:val="en-US"/>
                  </w:rPr>
                  <m:t>50</m:t>
                </m:r>
              </m:oMath>
            </m:oMathPara>
          </w:p>
        </w:tc>
        <w:tc>
          <w:tcPr>
            <w:tcW w:w="567" w:type="dxa"/>
            <w:tcBorders>
              <w:top w:val="nil"/>
              <w:left w:val="single" w:sz="4" w:space="0" w:color="auto"/>
              <w:bottom w:val="nil"/>
              <w:right w:val="nil"/>
            </w:tcBorders>
            <w:vAlign w:val="center"/>
          </w:tcPr>
          <w:p w14:paraId="35824F65" w14:textId="77777777" w:rsidR="004713A0" w:rsidRPr="00F825C4" w:rsidRDefault="004713A0">
            <w:pPr>
              <w:spacing w:before="30" w:after="30"/>
              <w:ind w:left="-113" w:right="-113" w:firstLine="0"/>
              <w:jc w:val="center"/>
              <w:rPr>
                <w:sz w:val="22"/>
                <w:szCs w:val="22"/>
                <w:lang w:val="en-US"/>
              </w:rPr>
              <w:pPrChange w:id="1248" w:author="Kleber Marques Lisboa" w:date="2023-10-24T09:41:00Z">
                <w:pPr>
                  <w:spacing w:before="30" w:after="30" w:line="240" w:lineRule="auto"/>
                  <w:ind w:left="-113" w:right="-113" w:firstLine="0"/>
                  <w:jc w:val="center"/>
                </w:pPr>
              </w:pPrChange>
            </w:pPr>
            <w:r w:rsidRPr="00F825C4">
              <w:rPr>
                <w:sz w:val="22"/>
                <w:szCs w:val="22"/>
                <w:lang w:val="en-US"/>
              </w:rPr>
              <w:t>0.53</w:t>
            </w:r>
          </w:p>
        </w:tc>
        <w:tc>
          <w:tcPr>
            <w:tcW w:w="567" w:type="dxa"/>
            <w:tcBorders>
              <w:top w:val="nil"/>
              <w:left w:val="nil"/>
              <w:bottom w:val="nil"/>
              <w:right w:val="nil"/>
            </w:tcBorders>
            <w:vAlign w:val="center"/>
          </w:tcPr>
          <w:p w14:paraId="632C9EE5" w14:textId="77777777" w:rsidR="004713A0" w:rsidRPr="00F825C4" w:rsidRDefault="004713A0">
            <w:pPr>
              <w:spacing w:before="30" w:after="30"/>
              <w:ind w:left="-113" w:right="-113" w:firstLine="0"/>
              <w:jc w:val="center"/>
              <w:rPr>
                <w:sz w:val="22"/>
                <w:szCs w:val="22"/>
                <w:lang w:val="en-US"/>
              </w:rPr>
              <w:pPrChange w:id="1249" w:author="Kleber Marques Lisboa" w:date="2023-10-24T09:41:00Z">
                <w:pPr>
                  <w:spacing w:before="30" w:after="30" w:line="240" w:lineRule="auto"/>
                  <w:ind w:left="-113" w:right="-113" w:firstLine="0"/>
                  <w:jc w:val="center"/>
                </w:pPr>
              </w:pPrChange>
            </w:pPr>
            <w:r w:rsidRPr="00F825C4">
              <w:rPr>
                <w:sz w:val="22"/>
                <w:szCs w:val="22"/>
                <w:lang w:val="en-US"/>
              </w:rPr>
              <w:t>0.74</w:t>
            </w:r>
          </w:p>
        </w:tc>
        <w:tc>
          <w:tcPr>
            <w:tcW w:w="708" w:type="dxa"/>
            <w:tcBorders>
              <w:top w:val="nil"/>
              <w:left w:val="nil"/>
              <w:bottom w:val="nil"/>
              <w:right w:val="nil"/>
            </w:tcBorders>
            <w:vAlign w:val="center"/>
          </w:tcPr>
          <w:p w14:paraId="41D8A2CA" w14:textId="77777777" w:rsidR="004713A0" w:rsidRPr="00F825C4" w:rsidRDefault="004713A0">
            <w:pPr>
              <w:spacing w:before="30" w:after="30"/>
              <w:ind w:left="-113" w:right="-113" w:firstLine="0"/>
              <w:jc w:val="center"/>
              <w:rPr>
                <w:sz w:val="22"/>
                <w:szCs w:val="22"/>
                <w:lang w:val="en-US"/>
              </w:rPr>
              <w:pPrChange w:id="1250" w:author="Kleber Marques Lisboa" w:date="2023-10-24T09:41:00Z">
                <w:pPr>
                  <w:spacing w:before="30" w:after="30" w:line="240" w:lineRule="auto"/>
                  <w:ind w:left="-113" w:right="-113" w:firstLine="0"/>
                  <w:jc w:val="center"/>
                </w:pPr>
              </w:pPrChange>
            </w:pPr>
            <w:r w:rsidRPr="00F825C4">
              <w:rPr>
                <w:sz w:val="22"/>
                <w:szCs w:val="22"/>
                <w:lang w:val="en-US"/>
              </w:rPr>
              <w:t>DLR</w:t>
            </w:r>
          </w:p>
        </w:tc>
        <w:tc>
          <w:tcPr>
            <w:tcW w:w="567" w:type="dxa"/>
            <w:tcBorders>
              <w:top w:val="nil"/>
              <w:left w:val="nil"/>
              <w:bottom w:val="nil"/>
              <w:right w:val="nil"/>
            </w:tcBorders>
            <w:vAlign w:val="center"/>
          </w:tcPr>
          <w:p w14:paraId="2EE9F2EE" w14:textId="77777777" w:rsidR="004713A0" w:rsidRPr="00F825C4" w:rsidRDefault="004713A0">
            <w:pPr>
              <w:spacing w:before="30" w:after="30"/>
              <w:ind w:left="-113" w:right="-113" w:firstLine="0"/>
              <w:jc w:val="center"/>
              <w:rPr>
                <w:sz w:val="22"/>
                <w:szCs w:val="22"/>
              </w:rPr>
              <w:pPrChange w:id="1251" w:author="Kleber Marques Lisboa" w:date="2023-10-24T09:41:00Z">
                <w:pPr>
                  <w:spacing w:before="30" w:after="30" w:line="240" w:lineRule="auto"/>
                  <w:ind w:left="-113" w:right="-113" w:firstLine="0"/>
                  <w:jc w:val="center"/>
                </w:pPr>
              </w:pPrChange>
            </w:pPr>
            <w:r w:rsidRPr="00F825C4">
              <w:rPr>
                <w:sz w:val="22"/>
                <w:szCs w:val="22"/>
              </w:rPr>
              <w:t>79.</w:t>
            </w:r>
            <w:r w:rsidR="00E869B4" w:rsidRPr="00F825C4">
              <w:rPr>
                <w:sz w:val="22"/>
                <w:szCs w:val="22"/>
              </w:rPr>
              <w:t>0</w:t>
            </w:r>
            <w:r w:rsidRPr="00F825C4">
              <w:rPr>
                <w:sz w:val="8"/>
                <w:szCs w:val="8"/>
              </w:rPr>
              <w:t xml:space="preserve"> </w:t>
            </w:r>
            <w:r w:rsidR="00F8481F" w:rsidRPr="00F825C4">
              <w:rPr>
                <w:sz w:val="22"/>
                <w:szCs w:val="22"/>
                <w:vertAlign w:val="superscript"/>
              </w:rPr>
              <w:t>a</w:t>
            </w:r>
          </w:p>
        </w:tc>
        <w:tc>
          <w:tcPr>
            <w:tcW w:w="709" w:type="dxa"/>
            <w:tcBorders>
              <w:top w:val="nil"/>
              <w:left w:val="nil"/>
              <w:bottom w:val="nil"/>
              <w:right w:val="nil"/>
            </w:tcBorders>
            <w:vAlign w:val="center"/>
          </w:tcPr>
          <w:p w14:paraId="60195C3E" w14:textId="77777777" w:rsidR="004713A0" w:rsidRPr="00F825C4" w:rsidRDefault="004713A0">
            <w:pPr>
              <w:spacing w:before="30" w:after="30"/>
              <w:ind w:left="-113" w:right="-113" w:firstLine="0"/>
              <w:jc w:val="center"/>
              <w:rPr>
                <w:sz w:val="22"/>
                <w:szCs w:val="22"/>
                <w:lang w:val="en-US"/>
              </w:rPr>
              <w:pPrChange w:id="1252" w:author="Kleber Marques Lisboa" w:date="2023-10-24T09:41:00Z">
                <w:pPr>
                  <w:spacing w:before="30" w:after="30" w:line="240" w:lineRule="auto"/>
                  <w:ind w:left="-113" w:right="-113" w:firstLine="0"/>
                  <w:jc w:val="center"/>
                </w:pPr>
              </w:pPrChange>
            </w:pPr>
            <w:r w:rsidRPr="00F825C4">
              <w:rPr>
                <w:sz w:val="22"/>
                <w:szCs w:val="22"/>
                <w:lang w:val="en-US"/>
              </w:rPr>
              <w:t>0.</w:t>
            </w:r>
            <w:r w:rsidR="00E869B4" w:rsidRPr="00F825C4">
              <w:rPr>
                <w:sz w:val="22"/>
                <w:szCs w:val="22"/>
                <w:lang w:val="en-US"/>
              </w:rPr>
              <w:t>63</w:t>
            </w:r>
          </w:p>
        </w:tc>
        <w:tc>
          <w:tcPr>
            <w:tcW w:w="602" w:type="dxa"/>
            <w:tcBorders>
              <w:top w:val="nil"/>
              <w:left w:val="nil"/>
              <w:bottom w:val="nil"/>
              <w:right w:val="nil"/>
            </w:tcBorders>
            <w:vAlign w:val="center"/>
          </w:tcPr>
          <w:p w14:paraId="47F490D0" w14:textId="77777777" w:rsidR="004713A0" w:rsidRPr="00F825C4" w:rsidRDefault="004713A0">
            <w:pPr>
              <w:spacing w:before="30" w:after="30"/>
              <w:ind w:left="-113" w:right="-113" w:firstLine="0"/>
              <w:jc w:val="center"/>
              <w:rPr>
                <w:sz w:val="22"/>
                <w:szCs w:val="22"/>
                <w:lang w:val="en-US"/>
              </w:rPr>
              <w:pPrChange w:id="1253" w:author="Kleber Marques Lisboa" w:date="2023-10-24T09:41:00Z">
                <w:pPr>
                  <w:spacing w:before="30" w:after="30" w:line="240" w:lineRule="auto"/>
                  <w:ind w:left="-113" w:right="-113" w:firstLine="0"/>
                  <w:jc w:val="center"/>
                </w:pPr>
              </w:pPrChange>
            </w:pPr>
            <w:r w:rsidRPr="00F825C4">
              <w:rPr>
                <w:sz w:val="22"/>
                <w:szCs w:val="22"/>
                <w:lang w:val="en-US"/>
              </w:rPr>
              <w:t>0.92</w:t>
            </w:r>
          </w:p>
        </w:tc>
        <w:tc>
          <w:tcPr>
            <w:tcW w:w="603" w:type="dxa"/>
            <w:tcBorders>
              <w:top w:val="nil"/>
              <w:left w:val="nil"/>
              <w:bottom w:val="nil"/>
              <w:right w:val="nil"/>
            </w:tcBorders>
            <w:vAlign w:val="center"/>
          </w:tcPr>
          <w:p w14:paraId="0C6450AF" w14:textId="77777777" w:rsidR="004713A0" w:rsidRPr="00F825C4" w:rsidRDefault="004713A0">
            <w:pPr>
              <w:spacing w:before="30" w:after="30"/>
              <w:ind w:left="-113" w:right="-113" w:firstLine="0"/>
              <w:jc w:val="center"/>
              <w:rPr>
                <w:sz w:val="22"/>
                <w:szCs w:val="22"/>
                <w:lang w:val="en-US"/>
              </w:rPr>
              <w:pPrChange w:id="1254" w:author="Kleber Marques Lisboa" w:date="2023-10-24T09:41:00Z">
                <w:pPr>
                  <w:spacing w:before="30" w:after="30" w:line="240" w:lineRule="auto"/>
                  <w:ind w:left="-113" w:right="-113" w:firstLine="0"/>
                  <w:jc w:val="center"/>
                </w:pPr>
              </w:pPrChange>
            </w:pPr>
            <w:r w:rsidRPr="00F825C4">
              <w:rPr>
                <w:sz w:val="22"/>
                <w:szCs w:val="22"/>
                <w:lang w:val="en-US"/>
              </w:rPr>
              <w:t>0.70</w:t>
            </w:r>
          </w:p>
        </w:tc>
        <w:tc>
          <w:tcPr>
            <w:tcW w:w="602" w:type="dxa"/>
            <w:tcBorders>
              <w:top w:val="nil"/>
              <w:left w:val="nil"/>
              <w:bottom w:val="nil"/>
              <w:right w:val="nil"/>
            </w:tcBorders>
            <w:vAlign w:val="center"/>
          </w:tcPr>
          <w:p w14:paraId="7F780A3C" w14:textId="77777777" w:rsidR="004713A0" w:rsidRPr="00F825C4" w:rsidRDefault="004713A0">
            <w:pPr>
              <w:spacing w:before="30" w:after="30"/>
              <w:ind w:left="-113" w:right="-113" w:firstLine="0"/>
              <w:jc w:val="center"/>
              <w:rPr>
                <w:sz w:val="22"/>
                <w:szCs w:val="22"/>
                <w:lang w:val="en-US"/>
              </w:rPr>
              <w:pPrChange w:id="1255" w:author="Kleber Marques Lisboa" w:date="2023-10-24T09:41:00Z">
                <w:pPr>
                  <w:spacing w:before="30" w:after="30" w:line="240" w:lineRule="auto"/>
                  <w:ind w:left="-113" w:right="-113" w:firstLine="0"/>
                  <w:jc w:val="center"/>
                </w:pPr>
              </w:pPrChange>
            </w:pPr>
            <w:r w:rsidRPr="00F825C4">
              <w:rPr>
                <w:sz w:val="22"/>
                <w:szCs w:val="22"/>
                <w:lang w:val="en-US"/>
              </w:rPr>
              <w:t>0.83</w:t>
            </w:r>
          </w:p>
        </w:tc>
        <w:tc>
          <w:tcPr>
            <w:tcW w:w="603" w:type="dxa"/>
            <w:tcBorders>
              <w:top w:val="nil"/>
              <w:left w:val="nil"/>
              <w:bottom w:val="nil"/>
              <w:right w:val="single" w:sz="4" w:space="0" w:color="auto"/>
            </w:tcBorders>
            <w:vAlign w:val="center"/>
          </w:tcPr>
          <w:p w14:paraId="3B2D96A2" w14:textId="77777777" w:rsidR="004713A0" w:rsidRPr="00F825C4" w:rsidRDefault="004713A0">
            <w:pPr>
              <w:spacing w:before="30" w:after="30"/>
              <w:ind w:left="-113" w:right="-113" w:firstLine="0"/>
              <w:jc w:val="center"/>
              <w:rPr>
                <w:sz w:val="22"/>
                <w:szCs w:val="22"/>
                <w:lang w:val="en-US"/>
              </w:rPr>
              <w:pPrChange w:id="1256" w:author="Kleber Marques Lisboa" w:date="2023-10-24T09:41:00Z">
                <w:pPr>
                  <w:spacing w:before="30" w:after="30" w:line="240" w:lineRule="auto"/>
                  <w:ind w:left="-113" w:right="-113" w:firstLine="0"/>
                  <w:jc w:val="center"/>
                </w:pPr>
              </w:pPrChange>
            </w:pPr>
            <w:r w:rsidRPr="00F825C4">
              <w:rPr>
                <w:sz w:val="22"/>
                <w:szCs w:val="22"/>
                <w:lang w:val="en-US"/>
              </w:rPr>
              <w:t>20</w:t>
            </w:r>
          </w:p>
        </w:tc>
        <w:tc>
          <w:tcPr>
            <w:tcW w:w="968" w:type="dxa"/>
            <w:tcBorders>
              <w:top w:val="nil"/>
              <w:left w:val="single" w:sz="4" w:space="0" w:color="auto"/>
              <w:bottom w:val="nil"/>
              <w:right w:val="nil"/>
            </w:tcBorders>
            <w:vAlign w:val="center"/>
          </w:tcPr>
          <w:p w14:paraId="5EF8A1FC" w14:textId="77777777" w:rsidR="004713A0" w:rsidRPr="00F825C4" w:rsidRDefault="004713A0">
            <w:pPr>
              <w:spacing w:before="30" w:after="30"/>
              <w:ind w:left="-113" w:right="-113" w:firstLine="0"/>
              <w:jc w:val="center"/>
              <w:rPr>
                <w:sz w:val="22"/>
                <w:szCs w:val="22"/>
                <w:lang w:val="en-US"/>
              </w:rPr>
              <w:pPrChange w:id="1257" w:author="Kleber Marques Lisboa" w:date="2023-10-24T09:41:00Z">
                <w:pPr>
                  <w:spacing w:before="30" w:after="30" w:line="240" w:lineRule="auto"/>
                  <w:ind w:left="-113" w:right="-113" w:firstLine="0"/>
                  <w:jc w:val="center"/>
                </w:pPr>
              </w:pPrChange>
            </w:pPr>
            <w:r w:rsidRPr="00F825C4">
              <w:rPr>
                <w:sz w:val="22"/>
                <w:szCs w:val="22"/>
                <w:lang w:val="en-US"/>
              </w:rPr>
              <w:t>0.12</w:t>
            </w:r>
          </w:p>
        </w:tc>
        <w:tc>
          <w:tcPr>
            <w:tcW w:w="969" w:type="dxa"/>
            <w:tcBorders>
              <w:top w:val="nil"/>
              <w:left w:val="nil"/>
              <w:bottom w:val="nil"/>
              <w:right w:val="nil"/>
            </w:tcBorders>
            <w:vAlign w:val="center"/>
          </w:tcPr>
          <w:p w14:paraId="036B3849" w14:textId="77777777" w:rsidR="004713A0" w:rsidRPr="00F825C4" w:rsidRDefault="004713A0">
            <w:pPr>
              <w:spacing w:before="30" w:after="30"/>
              <w:ind w:left="-113" w:right="-113" w:firstLine="0"/>
              <w:jc w:val="center"/>
              <w:rPr>
                <w:sz w:val="22"/>
                <w:szCs w:val="22"/>
                <w:lang w:val="en-US"/>
              </w:rPr>
              <w:pPrChange w:id="1258" w:author="Kleber Marques Lisboa" w:date="2023-10-24T09:41:00Z">
                <w:pPr>
                  <w:spacing w:before="30" w:after="30" w:line="240" w:lineRule="auto"/>
                  <w:ind w:left="-113" w:right="-113" w:firstLine="0"/>
                  <w:jc w:val="center"/>
                </w:pPr>
              </w:pPrChange>
            </w:pPr>
            <w:r w:rsidRPr="00F825C4">
              <w:rPr>
                <w:sz w:val="22"/>
                <w:szCs w:val="22"/>
                <w:lang w:val="en-US"/>
              </w:rPr>
              <w:t>0.24</w:t>
            </w:r>
          </w:p>
        </w:tc>
        <w:tc>
          <w:tcPr>
            <w:tcW w:w="969" w:type="dxa"/>
            <w:tcBorders>
              <w:top w:val="nil"/>
              <w:left w:val="nil"/>
              <w:bottom w:val="nil"/>
            </w:tcBorders>
            <w:vAlign w:val="center"/>
          </w:tcPr>
          <w:p w14:paraId="435B0609" w14:textId="77777777" w:rsidR="004713A0" w:rsidRPr="00F825C4" w:rsidRDefault="004713A0">
            <w:pPr>
              <w:spacing w:before="30" w:after="30"/>
              <w:ind w:left="-113" w:right="-113" w:firstLine="0"/>
              <w:jc w:val="center"/>
              <w:rPr>
                <w:sz w:val="22"/>
                <w:szCs w:val="22"/>
                <w:lang w:val="en-US"/>
              </w:rPr>
              <w:pPrChange w:id="1259" w:author="Kleber Marques Lisboa" w:date="2023-10-24T09:41:00Z">
                <w:pPr>
                  <w:spacing w:before="30" w:after="30" w:line="240" w:lineRule="auto"/>
                  <w:ind w:left="-113" w:right="-113" w:firstLine="0"/>
                  <w:jc w:val="center"/>
                </w:pPr>
              </w:pPrChange>
            </w:pPr>
            <w:r w:rsidRPr="00F825C4">
              <w:rPr>
                <w:sz w:val="22"/>
                <w:szCs w:val="22"/>
                <w:lang w:val="en-US"/>
              </w:rPr>
              <w:t>0.63</w:t>
            </w:r>
          </w:p>
        </w:tc>
        <w:tc>
          <w:tcPr>
            <w:tcW w:w="968" w:type="dxa"/>
            <w:tcBorders>
              <w:top w:val="nil"/>
              <w:left w:val="nil"/>
              <w:bottom w:val="nil"/>
              <w:right w:val="nil"/>
            </w:tcBorders>
            <w:vAlign w:val="center"/>
          </w:tcPr>
          <w:p w14:paraId="160365FB" w14:textId="77777777" w:rsidR="004713A0" w:rsidRPr="00F825C4" w:rsidRDefault="004713A0">
            <w:pPr>
              <w:spacing w:before="30" w:after="30"/>
              <w:ind w:left="-113" w:right="-113" w:firstLine="0"/>
              <w:jc w:val="center"/>
              <w:rPr>
                <w:sz w:val="22"/>
                <w:szCs w:val="22"/>
                <w:lang w:val="en-US"/>
              </w:rPr>
              <w:pPrChange w:id="1260" w:author="Kleber Marques Lisboa" w:date="2023-10-24T09:41:00Z">
                <w:pPr>
                  <w:spacing w:before="30" w:after="30" w:line="240" w:lineRule="auto"/>
                  <w:ind w:left="-113" w:right="-113" w:firstLine="0"/>
                  <w:jc w:val="center"/>
                </w:pPr>
              </w:pPrChange>
            </w:pPr>
            <w:r w:rsidRPr="00F825C4">
              <w:rPr>
                <w:sz w:val="22"/>
                <w:szCs w:val="22"/>
                <w:lang w:val="en-US"/>
              </w:rPr>
              <w:t>5.5</w:t>
            </w:r>
          </w:p>
        </w:tc>
        <w:tc>
          <w:tcPr>
            <w:tcW w:w="969" w:type="dxa"/>
            <w:tcBorders>
              <w:top w:val="nil"/>
              <w:left w:val="nil"/>
              <w:bottom w:val="nil"/>
              <w:right w:val="nil"/>
            </w:tcBorders>
            <w:vAlign w:val="center"/>
          </w:tcPr>
          <w:p w14:paraId="1B6C1871" w14:textId="77777777" w:rsidR="004713A0" w:rsidRPr="00F825C4" w:rsidRDefault="004713A0">
            <w:pPr>
              <w:spacing w:before="30" w:after="30"/>
              <w:ind w:left="-113" w:right="-113" w:firstLine="0"/>
              <w:jc w:val="center"/>
              <w:rPr>
                <w:sz w:val="22"/>
                <w:szCs w:val="22"/>
                <w:lang w:val="en-US"/>
              </w:rPr>
              <w:pPrChange w:id="1261" w:author="Kleber Marques Lisboa" w:date="2023-10-24T09:41:00Z">
                <w:pPr>
                  <w:spacing w:before="30" w:after="30" w:line="240" w:lineRule="auto"/>
                  <w:ind w:left="-113" w:right="-113" w:firstLine="0"/>
                  <w:jc w:val="center"/>
                </w:pPr>
              </w:pPrChange>
            </w:pPr>
            <w:r w:rsidRPr="00F825C4">
              <w:rPr>
                <w:sz w:val="22"/>
                <w:szCs w:val="22"/>
                <w:lang w:val="en-US"/>
              </w:rPr>
              <w:t>2.8</w:t>
            </w:r>
          </w:p>
        </w:tc>
        <w:tc>
          <w:tcPr>
            <w:tcW w:w="969" w:type="dxa"/>
            <w:tcBorders>
              <w:top w:val="nil"/>
              <w:left w:val="nil"/>
              <w:bottom w:val="nil"/>
            </w:tcBorders>
            <w:vAlign w:val="center"/>
          </w:tcPr>
          <w:p w14:paraId="1CF25AC1" w14:textId="77777777" w:rsidR="004713A0" w:rsidRPr="00F825C4" w:rsidRDefault="004713A0">
            <w:pPr>
              <w:spacing w:before="30" w:after="30"/>
              <w:ind w:left="-113" w:right="-113" w:firstLine="0"/>
              <w:jc w:val="center"/>
              <w:rPr>
                <w:sz w:val="22"/>
                <w:szCs w:val="22"/>
                <w:lang w:val="en-US"/>
              </w:rPr>
              <w:pPrChange w:id="1262" w:author="Kleber Marques Lisboa" w:date="2023-10-24T09:41:00Z">
                <w:pPr>
                  <w:spacing w:before="30" w:after="30" w:line="240" w:lineRule="auto"/>
                  <w:ind w:left="-113" w:right="-113" w:firstLine="0"/>
                  <w:jc w:val="center"/>
                </w:pPr>
              </w:pPrChange>
            </w:pPr>
            <w:r w:rsidRPr="00F825C4">
              <w:rPr>
                <w:sz w:val="22"/>
                <w:szCs w:val="22"/>
                <w:lang w:val="en-US"/>
              </w:rPr>
              <w:t>1.1</w:t>
            </w:r>
          </w:p>
        </w:tc>
      </w:tr>
      <w:tr w:rsidR="004713A0" w:rsidRPr="00DB7069" w14:paraId="199782FA" w14:textId="77777777" w:rsidTr="00F825C4">
        <w:trPr>
          <w:trHeight w:val="283"/>
          <w:jc w:val="center"/>
        </w:trPr>
        <w:tc>
          <w:tcPr>
            <w:tcW w:w="1560" w:type="dxa"/>
            <w:tcBorders>
              <w:top w:val="nil"/>
              <w:bottom w:val="nil"/>
              <w:right w:val="single" w:sz="4" w:space="0" w:color="auto"/>
            </w:tcBorders>
            <w:vAlign w:val="center"/>
          </w:tcPr>
          <w:p w14:paraId="757F898A" w14:textId="2F33C80C" w:rsidR="004713A0" w:rsidRPr="00CB22C8" w:rsidRDefault="00000000">
            <w:pPr>
              <w:spacing w:before="30" w:after="30"/>
              <w:ind w:left="-113" w:right="-113" w:firstLine="0"/>
              <w:jc w:val="center"/>
              <w:rPr>
                <w:sz w:val="20"/>
                <w:szCs w:val="20"/>
                <w:lang w:val="en-US"/>
              </w:rPr>
              <w:pPrChange w:id="1263" w:author="Kleber Marques Lisboa" w:date="2023-10-24T09:41:00Z">
                <w:pPr>
                  <w:spacing w:before="30" w:after="30" w:line="240" w:lineRule="auto"/>
                  <w:ind w:left="-113" w:right="-113" w:firstLine="0"/>
                  <w:jc w:val="center"/>
                </w:pPr>
              </w:pPrChange>
            </w:pPr>
            <m:oMathPara>
              <m:oMath>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l</m:t>
                    </m:r>
                  </m:sub>
                </m:sSub>
                <m:r>
                  <m:rPr>
                    <m:nor/>
                  </m:rPr>
                  <w:rPr>
                    <w:rFonts w:ascii="Cambria Math" w:hAnsi="Cambria Math"/>
                    <w:sz w:val="20"/>
                    <w:szCs w:val="20"/>
                    <w:lang w:val="en-US"/>
                  </w:rPr>
                  <m:t>=</m:t>
                </m:r>
                <m:r>
                  <w:rPr>
                    <w:rFonts w:ascii="Cambria Math" w:hAnsi="Cambria Math"/>
                    <w:sz w:val="20"/>
                    <w:szCs w:val="20"/>
                    <w:lang w:val="en-US"/>
                  </w:rPr>
                  <m:t xml:space="preserve">50 </m:t>
                </m:r>
                <m:r>
                  <m:rPr>
                    <m:nor/>
                  </m:rPr>
                  <w:rPr>
                    <w:rFonts w:ascii="Cambria Math" w:hAnsi="Cambria Math"/>
                    <w:sz w:val="20"/>
                    <w:szCs w:val="20"/>
                    <w:lang w:val="en-US"/>
                  </w:rPr>
                  <m:t xml:space="preserve">&lt; </m:t>
                </m:r>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s</m:t>
                    </m:r>
                  </m:sub>
                </m:sSub>
                <m:r>
                  <m:rPr>
                    <m:nor/>
                  </m:rPr>
                  <w:rPr>
                    <w:rFonts w:ascii="Cambria Math" w:hAnsi="Cambria Math"/>
                    <w:sz w:val="20"/>
                    <w:szCs w:val="20"/>
                    <w:lang w:val="en-US"/>
                  </w:rPr>
                  <m:t>=8</m:t>
                </m:r>
                <m:r>
                  <w:rPr>
                    <w:rFonts w:ascii="Cambria Math" w:hAnsi="Cambria Math"/>
                    <w:sz w:val="20"/>
                    <w:szCs w:val="20"/>
                    <w:lang w:val="en-US"/>
                  </w:rPr>
                  <m:t>0</m:t>
                </m:r>
              </m:oMath>
            </m:oMathPara>
          </w:p>
        </w:tc>
        <w:tc>
          <w:tcPr>
            <w:tcW w:w="567" w:type="dxa"/>
            <w:tcBorders>
              <w:top w:val="nil"/>
              <w:left w:val="single" w:sz="4" w:space="0" w:color="auto"/>
              <w:bottom w:val="nil"/>
              <w:right w:val="nil"/>
            </w:tcBorders>
            <w:vAlign w:val="center"/>
          </w:tcPr>
          <w:p w14:paraId="38CC68D9" w14:textId="77777777" w:rsidR="004713A0" w:rsidRPr="00F825C4" w:rsidRDefault="004713A0">
            <w:pPr>
              <w:spacing w:before="30" w:after="30"/>
              <w:ind w:left="-113" w:right="-113" w:firstLine="0"/>
              <w:jc w:val="center"/>
              <w:rPr>
                <w:sz w:val="22"/>
                <w:szCs w:val="22"/>
                <w:lang w:val="en-US"/>
              </w:rPr>
              <w:pPrChange w:id="1264" w:author="Kleber Marques Lisboa" w:date="2023-10-24T09:41:00Z">
                <w:pPr>
                  <w:spacing w:before="30" w:after="30" w:line="240" w:lineRule="auto"/>
                  <w:ind w:left="-113" w:right="-113" w:firstLine="0"/>
                  <w:jc w:val="center"/>
                </w:pPr>
              </w:pPrChange>
            </w:pPr>
            <w:r w:rsidRPr="00F825C4">
              <w:rPr>
                <w:sz w:val="22"/>
                <w:szCs w:val="22"/>
                <w:lang w:val="en-US"/>
              </w:rPr>
              <w:t>0.55</w:t>
            </w:r>
          </w:p>
        </w:tc>
        <w:tc>
          <w:tcPr>
            <w:tcW w:w="567" w:type="dxa"/>
            <w:tcBorders>
              <w:top w:val="nil"/>
              <w:left w:val="nil"/>
              <w:bottom w:val="nil"/>
              <w:right w:val="nil"/>
            </w:tcBorders>
            <w:vAlign w:val="center"/>
          </w:tcPr>
          <w:p w14:paraId="14DF0E19" w14:textId="77777777" w:rsidR="004713A0" w:rsidRPr="00F825C4" w:rsidRDefault="004713A0">
            <w:pPr>
              <w:spacing w:before="30" w:after="30"/>
              <w:ind w:left="-113" w:right="-113" w:firstLine="0"/>
              <w:jc w:val="center"/>
              <w:rPr>
                <w:sz w:val="22"/>
                <w:szCs w:val="22"/>
                <w:lang w:val="en-US"/>
              </w:rPr>
              <w:pPrChange w:id="1265" w:author="Kleber Marques Lisboa" w:date="2023-10-24T09:41:00Z">
                <w:pPr>
                  <w:spacing w:before="30" w:after="30" w:line="240" w:lineRule="auto"/>
                  <w:ind w:left="-113" w:right="-113" w:firstLine="0"/>
                  <w:jc w:val="center"/>
                </w:pPr>
              </w:pPrChange>
            </w:pPr>
            <w:r w:rsidRPr="00F825C4">
              <w:rPr>
                <w:sz w:val="22"/>
                <w:szCs w:val="22"/>
                <w:lang w:val="en-US"/>
              </w:rPr>
              <w:t>0.74</w:t>
            </w:r>
          </w:p>
        </w:tc>
        <w:tc>
          <w:tcPr>
            <w:tcW w:w="708" w:type="dxa"/>
            <w:tcBorders>
              <w:top w:val="nil"/>
              <w:left w:val="nil"/>
              <w:bottom w:val="nil"/>
              <w:right w:val="nil"/>
            </w:tcBorders>
            <w:vAlign w:val="center"/>
          </w:tcPr>
          <w:p w14:paraId="4C2C9093" w14:textId="77777777" w:rsidR="004713A0" w:rsidRPr="00F825C4" w:rsidRDefault="004713A0">
            <w:pPr>
              <w:spacing w:before="30" w:after="30"/>
              <w:ind w:left="-113" w:right="-113" w:firstLine="0"/>
              <w:jc w:val="center"/>
              <w:rPr>
                <w:sz w:val="22"/>
                <w:szCs w:val="22"/>
                <w:lang w:val="en-US"/>
              </w:rPr>
              <w:pPrChange w:id="1266" w:author="Kleber Marques Lisboa" w:date="2023-10-24T09:41:00Z">
                <w:pPr>
                  <w:spacing w:before="30" w:after="30" w:line="240" w:lineRule="auto"/>
                  <w:ind w:left="-113" w:right="-113" w:firstLine="0"/>
                  <w:jc w:val="center"/>
                </w:pPr>
              </w:pPrChange>
            </w:pPr>
            <w:r w:rsidRPr="00F825C4">
              <w:rPr>
                <w:sz w:val="22"/>
                <w:szCs w:val="22"/>
                <w:lang w:val="en-US"/>
              </w:rPr>
              <w:t>DLR</w:t>
            </w:r>
          </w:p>
        </w:tc>
        <w:tc>
          <w:tcPr>
            <w:tcW w:w="567" w:type="dxa"/>
            <w:tcBorders>
              <w:top w:val="nil"/>
              <w:left w:val="nil"/>
              <w:bottom w:val="nil"/>
              <w:right w:val="nil"/>
            </w:tcBorders>
            <w:vAlign w:val="center"/>
          </w:tcPr>
          <w:p w14:paraId="64B339C8" w14:textId="77777777" w:rsidR="004713A0" w:rsidRPr="00F825C4" w:rsidRDefault="004713A0">
            <w:pPr>
              <w:spacing w:before="30" w:after="30"/>
              <w:ind w:left="-113" w:right="-113" w:firstLine="0"/>
              <w:jc w:val="center"/>
              <w:rPr>
                <w:sz w:val="22"/>
                <w:szCs w:val="22"/>
              </w:rPr>
              <w:pPrChange w:id="1267" w:author="Kleber Marques Lisboa" w:date="2023-10-24T09:41:00Z">
                <w:pPr>
                  <w:spacing w:before="30" w:after="30" w:line="240" w:lineRule="auto"/>
                  <w:ind w:left="-113" w:right="-113" w:firstLine="0"/>
                  <w:jc w:val="center"/>
                </w:pPr>
              </w:pPrChange>
            </w:pPr>
            <w:r w:rsidRPr="00F825C4">
              <w:rPr>
                <w:sz w:val="22"/>
                <w:szCs w:val="22"/>
              </w:rPr>
              <w:t>---</w:t>
            </w:r>
          </w:p>
        </w:tc>
        <w:tc>
          <w:tcPr>
            <w:tcW w:w="709" w:type="dxa"/>
            <w:tcBorders>
              <w:top w:val="nil"/>
              <w:left w:val="nil"/>
              <w:bottom w:val="nil"/>
              <w:right w:val="nil"/>
            </w:tcBorders>
            <w:vAlign w:val="center"/>
          </w:tcPr>
          <w:p w14:paraId="4ABC9A74" w14:textId="77777777" w:rsidR="004713A0" w:rsidRPr="00F825C4" w:rsidRDefault="004713A0">
            <w:pPr>
              <w:spacing w:before="30" w:after="30"/>
              <w:ind w:left="-113" w:right="-113" w:firstLine="0"/>
              <w:jc w:val="center"/>
              <w:rPr>
                <w:sz w:val="22"/>
                <w:szCs w:val="22"/>
                <w:lang w:val="en-US"/>
              </w:rPr>
              <w:pPrChange w:id="1268" w:author="Kleber Marques Lisboa" w:date="2023-10-24T09:41:00Z">
                <w:pPr>
                  <w:spacing w:before="30" w:after="30" w:line="240" w:lineRule="auto"/>
                  <w:ind w:left="-113" w:right="-113" w:firstLine="0"/>
                  <w:jc w:val="center"/>
                </w:pPr>
              </w:pPrChange>
            </w:pPr>
            <w:r w:rsidRPr="00F825C4">
              <w:rPr>
                <w:sz w:val="22"/>
                <w:szCs w:val="22"/>
                <w:lang w:val="en-US"/>
              </w:rPr>
              <w:t>---</w:t>
            </w:r>
          </w:p>
        </w:tc>
        <w:tc>
          <w:tcPr>
            <w:tcW w:w="602" w:type="dxa"/>
            <w:tcBorders>
              <w:top w:val="nil"/>
              <w:left w:val="nil"/>
              <w:bottom w:val="nil"/>
              <w:right w:val="nil"/>
            </w:tcBorders>
            <w:vAlign w:val="center"/>
          </w:tcPr>
          <w:p w14:paraId="407E2417" w14:textId="77777777" w:rsidR="004713A0" w:rsidRPr="00F825C4" w:rsidRDefault="004713A0">
            <w:pPr>
              <w:spacing w:before="30" w:after="30"/>
              <w:ind w:left="-113" w:right="-113" w:firstLine="0"/>
              <w:jc w:val="center"/>
              <w:rPr>
                <w:sz w:val="22"/>
                <w:szCs w:val="22"/>
                <w:lang w:val="en-US"/>
              </w:rPr>
              <w:pPrChange w:id="1269" w:author="Kleber Marques Lisboa" w:date="2023-10-24T09:41:00Z">
                <w:pPr>
                  <w:spacing w:before="30" w:after="30" w:line="240" w:lineRule="auto"/>
                  <w:ind w:left="-113" w:right="-113" w:firstLine="0"/>
                  <w:jc w:val="center"/>
                </w:pPr>
              </w:pPrChange>
            </w:pPr>
            <w:r w:rsidRPr="00F825C4">
              <w:rPr>
                <w:sz w:val="22"/>
                <w:szCs w:val="22"/>
                <w:lang w:val="en-US"/>
              </w:rPr>
              <w:t>1.9</w:t>
            </w:r>
          </w:p>
        </w:tc>
        <w:tc>
          <w:tcPr>
            <w:tcW w:w="603" w:type="dxa"/>
            <w:tcBorders>
              <w:top w:val="nil"/>
              <w:left w:val="nil"/>
              <w:bottom w:val="nil"/>
              <w:right w:val="nil"/>
            </w:tcBorders>
            <w:vAlign w:val="center"/>
          </w:tcPr>
          <w:p w14:paraId="423B58ED" w14:textId="77777777" w:rsidR="004713A0" w:rsidRPr="00F825C4" w:rsidRDefault="004713A0">
            <w:pPr>
              <w:spacing w:before="30" w:after="30"/>
              <w:ind w:left="-113" w:right="-113" w:firstLine="0"/>
              <w:jc w:val="center"/>
              <w:rPr>
                <w:sz w:val="22"/>
                <w:szCs w:val="22"/>
                <w:lang w:val="en-US"/>
              </w:rPr>
              <w:pPrChange w:id="1270" w:author="Kleber Marques Lisboa" w:date="2023-10-24T09:41:00Z">
                <w:pPr>
                  <w:spacing w:before="30" w:after="30" w:line="240" w:lineRule="auto"/>
                  <w:ind w:left="-113" w:right="-113" w:firstLine="0"/>
                  <w:jc w:val="center"/>
                </w:pPr>
              </w:pPrChange>
            </w:pPr>
            <w:r w:rsidRPr="00F825C4">
              <w:rPr>
                <w:sz w:val="22"/>
                <w:szCs w:val="22"/>
                <w:lang w:val="en-US"/>
              </w:rPr>
              <w:t>2.3</w:t>
            </w:r>
          </w:p>
        </w:tc>
        <w:tc>
          <w:tcPr>
            <w:tcW w:w="602" w:type="dxa"/>
            <w:tcBorders>
              <w:top w:val="nil"/>
              <w:left w:val="nil"/>
              <w:bottom w:val="nil"/>
              <w:right w:val="nil"/>
            </w:tcBorders>
            <w:vAlign w:val="center"/>
          </w:tcPr>
          <w:p w14:paraId="79CF5C61" w14:textId="77777777" w:rsidR="004713A0" w:rsidRPr="00F825C4" w:rsidRDefault="004713A0">
            <w:pPr>
              <w:spacing w:before="30" w:after="30"/>
              <w:ind w:left="-113" w:right="-113" w:firstLine="0"/>
              <w:jc w:val="center"/>
              <w:rPr>
                <w:sz w:val="22"/>
                <w:szCs w:val="22"/>
                <w:lang w:val="en-US"/>
              </w:rPr>
              <w:pPrChange w:id="1271" w:author="Kleber Marques Lisboa" w:date="2023-10-24T09:41:00Z">
                <w:pPr>
                  <w:spacing w:before="30" w:after="30" w:line="240" w:lineRule="auto"/>
                  <w:ind w:left="-113" w:right="-113" w:firstLine="0"/>
                  <w:jc w:val="center"/>
                </w:pPr>
              </w:pPrChange>
            </w:pPr>
            <w:r w:rsidRPr="00F825C4">
              <w:rPr>
                <w:sz w:val="22"/>
                <w:szCs w:val="22"/>
                <w:lang w:val="en-US"/>
              </w:rPr>
              <w:t>0.73</w:t>
            </w:r>
          </w:p>
        </w:tc>
        <w:tc>
          <w:tcPr>
            <w:tcW w:w="603" w:type="dxa"/>
            <w:tcBorders>
              <w:top w:val="nil"/>
              <w:left w:val="nil"/>
              <w:bottom w:val="nil"/>
              <w:right w:val="single" w:sz="4" w:space="0" w:color="auto"/>
            </w:tcBorders>
            <w:vAlign w:val="center"/>
          </w:tcPr>
          <w:p w14:paraId="2317DEBD" w14:textId="77777777" w:rsidR="004713A0" w:rsidRPr="00F825C4" w:rsidRDefault="004713A0">
            <w:pPr>
              <w:spacing w:before="30" w:after="30"/>
              <w:ind w:left="-113" w:right="-113" w:firstLine="0"/>
              <w:jc w:val="center"/>
              <w:rPr>
                <w:sz w:val="22"/>
                <w:szCs w:val="22"/>
                <w:lang w:val="en-US"/>
              </w:rPr>
              <w:pPrChange w:id="1272" w:author="Kleber Marques Lisboa" w:date="2023-10-24T09:41:00Z">
                <w:pPr>
                  <w:spacing w:before="30" w:after="30" w:line="240" w:lineRule="auto"/>
                  <w:ind w:left="-113" w:right="-113" w:firstLine="0"/>
                  <w:jc w:val="center"/>
                </w:pPr>
              </w:pPrChange>
            </w:pPr>
            <w:r w:rsidRPr="00F825C4">
              <w:rPr>
                <w:sz w:val="22"/>
                <w:szCs w:val="22"/>
                <w:lang w:val="en-US"/>
              </w:rPr>
              <w:t>42</w:t>
            </w:r>
          </w:p>
        </w:tc>
        <w:tc>
          <w:tcPr>
            <w:tcW w:w="968" w:type="dxa"/>
            <w:tcBorders>
              <w:top w:val="nil"/>
              <w:left w:val="single" w:sz="4" w:space="0" w:color="auto"/>
              <w:bottom w:val="nil"/>
              <w:right w:val="nil"/>
            </w:tcBorders>
            <w:vAlign w:val="center"/>
          </w:tcPr>
          <w:p w14:paraId="65C8C8E8" w14:textId="77777777" w:rsidR="004713A0" w:rsidRPr="00F825C4" w:rsidRDefault="004713A0">
            <w:pPr>
              <w:spacing w:before="30" w:after="30"/>
              <w:ind w:left="-113" w:right="-113" w:firstLine="0"/>
              <w:jc w:val="center"/>
              <w:rPr>
                <w:sz w:val="22"/>
                <w:szCs w:val="22"/>
                <w:lang w:val="en-US"/>
              </w:rPr>
              <w:pPrChange w:id="1273" w:author="Kleber Marques Lisboa" w:date="2023-10-24T09:41:00Z">
                <w:pPr>
                  <w:spacing w:before="30" w:after="30" w:line="240" w:lineRule="auto"/>
                  <w:ind w:left="-113" w:right="-113" w:firstLine="0"/>
                  <w:jc w:val="center"/>
                </w:pPr>
              </w:pPrChange>
            </w:pPr>
            <w:r w:rsidRPr="00F825C4">
              <w:rPr>
                <w:sz w:val="22"/>
                <w:szCs w:val="22"/>
                <w:lang w:val="en-US"/>
              </w:rPr>
              <w:t>0.26</w:t>
            </w:r>
          </w:p>
        </w:tc>
        <w:tc>
          <w:tcPr>
            <w:tcW w:w="969" w:type="dxa"/>
            <w:tcBorders>
              <w:top w:val="nil"/>
              <w:left w:val="nil"/>
              <w:bottom w:val="nil"/>
              <w:right w:val="nil"/>
            </w:tcBorders>
            <w:vAlign w:val="center"/>
          </w:tcPr>
          <w:p w14:paraId="62D05AB9" w14:textId="77777777" w:rsidR="004713A0" w:rsidRPr="00F825C4" w:rsidRDefault="004713A0">
            <w:pPr>
              <w:spacing w:before="30" w:after="30"/>
              <w:ind w:left="-113" w:right="-113" w:firstLine="0"/>
              <w:jc w:val="center"/>
              <w:rPr>
                <w:sz w:val="22"/>
                <w:szCs w:val="22"/>
                <w:lang w:val="en-US"/>
              </w:rPr>
              <w:pPrChange w:id="1274" w:author="Kleber Marques Lisboa" w:date="2023-10-24T09:41:00Z">
                <w:pPr>
                  <w:spacing w:before="30" w:after="30" w:line="240" w:lineRule="auto"/>
                  <w:ind w:left="-113" w:right="-113" w:firstLine="0"/>
                  <w:jc w:val="center"/>
                </w:pPr>
              </w:pPrChange>
            </w:pPr>
            <w:r w:rsidRPr="00F825C4">
              <w:rPr>
                <w:sz w:val="22"/>
                <w:szCs w:val="22"/>
                <w:lang w:val="en-US"/>
              </w:rPr>
              <w:t>0.54</w:t>
            </w:r>
          </w:p>
        </w:tc>
        <w:tc>
          <w:tcPr>
            <w:tcW w:w="969" w:type="dxa"/>
            <w:tcBorders>
              <w:top w:val="nil"/>
              <w:left w:val="nil"/>
              <w:bottom w:val="nil"/>
            </w:tcBorders>
            <w:vAlign w:val="center"/>
          </w:tcPr>
          <w:p w14:paraId="6E35615E" w14:textId="77777777" w:rsidR="004713A0" w:rsidRPr="00F825C4" w:rsidRDefault="004713A0">
            <w:pPr>
              <w:spacing w:before="30" w:after="30"/>
              <w:ind w:left="-113" w:right="-113" w:firstLine="0"/>
              <w:jc w:val="center"/>
              <w:rPr>
                <w:sz w:val="22"/>
                <w:szCs w:val="22"/>
                <w:lang w:val="en-US"/>
              </w:rPr>
              <w:pPrChange w:id="1275" w:author="Kleber Marques Lisboa" w:date="2023-10-24T09:41:00Z">
                <w:pPr>
                  <w:spacing w:before="30" w:after="30" w:line="240" w:lineRule="auto"/>
                  <w:ind w:left="-113" w:right="-113" w:firstLine="0"/>
                  <w:jc w:val="center"/>
                </w:pPr>
              </w:pPrChange>
            </w:pPr>
            <w:r w:rsidRPr="00F825C4">
              <w:rPr>
                <w:sz w:val="22"/>
                <w:szCs w:val="22"/>
                <w:lang w:val="en-US"/>
              </w:rPr>
              <w:t>1.4</w:t>
            </w:r>
          </w:p>
        </w:tc>
        <w:tc>
          <w:tcPr>
            <w:tcW w:w="968" w:type="dxa"/>
            <w:tcBorders>
              <w:top w:val="nil"/>
              <w:left w:val="nil"/>
              <w:bottom w:val="nil"/>
              <w:right w:val="nil"/>
            </w:tcBorders>
            <w:vAlign w:val="center"/>
          </w:tcPr>
          <w:p w14:paraId="10E53E26" w14:textId="77777777" w:rsidR="004713A0" w:rsidRPr="00F825C4" w:rsidRDefault="004713A0">
            <w:pPr>
              <w:spacing w:before="30" w:after="30"/>
              <w:ind w:left="-113" w:right="-113" w:firstLine="0"/>
              <w:jc w:val="center"/>
              <w:rPr>
                <w:sz w:val="22"/>
                <w:szCs w:val="22"/>
                <w:lang w:val="en-US"/>
              </w:rPr>
              <w:pPrChange w:id="1276" w:author="Kleber Marques Lisboa" w:date="2023-10-24T09:41:00Z">
                <w:pPr>
                  <w:spacing w:before="30" w:after="30" w:line="240" w:lineRule="auto"/>
                  <w:ind w:left="-113" w:right="-113" w:firstLine="0"/>
                  <w:jc w:val="center"/>
                </w:pPr>
              </w:pPrChange>
            </w:pPr>
            <w:r w:rsidRPr="00F825C4">
              <w:rPr>
                <w:sz w:val="22"/>
                <w:szCs w:val="22"/>
                <w:lang w:val="en-US"/>
              </w:rPr>
              <w:t>2.7</w:t>
            </w:r>
          </w:p>
        </w:tc>
        <w:tc>
          <w:tcPr>
            <w:tcW w:w="969" w:type="dxa"/>
            <w:tcBorders>
              <w:top w:val="nil"/>
              <w:left w:val="nil"/>
              <w:bottom w:val="nil"/>
              <w:right w:val="nil"/>
            </w:tcBorders>
            <w:vAlign w:val="center"/>
          </w:tcPr>
          <w:p w14:paraId="458DF9F7" w14:textId="77777777" w:rsidR="004713A0" w:rsidRPr="00F825C4" w:rsidRDefault="004713A0">
            <w:pPr>
              <w:spacing w:before="30" w:after="30"/>
              <w:ind w:left="-113" w:right="-113" w:firstLine="0"/>
              <w:jc w:val="center"/>
              <w:rPr>
                <w:sz w:val="22"/>
                <w:szCs w:val="22"/>
                <w:lang w:val="en-US"/>
              </w:rPr>
              <w:pPrChange w:id="1277" w:author="Kleber Marques Lisboa" w:date="2023-10-24T09:41:00Z">
                <w:pPr>
                  <w:spacing w:before="30" w:after="30" w:line="240" w:lineRule="auto"/>
                  <w:ind w:left="-113" w:right="-113" w:firstLine="0"/>
                  <w:jc w:val="center"/>
                </w:pPr>
              </w:pPrChange>
            </w:pPr>
            <w:r w:rsidRPr="00F825C4">
              <w:rPr>
                <w:sz w:val="22"/>
                <w:szCs w:val="22"/>
                <w:lang w:val="en-US"/>
              </w:rPr>
              <w:t>1.3</w:t>
            </w:r>
          </w:p>
        </w:tc>
        <w:tc>
          <w:tcPr>
            <w:tcW w:w="969" w:type="dxa"/>
            <w:tcBorders>
              <w:top w:val="nil"/>
              <w:left w:val="nil"/>
              <w:bottom w:val="nil"/>
            </w:tcBorders>
            <w:vAlign w:val="center"/>
          </w:tcPr>
          <w:p w14:paraId="72BB617A" w14:textId="77777777" w:rsidR="004713A0" w:rsidRPr="00F825C4" w:rsidRDefault="004713A0">
            <w:pPr>
              <w:spacing w:before="30" w:after="30"/>
              <w:ind w:left="-113" w:right="-113" w:firstLine="0"/>
              <w:jc w:val="center"/>
              <w:rPr>
                <w:sz w:val="22"/>
                <w:szCs w:val="22"/>
                <w:lang w:val="en-US"/>
              </w:rPr>
              <w:pPrChange w:id="1278" w:author="Kleber Marques Lisboa" w:date="2023-10-24T09:41:00Z">
                <w:pPr>
                  <w:spacing w:before="30" w:after="30" w:line="240" w:lineRule="auto"/>
                  <w:ind w:left="-113" w:right="-113" w:firstLine="0"/>
                  <w:jc w:val="center"/>
                </w:pPr>
              </w:pPrChange>
            </w:pPr>
            <w:r w:rsidRPr="00F825C4">
              <w:rPr>
                <w:sz w:val="22"/>
                <w:szCs w:val="22"/>
                <w:lang w:val="en-US"/>
              </w:rPr>
              <w:t>0.50</w:t>
            </w:r>
          </w:p>
        </w:tc>
      </w:tr>
      <w:tr w:rsidR="007A3406" w:rsidRPr="00DB7069" w14:paraId="52FCB1A9" w14:textId="77777777" w:rsidTr="00F825C4">
        <w:trPr>
          <w:trHeight w:val="283"/>
          <w:jc w:val="center"/>
        </w:trPr>
        <w:tc>
          <w:tcPr>
            <w:tcW w:w="1560" w:type="dxa"/>
            <w:tcBorders>
              <w:top w:val="nil"/>
              <w:bottom w:val="nil"/>
              <w:right w:val="single" w:sz="4" w:space="0" w:color="auto"/>
            </w:tcBorders>
            <w:vAlign w:val="center"/>
          </w:tcPr>
          <w:p w14:paraId="64887BD2" w14:textId="493DE07F" w:rsidR="007A3406" w:rsidRPr="00CB22C8" w:rsidRDefault="00000000">
            <w:pPr>
              <w:spacing w:before="30" w:after="30"/>
              <w:ind w:left="-113" w:right="-113" w:firstLine="0"/>
              <w:jc w:val="center"/>
              <w:rPr>
                <w:b/>
                <w:bCs/>
                <w:sz w:val="20"/>
                <w:szCs w:val="20"/>
                <w:lang w:val="en-US"/>
              </w:rPr>
              <w:pPrChange w:id="1279" w:author="Kleber Marques Lisboa" w:date="2023-10-24T09:41:00Z">
                <w:pPr>
                  <w:spacing w:before="30" w:after="30" w:line="240" w:lineRule="auto"/>
                  <w:ind w:left="-113" w:right="-113" w:firstLine="0"/>
                  <w:jc w:val="center"/>
                </w:pPr>
              </w:pPrChange>
            </w:pPr>
            <m:oMathPara>
              <m:oMath>
                <m:sSub>
                  <m:sSubPr>
                    <m:ctrlPr>
                      <w:rPr>
                        <w:rFonts w:ascii="Cambria Math" w:hAnsi="Cambria Math"/>
                        <w:b/>
                        <w:bCs/>
                        <w:i/>
                        <w:sz w:val="20"/>
                        <w:szCs w:val="20"/>
                        <w:lang w:val="en-US"/>
                      </w:rPr>
                    </m:ctrlPr>
                  </m:sSubPr>
                  <m:e>
                    <m:acc>
                      <m:accPr>
                        <m:chr m:val="̇"/>
                        <m:ctrlPr>
                          <w:rPr>
                            <w:rFonts w:ascii="Cambria Math" w:hAnsi="Cambria Math"/>
                            <w:b/>
                            <w:bCs/>
                            <w:i/>
                            <w:sz w:val="20"/>
                            <w:szCs w:val="20"/>
                            <w:lang w:val="en-US"/>
                          </w:rPr>
                        </m:ctrlPr>
                      </m:accPr>
                      <m:e>
                        <m:r>
                          <m:rPr>
                            <m:sty m:val="bi"/>
                          </m:rPr>
                          <w:rPr>
                            <w:rFonts w:ascii="Cambria Math" w:hAnsi="Cambria Math"/>
                            <w:sz w:val="20"/>
                            <w:szCs w:val="20"/>
                            <w:lang w:val="en-US"/>
                          </w:rPr>
                          <m:t>V</m:t>
                        </m:r>
                      </m:e>
                    </m:acc>
                  </m:e>
                  <m:sub>
                    <m:r>
                      <m:rPr>
                        <m:sty m:val="bi"/>
                      </m:rPr>
                      <w:rPr>
                        <w:rFonts w:ascii="Cambria Math" w:hAnsi="Cambria Math"/>
                        <w:sz w:val="20"/>
                        <w:szCs w:val="20"/>
                        <w:lang w:val="en-US"/>
                      </w:rPr>
                      <m:t>l</m:t>
                    </m:r>
                  </m:sub>
                </m:sSub>
                <m:r>
                  <m:rPr>
                    <m:nor/>
                  </m:rPr>
                  <w:rPr>
                    <w:rFonts w:ascii="Cambria Math" w:hAnsi="Cambria Math"/>
                    <w:b/>
                    <w:bCs/>
                    <w:sz w:val="20"/>
                    <w:szCs w:val="20"/>
                    <w:lang w:val="en-US"/>
                  </w:rPr>
                  <m:t>≅42</m:t>
                </m:r>
                <m:r>
                  <m:rPr>
                    <m:sty m:val="bi"/>
                  </m:rPr>
                  <w:rPr>
                    <w:rFonts w:ascii="Cambria Math" w:hAnsi="Cambria Math"/>
                    <w:sz w:val="20"/>
                    <w:szCs w:val="20"/>
                    <w:lang w:val="en-US"/>
                  </w:rPr>
                  <m:t xml:space="preserve"> </m:t>
                </m:r>
                <m:r>
                  <m:rPr>
                    <m:nor/>
                  </m:rPr>
                  <w:rPr>
                    <w:rFonts w:ascii="Cambria Math" w:hAnsi="Cambria Math"/>
                    <w:b/>
                    <w:bCs/>
                    <w:sz w:val="20"/>
                    <w:szCs w:val="20"/>
                    <w:lang w:val="en-US"/>
                  </w:rPr>
                  <m:t>&lt;</m:t>
                </m:r>
                <m:sSub>
                  <m:sSubPr>
                    <m:ctrlPr>
                      <w:rPr>
                        <w:rFonts w:ascii="Cambria Math" w:hAnsi="Cambria Math"/>
                        <w:b/>
                        <w:bCs/>
                        <w:i/>
                        <w:sz w:val="20"/>
                        <w:szCs w:val="20"/>
                        <w:lang w:val="en-US"/>
                      </w:rPr>
                    </m:ctrlPr>
                  </m:sSubPr>
                  <m:e>
                    <m:r>
                      <m:rPr>
                        <m:sty m:val="bi"/>
                      </m:rPr>
                      <w:rPr>
                        <w:rFonts w:ascii="Cambria Math" w:hAnsi="Cambria Math"/>
                        <w:sz w:val="20"/>
                        <w:szCs w:val="20"/>
                        <w:lang w:val="en-US"/>
                      </w:rPr>
                      <m:t xml:space="preserve"> </m:t>
                    </m:r>
                    <m:acc>
                      <m:accPr>
                        <m:chr m:val="̇"/>
                        <m:ctrlPr>
                          <w:rPr>
                            <w:rFonts w:ascii="Cambria Math" w:hAnsi="Cambria Math"/>
                            <w:b/>
                            <w:bCs/>
                            <w:i/>
                            <w:sz w:val="20"/>
                            <w:szCs w:val="20"/>
                            <w:lang w:val="en-US"/>
                          </w:rPr>
                        </m:ctrlPr>
                      </m:accPr>
                      <m:e>
                        <m:r>
                          <m:rPr>
                            <m:sty m:val="bi"/>
                          </m:rPr>
                          <w:rPr>
                            <w:rFonts w:ascii="Cambria Math" w:hAnsi="Cambria Math"/>
                            <w:sz w:val="20"/>
                            <w:szCs w:val="20"/>
                            <w:lang w:val="en-US"/>
                          </w:rPr>
                          <m:t>V</m:t>
                        </m:r>
                      </m:e>
                    </m:acc>
                  </m:e>
                  <m:sub>
                    <m:r>
                      <m:rPr>
                        <m:sty m:val="bi"/>
                      </m:rPr>
                      <w:rPr>
                        <w:rFonts w:ascii="Cambria Math" w:hAnsi="Cambria Math"/>
                        <w:sz w:val="20"/>
                        <w:szCs w:val="20"/>
                        <w:lang w:val="en-US"/>
                      </w:rPr>
                      <m:t>s</m:t>
                    </m:r>
                  </m:sub>
                </m:sSub>
                <m:r>
                  <m:rPr>
                    <m:nor/>
                  </m:rPr>
                  <w:rPr>
                    <w:rFonts w:ascii="Cambria Math" w:hAnsi="Cambria Math"/>
                    <w:b/>
                    <w:bCs/>
                    <w:sz w:val="20"/>
                    <w:szCs w:val="20"/>
                    <w:lang w:val="en-US"/>
                  </w:rPr>
                  <m:t>=</m:t>
                </m:r>
                <m:r>
                  <m:rPr>
                    <m:sty m:val="bi"/>
                  </m:rPr>
                  <w:rPr>
                    <w:rFonts w:ascii="Cambria Math" w:hAnsi="Cambria Math"/>
                    <w:sz w:val="20"/>
                    <w:szCs w:val="20"/>
                    <w:lang w:val="en-US"/>
                  </w:rPr>
                  <m:t>50</m:t>
                </m:r>
              </m:oMath>
            </m:oMathPara>
          </w:p>
        </w:tc>
        <w:tc>
          <w:tcPr>
            <w:tcW w:w="567" w:type="dxa"/>
            <w:tcBorders>
              <w:top w:val="nil"/>
              <w:left w:val="single" w:sz="4" w:space="0" w:color="auto"/>
              <w:bottom w:val="nil"/>
              <w:right w:val="nil"/>
            </w:tcBorders>
            <w:vAlign w:val="center"/>
          </w:tcPr>
          <w:p w14:paraId="630320AC" w14:textId="77777777" w:rsidR="007A3406" w:rsidRPr="00CB22C8" w:rsidRDefault="00E3385F">
            <w:pPr>
              <w:spacing w:before="30" w:after="30"/>
              <w:ind w:left="-113" w:right="-113" w:firstLine="0"/>
              <w:jc w:val="center"/>
              <w:rPr>
                <w:b/>
                <w:bCs/>
                <w:sz w:val="22"/>
                <w:szCs w:val="22"/>
                <w:lang w:val="en-US"/>
              </w:rPr>
              <w:pPrChange w:id="1280" w:author="Kleber Marques Lisboa" w:date="2023-10-24T09:41:00Z">
                <w:pPr>
                  <w:spacing w:before="30" w:after="30" w:line="240" w:lineRule="auto"/>
                  <w:ind w:left="-113" w:right="-113" w:firstLine="0"/>
                  <w:jc w:val="center"/>
                </w:pPr>
              </w:pPrChange>
            </w:pPr>
            <w:r w:rsidRPr="00CB22C8">
              <w:rPr>
                <w:b/>
                <w:bCs/>
                <w:sz w:val="22"/>
                <w:szCs w:val="22"/>
                <w:lang w:val="en-US"/>
              </w:rPr>
              <w:t>0.74</w:t>
            </w:r>
          </w:p>
        </w:tc>
        <w:tc>
          <w:tcPr>
            <w:tcW w:w="567" w:type="dxa"/>
            <w:tcBorders>
              <w:top w:val="nil"/>
              <w:left w:val="nil"/>
              <w:bottom w:val="nil"/>
              <w:right w:val="nil"/>
            </w:tcBorders>
            <w:vAlign w:val="center"/>
          </w:tcPr>
          <w:p w14:paraId="0A094A38" w14:textId="77777777" w:rsidR="007A3406" w:rsidRPr="00CB22C8" w:rsidRDefault="00E3385F">
            <w:pPr>
              <w:spacing w:before="30" w:after="30"/>
              <w:ind w:left="-113" w:right="-113" w:firstLine="0"/>
              <w:jc w:val="center"/>
              <w:rPr>
                <w:b/>
                <w:bCs/>
                <w:sz w:val="22"/>
                <w:szCs w:val="22"/>
                <w:lang w:val="en-US"/>
              </w:rPr>
              <w:pPrChange w:id="1281" w:author="Kleber Marques Lisboa" w:date="2023-10-24T09:41:00Z">
                <w:pPr>
                  <w:spacing w:before="30" w:after="30" w:line="240" w:lineRule="auto"/>
                  <w:ind w:left="-113" w:right="-113" w:firstLine="0"/>
                  <w:jc w:val="center"/>
                </w:pPr>
              </w:pPrChange>
            </w:pPr>
            <w:r w:rsidRPr="00CB22C8">
              <w:rPr>
                <w:b/>
                <w:bCs/>
                <w:sz w:val="22"/>
                <w:szCs w:val="22"/>
                <w:lang w:val="en-US"/>
              </w:rPr>
              <w:t>0.74</w:t>
            </w:r>
          </w:p>
        </w:tc>
        <w:tc>
          <w:tcPr>
            <w:tcW w:w="708" w:type="dxa"/>
            <w:tcBorders>
              <w:top w:val="nil"/>
              <w:left w:val="nil"/>
              <w:bottom w:val="nil"/>
              <w:right w:val="nil"/>
            </w:tcBorders>
            <w:vAlign w:val="center"/>
          </w:tcPr>
          <w:p w14:paraId="2170F0C1" w14:textId="77777777" w:rsidR="007A3406" w:rsidRPr="00CB22C8" w:rsidRDefault="00E3385F">
            <w:pPr>
              <w:spacing w:before="30" w:after="30"/>
              <w:ind w:left="-113" w:right="-113" w:firstLine="0"/>
              <w:jc w:val="center"/>
              <w:rPr>
                <w:b/>
                <w:bCs/>
                <w:sz w:val="22"/>
                <w:szCs w:val="22"/>
                <w:lang w:val="en-US"/>
              </w:rPr>
              <w:pPrChange w:id="1282" w:author="Kleber Marques Lisboa" w:date="2023-10-24T09:41:00Z">
                <w:pPr>
                  <w:spacing w:before="30" w:after="30" w:line="240" w:lineRule="auto"/>
                  <w:ind w:left="-113" w:right="-113" w:firstLine="0"/>
                  <w:jc w:val="center"/>
                </w:pPr>
              </w:pPrChange>
            </w:pPr>
            <w:r w:rsidRPr="00CB22C8">
              <w:rPr>
                <w:b/>
                <w:bCs/>
                <w:sz w:val="22"/>
                <w:szCs w:val="22"/>
                <w:lang w:val="en-US"/>
              </w:rPr>
              <w:t>FLR</w:t>
            </w:r>
          </w:p>
        </w:tc>
        <w:tc>
          <w:tcPr>
            <w:tcW w:w="567" w:type="dxa"/>
            <w:tcBorders>
              <w:top w:val="nil"/>
              <w:left w:val="nil"/>
              <w:bottom w:val="nil"/>
              <w:right w:val="nil"/>
            </w:tcBorders>
            <w:vAlign w:val="center"/>
          </w:tcPr>
          <w:p w14:paraId="04D0EE9D" w14:textId="77777777" w:rsidR="007A3406" w:rsidRPr="00CB22C8" w:rsidRDefault="00E3385F">
            <w:pPr>
              <w:spacing w:before="30" w:after="30"/>
              <w:ind w:left="-113" w:right="-113" w:firstLine="0"/>
              <w:jc w:val="center"/>
              <w:rPr>
                <w:b/>
                <w:bCs/>
                <w:sz w:val="22"/>
                <w:szCs w:val="22"/>
              </w:rPr>
              <w:pPrChange w:id="1283" w:author="Kleber Marques Lisboa" w:date="2023-10-24T09:41:00Z">
                <w:pPr>
                  <w:spacing w:before="30" w:after="30" w:line="240" w:lineRule="auto"/>
                  <w:ind w:left="-113" w:right="-113" w:firstLine="0"/>
                  <w:jc w:val="center"/>
                </w:pPr>
              </w:pPrChange>
            </w:pPr>
            <w:r w:rsidRPr="00CB22C8">
              <w:rPr>
                <w:b/>
                <w:bCs/>
                <w:sz w:val="22"/>
                <w:szCs w:val="22"/>
              </w:rPr>
              <w:t>---</w:t>
            </w:r>
          </w:p>
        </w:tc>
        <w:tc>
          <w:tcPr>
            <w:tcW w:w="709" w:type="dxa"/>
            <w:tcBorders>
              <w:top w:val="nil"/>
              <w:left w:val="nil"/>
              <w:bottom w:val="nil"/>
              <w:right w:val="nil"/>
            </w:tcBorders>
            <w:vAlign w:val="center"/>
          </w:tcPr>
          <w:p w14:paraId="5E5EAFFC" w14:textId="77777777" w:rsidR="007A3406" w:rsidRPr="00CB22C8" w:rsidRDefault="00E3385F">
            <w:pPr>
              <w:spacing w:before="30" w:after="30"/>
              <w:ind w:left="-113" w:right="-113" w:firstLine="0"/>
              <w:jc w:val="center"/>
              <w:rPr>
                <w:b/>
                <w:bCs/>
                <w:sz w:val="22"/>
                <w:szCs w:val="22"/>
                <w:lang w:val="en-US"/>
              </w:rPr>
              <w:pPrChange w:id="1284" w:author="Kleber Marques Lisboa" w:date="2023-10-24T09:41:00Z">
                <w:pPr>
                  <w:spacing w:before="30" w:after="30" w:line="240" w:lineRule="auto"/>
                  <w:ind w:left="-113" w:right="-113" w:firstLine="0"/>
                  <w:jc w:val="center"/>
                </w:pPr>
              </w:pPrChange>
            </w:pPr>
            <w:r w:rsidRPr="00CB22C8">
              <w:rPr>
                <w:b/>
                <w:bCs/>
                <w:sz w:val="22"/>
                <w:szCs w:val="22"/>
                <w:lang w:val="en-US"/>
              </w:rPr>
              <w:t>---</w:t>
            </w:r>
          </w:p>
        </w:tc>
        <w:tc>
          <w:tcPr>
            <w:tcW w:w="602" w:type="dxa"/>
            <w:tcBorders>
              <w:top w:val="nil"/>
              <w:left w:val="nil"/>
              <w:bottom w:val="nil"/>
              <w:right w:val="nil"/>
            </w:tcBorders>
            <w:vAlign w:val="center"/>
          </w:tcPr>
          <w:p w14:paraId="7192442A" w14:textId="77777777" w:rsidR="007A3406" w:rsidRPr="00CB22C8" w:rsidRDefault="00E3385F">
            <w:pPr>
              <w:spacing w:before="30" w:after="30"/>
              <w:ind w:left="-113" w:right="-113" w:firstLine="0"/>
              <w:jc w:val="center"/>
              <w:rPr>
                <w:b/>
                <w:bCs/>
                <w:sz w:val="22"/>
                <w:szCs w:val="22"/>
                <w:lang w:val="en-US"/>
              </w:rPr>
              <w:pPrChange w:id="1285" w:author="Kleber Marques Lisboa" w:date="2023-10-24T09:41:00Z">
                <w:pPr>
                  <w:spacing w:before="30" w:after="30" w:line="240" w:lineRule="auto"/>
                  <w:ind w:left="-113" w:right="-113" w:firstLine="0"/>
                  <w:jc w:val="center"/>
                </w:pPr>
              </w:pPrChange>
            </w:pPr>
            <w:r w:rsidRPr="00CB22C8">
              <w:rPr>
                <w:b/>
                <w:bCs/>
                <w:sz w:val="22"/>
                <w:szCs w:val="22"/>
                <w:lang w:val="en-US"/>
              </w:rPr>
              <w:t>2.2</w:t>
            </w:r>
          </w:p>
        </w:tc>
        <w:tc>
          <w:tcPr>
            <w:tcW w:w="603" w:type="dxa"/>
            <w:tcBorders>
              <w:top w:val="nil"/>
              <w:left w:val="nil"/>
              <w:bottom w:val="nil"/>
              <w:right w:val="nil"/>
            </w:tcBorders>
            <w:vAlign w:val="center"/>
          </w:tcPr>
          <w:p w14:paraId="134DF57F" w14:textId="77777777" w:rsidR="007A3406" w:rsidRPr="00CB22C8" w:rsidRDefault="00E3385F">
            <w:pPr>
              <w:spacing w:before="30" w:after="30"/>
              <w:ind w:left="-113" w:right="-113" w:firstLine="0"/>
              <w:jc w:val="center"/>
              <w:rPr>
                <w:b/>
                <w:bCs/>
                <w:sz w:val="22"/>
                <w:szCs w:val="22"/>
                <w:lang w:val="en-US"/>
              </w:rPr>
              <w:pPrChange w:id="1286" w:author="Kleber Marques Lisboa" w:date="2023-10-24T09:41:00Z">
                <w:pPr>
                  <w:spacing w:before="30" w:after="30" w:line="240" w:lineRule="auto"/>
                  <w:ind w:left="-113" w:right="-113" w:firstLine="0"/>
                  <w:jc w:val="center"/>
                </w:pPr>
              </w:pPrChange>
            </w:pPr>
            <w:r w:rsidRPr="00CB22C8">
              <w:rPr>
                <w:b/>
                <w:bCs/>
                <w:sz w:val="22"/>
                <w:szCs w:val="22"/>
                <w:lang w:val="en-US"/>
              </w:rPr>
              <w:t>1.7</w:t>
            </w:r>
          </w:p>
        </w:tc>
        <w:tc>
          <w:tcPr>
            <w:tcW w:w="602" w:type="dxa"/>
            <w:tcBorders>
              <w:top w:val="nil"/>
              <w:left w:val="nil"/>
              <w:bottom w:val="nil"/>
              <w:right w:val="nil"/>
            </w:tcBorders>
            <w:vAlign w:val="center"/>
          </w:tcPr>
          <w:p w14:paraId="30CFD4E4" w14:textId="77777777" w:rsidR="007A3406" w:rsidRPr="00CB22C8" w:rsidRDefault="00E3385F">
            <w:pPr>
              <w:spacing w:before="30" w:after="30"/>
              <w:ind w:left="-113" w:right="-113" w:firstLine="0"/>
              <w:jc w:val="center"/>
              <w:rPr>
                <w:b/>
                <w:bCs/>
                <w:sz w:val="22"/>
                <w:szCs w:val="22"/>
                <w:lang w:val="en-US"/>
              </w:rPr>
              <w:pPrChange w:id="1287" w:author="Kleber Marques Lisboa" w:date="2023-10-24T09:41:00Z">
                <w:pPr>
                  <w:spacing w:before="30" w:after="30" w:line="240" w:lineRule="auto"/>
                  <w:ind w:left="-113" w:right="-113" w:firstLine="0"/>
                  <w:jc w:val="center"/>
                </w:pPr>
              </w:pPrChange>
            </w:pPr>
            <w:r w:rsidRPr="00CB22C8">
              <w:rPr>
                <w:b/>
                <w:bCs/>
                <w:sz w:val="22"/>
                <w:szCs w:val="22"/>
                <w:lang w:val="en-US"/>
              </w:rPr>
              <w:t>0.72</w:t>
            </w:r>
          </w:p>
        </w:tc>
        <w:tc>
          <w:tcPr>
            <w:tcW w:w="603" w:type="dxa"/>
            <w:tcBorders>
              <w:top w:val="nil"/>
              <w:left w:val="nil"/>
              <w:bottom w:val="nil"/>
              <w:right w:val="single" w:sz="4" w:space="0" w:color="auto"/>
            </w:tcBorders>
            <w:vAlign w:val="center"/>
          </w:tcPr>
          <w:p w14:paraId="3026FACF" w14:textId="77777777" w:rsidR="007A3406" w:rsidRPr="00CB22C8" w:rsidRDefault="00E3385F">
            <w:pPr>
              <w:spacing w:before="30" w:after="30"/>
              <w:ind w:left="-113" w:right="-113" w:firstLine="0"/>
              <w:jc w:val="center"/>
              <w:rPr>
                <w:b/>
                <w:bCs/>
                <w:sz w:val="22"/>
                <w:szCs w:val="22"/>
                <w:lang w:val="en-US"/>
              </w:rPr>
              <w:pPrChange w:id="1288" w:author="Kleber Marques Lisboa" w:date="2023-10-24T09:41:00Z">
                <w:pPr>
                  <w:spacing w:before="30" w:after="30" w:line="240" w:lineRule="auto"/>
                  <w:ind w:left="-113" w:right="-113" w:firstLine="0"/>
                  <w:jc w:val="center"/>
                </w:pPr>
              </w:pPrChange>
            </w:pPr>
            <w:r w:rsidRPr="00CB22C8">
              <w:rPr>
                <w:b/>
                <w:bCs/>
                <w:sz w:val="22"/>
                <w:szCs w:val="22"/>
                <w:lang w:val="en-US"/>
              </w:rPr>
              <w:t>37</w:t>
            </w:r>
          </w:p>
        </w:tc>
        <w:tc>
          <w:tcPr>
            <w:tcW w:w="968" w:type="dxa"/>
            <w:tcBorders>
              <w:top w:val="nil"/>
              <w:left w:val="single" w:sz="4" w:space="0" w:color="auto"/>
              <w:bottom w:val="nil"/>
              <w:right w:val="nil"/>
            </w:tcBorders>
            <w:vAlign w:val="center"/>
          </w:tcPr>
          <w:p w14:paraId="627091B7" w14:textId="77777777" w:rsidR="007A3406" w:rsidRPr="00CB22C8" w:rsidRDefault="00E3385F">
            <w:pPr>
              <w:spacing w:before="30" w:after="30"/>
              <w:ind w:left="-113" w:right="-113" w:firstLine="0"/>
              <w:jc w:val="center"/>
              <w:rPr>
                <w:b/>
                <w:bCs/>
                <w:sz w:val="22"/>
                <w:szCs w:val="22"/>
                <w:lang w:val="en-US"/>
              </w:rPr>
              <w:pPrChange w:id="1289" w:author="Kleber Marques Lisboa" w:date="2023-10-24T09:41:00Z">
                <w:pPr>
                  <w:spacing w:before="30" w:after="30" w:line="240" w:lineRule="auto"/>
                  <w:ind w:left="-113" w:right="-113" w:firstLine="0"/>
                  <w:jc w:val="center"/>
                </w:pPr>
              </w:pPrChange>
            </w:pPr>
            <w:r w:rsidRPr="00CB22C8">
              <w:rPr>
                <w:b/>
                <w:bCs/>
                <w:sz w:val="22"/>
                <w:szCs w:val="22"/>
                <w:lang w:val="en-US"/>
              </w:rPr>
              <w:t>0.30</w:t>
            </w:r>
          </w:p>
        </w:tc>
        <w:tc>
          <w:tcPr>
            <w:tcW w:w="969" w:type="dxa"/>
            <w:tcBorders>
              <w:top w:val="nil"/>
              <w:left w:val="nil"/>
              <w:bottom w:val="nil"/>
              <w:right w:val="nil"/>
            </w:tcBorders>
            <w:vAlign w:val="center"/>
          </w:tcPr>
          <w:p w14:paraId="1393145E" w14:textId="77777777" w:rsidR="007A3406" w:rsidRPr="00CB22C8" w:rsidRDefault="00E10E06">
            <w:pPr>
              <w:spacing w:before="30" w:after="30"/>
              <w:ind w:left="-113" w:right="-113" w:firstLine="0"/>
              <w:jc w:val="center"/>
              <w:rPr>
                <w:b/>
                <w:bCs/>
                <w:sz w:val="22"/>
                <w:szCs w:val="22"/>
                <w:lang w:val="en-US"/>
              </w:rPr>
              <w:pPrChange w:id="1290" w:author="Kleber Marques Lisboa" w:date="2023-10-24T09:41:00Z">
                <w:pPr>
                  <w:spacing w:before="30" w:after="30" w:line="240" w:lineRule="auto"/>
                  <w:ind w:left="-113" w:right="-113" w:firstLine="0"/>
                  <w:jc w:val="center"/>
                </w:pPr>
              </w:pPrChange>
            </w:pPr>
            <w:r w:rsidRPr="00CB22C8">
              <w:rPr>
                <w:b/>
                <w:bCs/>
                <w:sz w:val="22"/>
                <w:szCs w:val="22"/>
                <w:lang w:val="en-US"/>
              </w:rPr>
              <w:t>0.88</w:t>
            </w:r>
          </w:p>
        </w:tc>
        <w:tc>
          <w:tcPr>
            <w:tcW w:w="969" w:type="dxa"/>
            <w:tcBorders>
              <w:top w:val="nil"/>
              <w:left w:val="nil"/>
              <w:bottom w:val="nil"/>
            </w:tcBorders>
            <w:vAlign w:val="center"/>
          </w:tcPr>
          <w:p w14:paraId="0C81096F" w14:textId="77777777" w:rsidR="007A3406" w:rsidRPr="00CB22C8" w:rsidRDefault="00E10E06">
            <w:pPr>
              <w:spacing w:before="30" w:after="30"/>
              <w:ind w:left="-113" w:right="-113" w:firstLine="0"/>
              <w:jc w:val="center"/>
              <w:rPr>
                <w:b/>
                <w:bCs/>
                <w:sz w:val="22"/>
                <w:szCs w:val="22"/>
                <w:lang w:val="en-US"/>
              </w:rPr>
              <w:pPrChange w:id="1291" w:author="Kleber Marques Lisboa" w:date="2023-10-24T09:41:00Z">
                <w:pPr>
                  <w:spacing w:before="30" w:after="30" w:line="240" w:lineRule="auto"/>
                  <w:ind w:left="-113" w:right="-113" w:firstLine="0"/>
                  <w:jc w:val="center"/>
                </w:pPr>
              </w:pPrChange>
            </w:pPr>
            <w:r w:rsidRPr="00CB22C8">
              <w:rPr>
                <w:b/>
                <w:bCs/>
                <w:sz w:val="22"/>
                <w:szCs w:val="22"/>
                <w:lang w:val="en-US"/>
              </w:rPr>
              <w:t>1.6</w:t>
            </w:r>
          </w:p>
        </w:tc>
        <w:tc>
          <w:tcPr>
            <w:tcW w:w="968" w:type="dxa"/>
            <w:tcBorders>
              <w:top w:val="nil"/>
              <w:left w:val="nil"/>
              <w:bottom w:val="nil"/>
              <w:right w:val="nil"/>
            </w:tcBorders>
            <w:vAlign w:val="center"/>
          </w:tcPr>
          <w:p w14:paraId="4D538C0A" w14:textId="77777777" w:rsidR="007A3406" w:rsidRPr="00CB22C8" w:rsidRDefault="00E3385F">
            <w:pPr>
              <w:spacing w:before="30" w:after="30"/>
              <w:ind w:left="-113" w:right="-113" w:firstLine="0"/>
              <w:jc w:val="center"/>
              <w:rPr>
                <w:b/>
                <w:bCs/>
                <w:sz w:val="22"/>
                <w:szCs w:val="22"/>
                <w:lang w:val="en-US"/>
              </w:rPr>
              <w:pPrChange w:id="1292" w:author="Kleber Marques Lisboa" w:date="2023-10-24T09:41:00Z">
                <w:pPr>
                  <w:spacing w:before="30" w:after="30" w:line="240" w:lineRule="auto"/>
                  <w:ind w:left="-113" w:right="-113" w:firstLine="0"/>
                  <w:jc w:val="center"/>
                </w:pPr>
              </w:pPrChange>
            </w:pPr>
            <w:r w:rsidRPr="00CB22C8">
              <w:rPr>
                <w:b/>
                <w:bCs/>
                <w:sz w:val="22"/>
                <w:szCs w:val="22"/>
                <w:lang w:val="en-US"/>
              </w:rPr>
              <w:t>2.3</w:t>
            </w:r>
          </w:p>
        </w:tc>
        <w:tc>
          <w:tcPr>
            <w:tcW w:w="969" w:type="dxa"/>
            <w:tcBorders>
              <w:top w:val="nil"/>
              <w:left w:val="nil"/>
              <w:bottom w:val="nil"/>
              <w:right w:val="nil"/>
            </w:tcBorders>
            <w:vAlign w:val="center"/>
          </w:tcPr>
          <w:p w14:paraId="193035A0" w14:textId="77777777" w:rsidR="007A3406" w:rsidRPr="00CB22C8" w:rsidRDefault="00E10E06">
            <w:pPr>
              <w:spacing w:before="30" w:after="30"/>
              <w:ind w:left="-113" w:right="-113" w:firstLine="0"/>
              <w:jc w:val="center"/>
              <w:rPr>
                <w:b/>
                <w:bCs/>
                <w:sz w:val="22"/>
                <w:szCs w:val="22"/>
                <w:lang w:val="en-US"/>
              </w:rPr>
              <w:pPrChange w:id="1293" w:author="Kleber Marques Lisboa" w:date="2023-10-24T09:41:00Z">
                <w:pPr>
                  <w:spacing w:before="30" w:after="30" w:line="240" w:lineRule="auto"/>
                  <w:ind w:left="-113" w:right="-113" w:firstLine="0"/>
                  <w:jc w:val="center"/>
                </w:pPr>
              </w:pPrChange>
            </w:pPr>
            <w:r w:rsidRPr="00CB22C8">
              <w:rPr>
                <w:b/>
                <w:bCs/>
                <w:sz w:val="22"/>
                <w:szCs w:val="22"/>
                <w:lang w:val="en-US"/>
              </w:rPr>
              <w:t>0.79</w:t>
            </w:r>
          </w:p>
        </w:tc>
        <w:tc>
          <w:tcPr>
            <w:tcW w:w="969" w:type="dxa"/>
            <w:tcBorders>
              <w:top w:val="nil"/>
              <w:left w:val="nil"/>
              <w:bottom w:val="nil"/>
            </w:tcBorders>
            <w:vAlign w:val="center"/>
          </w:tcPr>
          <w:p w14:paraId="6985F45E" w14:textId="77777777" w:rsidR="007A3406" w:rsidRPr="00CB22C8" w:rsidRDefault="00E10E06">
            <w:pPr>
              <w:spacing w:before="30" w:after="30"/>
              <w:ind w:left="-113" w:right="-113" w:firstLine="0"/>
              <w:jc w:val="center"/>
              <w:rPr>
                <w:b/>
                <w:bCs/>
                <w:sz w:val="22"/>
                <w:szCs w:val="22"/>
                <w:lang w:val="en-US"/>
              </w:rPr>
              <w:pPrChange w:id="1294" w:author="Kleber Marques Lisboa" w:date="2023-10-24T09:41:00Z">
                <w:pPr>
                  <w:spacing w:before="30" w:after="30" w:line="240" w:lineRule="auto"/>
                  <w:ind w:left="-113" w:right="-113" w:firstLine="0"/>
                  <w:jc w:val="center"/>
                </w:pPr>
              </w:pPrChange>
            </w:pPr>
            <w:r w:rsidRPr="00CB22C8">
              <w:rPr>
                <w:b/>
                <w:bCs/>
                <w:sz w:val="22"/>
                <w:szCs w:val="22"/>
                <w:lang w:val="en-US"/>
              </w:rPr>
              <w:t>0.43</w:t>
            </w:r>
          </w:p>
        </w:tc>
      </w:tr>
      <w:tr w:rsidR="004713A0" w:rsidRPr="00E51257" w14:paraId="5BEEDD86" w14:textId="77777777" w:rsidTr="00F825C4">
        <w:trPr>
          <w:trHeight w:val="283"/>
          <w:jc w:val="center"/>
        </w:trPr>
        <w:tc>
          <w:tcPr>
            <w:tcW w:w="1560" w:type="dxa"/>
            <w:tcBorders>
              <w:top w:val="nil"/>
              <w:bottom w:val="nil"/>
              <w:right w:val="single" w:sz="4" w:space="0" w:color="auto"/>
            </w:tcBorders>
            <w:vAlign w:val="center"/>
          </w:tcPr>
          <w:p w14:paraId="43386F5E" w14:textId="18613FD5" w:rsidR="004713A0" w:rsidRPr="00CB22C8" w:rsidRDefault="00000000">
            <w:pPr>
              <w:spacing w:before="30" w:after="30"/>
              <w:ind w:left="-113" w:right="-113" w:firstLine="0"/>
              <w:jc w:val="center"/>
              <w:rPr>
                <w:sz w:val="20"/>
                <w:szCs w:val="20"/>
                <w:lang w:val="en-US"/>
              </w:rPr>
              <w:pPrChange w:id="1295" w:author="Kleber Marques Lisboa" w:date="2023-10-24T09:41:00Z">
                <w:pPr>
                  <w:spacing w:before="30" w:after="30" w:line="240" w:lineRule="auto"/>
                  <w:ind w:left="-113" w:right="-113" w:firstLine="0"/>
                  <w:jc w:val="center"/>
                </w:pPr>
              </w:pPrChange>
            </w:pPr>
            <m:oMathPara>
              <m:oMath>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l</m:t>
                    </m:r>
                  </m:sub>
                </m:sSub>
                <m:r>
                  <w:rPr>
                    <w:rFonts w:ascii="Cambria Math" w:hAnsi="Cambria Math"/>
                    <w:sz w:val="20"/>
                    <w:szCs w:val="20"/>
                    <w:lang w:val="en-US"/>
                  </w:rPr>
                  <m:t>=</m:t>
                </m:r>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s</m:t>
                    </m:r>
                  </m:sub>
                </m:sSub>
                <m:r>
                  <w:rPr>
                    <w:rFonts w:ascii="Cambria Math" w:hAnsi="Cambria Math"/>
                    <w:sz w:val="20"/>
                    <w:szCs w:val="20"/>
                    <w:lang w:val="en-US"/>
                  </w:rPr>
                  <m:t>=30</m:t>
                </m:r>
              </m:oMath>
            </m:oMathPara>
          </w:p>
        </w:tc>
        <w:tc>
          <w:tcPr>
            <w:tcW w:w="567" w:type="dxa"/>
            <w:tcBorders>
              <w:top w:val="nil"/>
              <w:left w:val="single" w:sz="4" w:space="0" w:color="auto"/>
              <w:bottom w:val="nil"/>
              <w:right w:val="nil"/>
            </w:tcBorders>
            <w:vAlign w:val="center"/>
          </w:tcPr>
          <w:p w14:paraId="67155438" w14:textId="77777777" w:rsidR="004713A0" w:rsidRPr="00F825C4" w:rsidRDefault="004713A0">
            <w:pPr>
              <w:spacing w:before="30" w:after="30"/>
              <w:ind w:left="-113" w:right="-113" w:firstLine="0"/>
              <w:jc w:val="center"/>
              <w:rPr>
                <w:sz w:val="22"/>
                <w:szCs w:val="22"/>
                <w:lang w:val="en-US"/>
              </w:rPr>
              <w:pPrChange w:id="1296" w:author="Kleber Marques Lisboa" w:date="2023-10-24T09:41:00Z">
                <w:pPr>
                  <w:spacing w:before="30" w:after="30" w:line="240" w:lineRule="auto"/>
                  <w:ind w:left="-113" w:right="-113" w:firstLine="0"/>
                  <w:jc w:val="center"/>
                </w:pPr>
              </w:pPrChange>
            </w:pPr>
            <w:r w:rsidRPr="00F825C4">
              <w:rPr>
                <w:sz w:val="22"/>
                <w:szCs w:val="22"/>
                <w:lang w:val="en-US"/>
              </w:rPr>
              <w:t>0.88</w:t>
            </w:r>
          </w:p>
        </w:tc>
        <w:tc>
          <w:tcPr>
            <w:tcW w:w="567" w:type="dxa"/>
            <w:tcBorders>
              <w:top w:val="nil"/>
              <w:left w:val="nil"/>
              <w:bottom w:val="nil"/>
              <w:right w:val="nil"/>
            </w:tcBorders>
            <w:vAlign w:val="center"/>
          </w:tcPr>
          <w:p w14:paraId="384CD7D6" w14:textId="77777777" w:rsidR="004713A0" w:rsidRPr="00F825C4" w:rsidRDefault="004713A0">
            <w:pPr>
              <w:spacing w:before="30" w:after="30"/>
              <w:ind w:left="-113" w:right="-113" w:firstLine="0"/>
              <w:jc w:val="center"/>
              <w:rPr>
                <w:sz w:val="22"/>
                <w:szCs w:val="22"/>
                <w:lang w:val="en-US"/>
              </w:rPr>
              <w:pPrChange w:id="1297" w:author="Kleber Marques Lisboa" w:date="2023-10-24T09:41:00Z">
                <w:pPr>
                  <w:spacing w:before="30" w:after="30" w:line="240" w:lineRule="auto"/>
                  <w:ind w:left="-113" w:right="-113" w:firstLine="0"/>
                  <w:jc w:val="center"/>
                </w:pPr>
              </w:pPrChange>
            </w:pPr>
            <w:r w:rsidRPr="00F825C4">
              <w:rPr>
                <w:sz w:val="22"/>
                <w:szCs w:val="22"/>
                <w:lang w:val="en-US"/>
              </w:rPr>
              <w:t>0.74</w:t>
            </w:r>
          </w:p>
        </w:tc>
        <w:tc>
          <w:tcPr>
            <w:tcW w:w="708" w:type="dxa"/>
            <w:tcBorders>
              <w:top w:val="nil"/>
              <w:left w:val="nil"/>
              <w:bottom w:val="nil"/>
              <w:right w:val="nil"/>
            </w:tcBorders>
            <w:vAlign w:val="center"/>
          </w:tcPr>
          <w:p w14:paraId="7701115E" w14:textId="77777777" w:rsidR="004713A0" w:rsidRPr="00F825C4" w:rsidRDefault="004713A0">
            <w:pPr>
              <w:spacing w:before="30" w:after="30"/>
              <w:ind w:left="-113" w:right="-113" w:firstLine="0"/>
              <w:jc w:val="center"/>
              <w:rPr>
                <w:sz w:val="22"/>
                <w:szCs w:val="22"/>
                <w:lang w:val="en-US"/>
              </w:rPr>
              <w:pPrChange w:id="1298" w:author="Kleber Marques Lisboa" w:date="2023-10-24T09:41:00Z">
                <w:pPr>
                  <w:spacing w:before="30" w:after="30" w:line="240" w:lineRule="auto"/>
                  <w:ind w:left="-113" w:right="-113" w:firstLine="0"/>
                  <w:jc w:val="center"/>
                </w:pPr>
              </w:pPrChange>
            </w:pPr>
            <w:r w:rsidRPr="00F825C4">
              <w:rPr>
                <w:sz w:val="22"/>
                <w:szCs w:val="22"/>
                <w:lang w:val="en-US"/>
              </w:rPr>
              <w:t>FLR</w:t>
            </w:r>
          </w:p>
        </w:tc>
        <w:tc>
          <w:tcPr>
            <w:tcW w:w="567" w:type="dxa"/>
            <w:tcBorders>
              <w:top w:val="nil"/>
              <w:left w:val="nil"/>
              <w:bottom w:val="nil"/>
              <w:right w:val="nil"/>
            </w:tcBorders>
            <w:vAlign w:val="center"/>
          </w:tcPr>
          <w:p w14:paraId="7F04412D" w14:textId="77777777" w:rsidR="004713A0" w:rsidRPr="00F825C4" w:rsidRDefault="004713A0">
            <w:pPr>
              <w:spacing w:before="30" w:after="30"/>
              <w:ind w:left="-113" w:right="-113" w:firstLine="0"/>
              <w:jc w:val="center"/>
              <w:rPr>
                <w:b/>
                <w:bCs/>
                <w:sz w:val="22"/>
                <w:szCs w:val="22"/>
                <w:lang w:val="en-US"/>
              </w:rPr>
              <w:pPrChange w:id="1299" w:author="Kleber Marques Lisboa" w:date="2023-10-24T09:41:00Z">
                <w:pPr>
                  <w:spacing w:before="30" w:after="30" w:line="240" w:lineRule="auto"/>
                  <w:ind w:left="-113" w:right="-113" w:firstLine="0"/>
                  <w:jc w:val="center"/>
                </w:pPr>
              </w:pPrChange>
            </w:pPr>
            <w:r w:rsidRPr="00F825C4">
              <w:rPr>
                <w:b/>
                <w:bCs/>
                <w:sz w:val="22"/>
                <w:szCs w:val="22"/>
                <w:lang w:val="en-US"/>
              </w:rPr>
              <w:t>---</w:t>
            </w:r>
          </w:p>
        </w:tc>
        <w:tc>
          <w:tcPr>
            <w:tcW w:w="709" w:type="dxa"/>
            <w:tcBorders>
              <w:top w:val="nil"/>
              <w:left w:val="nil"/>
              <w:bottom w:val="nil"/>
              <w:right w:val="nil"/>
            </w:tcBorders>
            <w:vAlign w:val="center"/>
          </w:tcPr>
          <w:p w14:paraId="61454944" w14:textId="77777777" w:rsidR="004713A0" w:rsidRPr="00F825C4" w:rsidRDefault="004713A0">
            <w:pPr>
              <w:spacing w:before="30" w:after="30"/>
              <w:ind w:left="-113" w:right="-113" w:firstLine="0"/>
              <w:jc w:val="center"/>
              <w:rPr>
                <w:b/>
                <w:bCs/>
                <w:sz w:val="22"/>
                <w:szCs w:val="22"/>
                <w:lang w:val="en-US"/>
              </w:rPr>
              <w:pPrChange w:id="1300" w:author="Kleber Marques Lisboa" w:date="2023-10-24T09:41:00Z">
                <w:pPr>
                  <w:spacing w:before="30" w:after="30" w:line="240" w:lineRule="auto"/>
                  <w:ind w:left="-113" w:right="-113" w:firstLine="0"/>
                  <w:jc w:val="center"/>
                </w:pPr>
              </w:pPrChange>
            </w:pPr>
            <w:r w:rsidRPr="00F825C4">
              <w:rPr>
                <w:b/>
                <w:bCs/>
                <w:sz w:val="22"/>
                <w:szCs w:val="22"/>
                <w:lang w:val="en-US"/>
              </w:rPr>
              <w:t>---</w:t>
            </w:r>
          </w:p>
        </w:tc>
        <w:tc>
          <w:tcPr>
            <w:tcW w:w="602" w:type="dxa"/>
            <w:tcBorders>
              <w:top w:val="nil"/>
              <w:left w:val="nil"/>
              <w:bottom w:val="nil"/>
              <w:right w:val="nil"/>
            </w:tcBorders>
            <w:vAlign w:val="center"/>
          </w:tcPr>
          <w:p w14:paraId="3A18A187" w14:textId="77777777" w:rsidR="004713A0" w:rsidRPr="00F825C4" w:rsidRDefault="004713A0">
            <w:pPr>
              <w:spacing w:before="30" w:after="30"/>
              <w:ind w:left="-113" w:right="-113" w:firstLine="0"/>
              <w:jc w:val="center"/>
              <w:rPr>
                <w:sz w:val="22"/>
                <w:szCs w:val="22"/>
                <w:lang w:val="en-US"/>
              </w:rPr>
              <w:pPrChange w:id="1301" w:author="Kleber Marques Lisboa" w:date="2023-10-24T09:41:00Z">
                <w:pPr>
                  <w:spacing w:before="30" w:after="30" w:line="240" w:lineRule="auto"/>
                  <w:ind w:left="-113" w:right="-113" w:firstLine="0"/>
                  <w:jc w:val="center"/>
                </w:pPr>
              </w:pPrChange>
            </w:pPr>
            <w:r w:rsidRPr="00F825C4">
              <w:rPr>
                <w:sz w:val="22"/>
                <w:szCs w:val="22"/>
                <w:lang w:val="en-US"/>
              </w:rPr>
              <w:t>1.9</w:t>
            </w:r>
          </w:p>
        </w:tc>
        <w:tc>
          <w:tcPr>
            <w:tcW w:w="603" w:type="dxa"/>
            <w:tcBorders>
              <w:top w:val="nil"/>
              <w:left w:val="nil"/>
              <w:bottom w:val="nil"/>
              <w:right w:val="nil"/>
            </w:tcBorders>
            <w:vAlign w:val="center"/>
          </w:tcPr>
          <w:p w14:paraId="5DF97A21" w14:textId="77777777" w:rsidR="004713A0" w:rsidRPr="00F825C4" w:rsidRDefault="004713A0">
            <w:pPr>
              <w:spacing w:before="30" w:after="30"/>
              <w:ind w:left="-113" w:right="-113" w:firstLine="0"/>
              <w:jc w:val="center"/>
              <w:rPr>
                <w:sz w:val="22"/>
                <w:szCs w:val="22"/>
                <w:lang w:val="en-US"/>
              </w:rPr>
              <w:pPrChange w:id="1302" w:author="Kleber Marques Lisboa" w:date="2023-10-24T09:41:00Z">
                <w:pPr>
                  <w:spacing w:before="30" w:after="30" w:line="240" w:lineRule="auto"/>
                  <w:ind w:left="-113" w:right="-113" w:firstLine="0"/>
                  <w:jc w:val="center"/>
                </w:pPr>
              </w:pPrChange>
            </w:pPr>
            <w:r w:rsidRPr="00F825C4">
              <w:rPr>
                <w:sz w:val="22"/>
                <w:szCs w:val="22"/>
                <w:lang w:val="en-US"/>
              </w:rPr>
              <w:t>0.87</w:t>
            </w:r>
          </w:p>
        </w:tc>
        <w:tc>
          <w:tcPr>
            <w:tcW w:w="602" w:type="dxa"/>
            <w:tcBorders>
              <w:top w:val="nil"/>
              <w:left w:val="nil"/>
              <w:bottom w:val="nil"/>
              <w:right w:val="nil"/>
            </w:tcBorders>
            <w:vAlign w:val="center"/>
          </w:tcPr>
          <w:p w14:paraId="46CF25C5" w14:textId="77777777" w:rsidR="004713A0" w:rsidRPr="00F825C4" w:rsidRDefault="004713A0">
            <w:pPr>
              <w:spacing w:before="30" w:after="30"/>
              <w:ind w:left="-113" w:right="-113" w:firstLine="0"/>
              <w:jc w:val="center"/>
              <w:rPr>
                <w:sz w:val="22"/>
                <w:szCs w:val="22"/>
                <w:lang w:val="en-US"/>
              </w:rPr>
              <w:pPrChange w:id="1303" w:author="Kleber Marques Lisboa" w:date="2023-10-24T09:41:00Z">
                <w:pPr>
                  <w:spacing w:before="30" w:after="30" w:line="240" w:lineRule="auto"/>
                  <w:ind w:left="-113" w:right="-113" w:firstLine="0"/>
                  <w:jc w:val="center"/>
                </w:pPr>
              </w:pPrChange>
            </w:pPr>
            <w:r w:rsidRPr="00F825C4">
              <w:rPr>
                <w:sz w:val="22"/>
                <w:szCs w:val="22"/>
                <w:lang w:val="en-US"/>
              </w:rPr>
              <w:t>0.75</w:t>
            </w:r>
          </w:p>
        </w:tc>
        <w:tc>
          <w:tcPr>
            <w:tcW w:w="603" w:type="dxa"/>
            <w:tcBorders>
              <w:top w:val="nil"/>
              <w:left w:val="nil"/>
              <w:bottom w:val="nil"/>
              <w:right w:val="single" w:sz="4" w:space="0" w:color="auto"/>
            </w:tcBorders>
            <w:vAlign w:val="center"/>
          </w:tcPr>
          <w:p w14:paraId="13E8D1FB" w14:textId="77777777" w:rsidR="004713A0" w:rsidRPr="00F825C4" w:rsidRDefault="004713A0">
            <w:pPr>
              <w:spacing w:before="30" w:after="30"/>
              <w:ind w:left="-113" w:right="-113" w:firstLine="0"/>
              <w:jc w:val="center"/>
              <w:rPr>
                <w:sz w:val="22"/>
                <w:szCs w:val="22"/>
                <w:lang w:val="en-US"/>
              </w:rPr>
              <w:pPrChange w:id="1304" w:author="Kleber Marques Lisboa" w:date="2023-10-24T09:41:00Z">
                <w:pPr>
                  <w:spacing w:before="30" w:after="30" w:line="240" w:lineRule="auto"/>
                  <w:ind w:left="-113" w:right="-113" w:firstLine="0"/>
                  <w:jc w:val="center"/>
                </w:pPr>
              </w:pPrChange>
            </w:pPr>
            <w:r w:rsidRPr="00F825C4">
              <w:rPr>
                <w:sz w:val="22"/>
                <w:szCs w:val="22"/>
                <w:lang w:val="en-US"/>
              </w:rPr>
              <w:t>29</w:t>
            </w:r>
          </w:p>
        </w:tc>
        <w:tc>
          <w:tcPr>
            <w:tcW w:w="968" w:type="dxa"/>
            <w:tcBorders>
              <w:top w:val="nil"/>
              <w:left w:val="single" w:sz="4" w:space="0" w:color="auto"/>
              <w:bottom w:val="nil"/>
              <w:right w:val="nil"/>
            </w:tcBorders>
            <w:vAlign w:val="center"/>
          </w:tcPr>
          <w:p w14:paraId="65CC54BC" w14:textId="77777777" w:rsidR="004713A0" w:rsidRPr="00F825C4" w:rsidRDefault="004713A0">
            <w:pPr>
              <w:spacing w:before="30" w:after="30"/>
              <w:ind w:left="-113" w:right="-113" w:firstLine="0"/>
              <w:jc w:val="center"/>
              <w:rPr>
                <w:sz w:val="22"/>
                <w:szCs w:val="22"/>
                <w:lang w:val="en-US"/>
              </w:rPr>
              <w:pPrChange w:id="1305" w:author="Kleber Marques Lisboa" w:date="2023-10-24T09:41:00Z">
                <w:pPr>
                  <w:spacing w:before="30" w:after="30" w:line="240" w:lineRule="auto"/>
                  <w:ind w:left="-113" w:right="-113" w:firstLine="0"/>
                  <w:jc w:val="center"/>
                </w:pPr>
              </w:pPrChange>
            </w:pPr>
            <w:r w:rsidRPr="00F825C4">
              <w:rPr>
                <w:sz w:val="22"/>
                <w:szCs w:val="22"/>
                <w:lang w:val="en-US"/>
              </w:rPr>
              <w:t>0.26</w:t>
            </w:r>
          </w:p>
        </w:tc>
        <w:tc>
          <w:tcPr>
            <w:tcW w:w="969" w:type="dxa"/>
            <w:tcBorders>
              <w:top w:val="nil"/>
              <w:left w:val="nil"/>
              <w:bottom w:val="nil"/>
              <w:right w:val="nil"/>
            </w:tcBorders>
            <w:vAlign w:val="center"/>
          </w:tcPr>
          <w:p w14:paraId="6ADBA63B" w14:textId="77777777" w:rsidR="004713A0" w:rsidRPr="00F825C4" w:rsidRDefault="004713A0">
            <w:pPr>
              <w:spacing w:before="30" w:after="30"/>
              <w:ind w:left="-113" w:right="-113" w:firstLine="0"/>
              <w:jc w:val="center"/>
              <w:rPr>
                <w:sz w:val="22"/>
                <w:szCs w:val="22"/>
                <w:lang w:val="en-US"/>
              </w:rPr>
              <w:pPrChange w:id="1306" w:author="Kleber Marques Lisboa" w:date="2023-10-24T09:41:00Z">
                <w:pPr>
                  <w:spacing w:before="30" w:after="30" w:line="240" w:lineRule="auto"/>
                  <w:ind w:left="-113" w:right="-113" w:firstLine="0"/>
                  <w:jc w:val="center"/>
                </w:pPr>
              </w:pPrChange>
            </w:pPr>
            <w:r w:rsidRPr="00F825C4">
              <w:rPr>
                <w:sz w:val="22"/>
                <w:szCs w:val="22"/>
                <w:lang w:val="en-US"/>
              </w:rPr>
              <w:t>0.78</w:t>
            </w:r>
          </w:p>
        </w:tc>
        <w:tc>
          <w:tcPr>
            <w:tcW w:w="969" w:type="dxa"/>
            <w:tcBorders>
              <w:top w:val="nil"/>
              <w:left w:val="nil"/>
              <w:bottom w:val="nil"/>
            </w:tcBorders>
            <w:vAlign w:val="center"/>
          </w:tcPr>
          <w:p w14:paraId="078521E5" w14:textId="77777777" w:rsidR="004713A0" w:rsidRPr="00F825C4" w:rsidRDefault="004713A0">
            <w:pPr>
              <w:spacing w:before="30" w:after="30"/>
              <w:ind w:left="-113" w:right="-113" w:firstLine="0"/>
              <w:jc w:val="center"/>
              <w:rPr>
                <w:sz w:val="22"/>
                <w:szCs w:val="22"/>
                <w:lang w:val="en-US"/>
              </w:rPr>
              <w:pPrChange w:id="1307" w:author="Kleber Marques Lisboa" w:date="2023-10-24T09:41:00Z">
                <w:pPr>
                  <w:spacing w:before="30" w:after="30" w:line="240" w:lineRule="auto"/>
                  <w:ind w:left="-113" w:right="-113" w:firstLine="0"/>
                  <w:jc w:val="center"/>
                </w:pPr>
              </w:pPrChange>
            </w:pPr>
            <w:r w:rsidRPr="00F825C4">
              <w:rPr>
                <w:sz w:val="22"/>
                <w:szCs w:val="22"/>
                <w:lang w:val="en-US"/>
              </w:rPr>
              <w:t>0.99</w:t>
            </w:r>
          </w:p>
        </w:tc>
        <w:tc>
          <w:tcPr>
            <w:tcW w:w="968" w:type="dxa"/>
            <w:tcBorders>
              <w:top w:val="nil"/>
              <w:left w:val="nil"/>
              <w:bottom w:val="nil"/>
              <w:right w:val="nil"/>
            </w:tcBorders>
            <w:vAlign w:val="center"/>
          </w:tcPr>
          <w:p w14:paraId="1971F66E" w14:textId="77777777" w:rsidR="004713A0" w:rsidRPr="00F825C4" w:rsidRDefault="004713A0">
            <w:pPr>
              <w:spacing w:before="30" w:after="30"/>
              <w:ind w:left="-113" w:right="-113" w:firstLine="0"/>
              <w:jc w:val="center"/>
              <w:rPr>
                <w:sz w:val="22"/>
                <w:szCs w:val="22"/>
                <w:lang w:val="en-US"/>
              </w:rPr>
              <w:pPrChange w:id="1308" w:author="Kleber Marques Lisboa" w:date="2023-10-24T09:41:00Z">
                <w:pPr>
                  <w:spacing w:before="30" w:after="30" w:line="240" w:lineRule="auto"/>
                  <w:ind w:left="-113" w:right="-113" w:firstLine="0"/>
                  <w:jc w:val="center"/>
                </w:pPr>
              </w:pPrChange>
            </w:pPr>
            <w:r w:rsidRPr="00F825C4">
              <w:rPr>
                <w:sz w:val="22"/>
                <w:szCs w:val="22"/>
                <w:lang w:val="en-US"/>
              </w:rPr>
              <w:t>2.7</w:t>
            </w:r>
          </w:p>
        </w:tc>
        <w:tc>
          <w:tcPr>
            <w:tcW w:w="969" w:type="dxa"/>
            <w:tcBorders>
              <w:top w:val="nil"/>
              <w:left w:val="nil"/>
              <w:bottom w:val="nil"/>
              <w:right w:val="nil"/>
            </w:tcBorders>
            <w:vAlign w:val="center"/>
          </w:tcPr>
          <w:p w14:paraId="4407A231" w14:textId="77777777" w:rsidR="004713A0" w:rsidRPr="00F825C4" w:rsidRDefault="004713A0">
            <w:pPr>
              <w:spacing w:before="30" w:after="30"/>
              <w:ind w:left="-113" w:right="-113" w:firstLine="0"/>
              <w:jc w:val="center"/>
              <w:rPr>
                <w:sz w:val="22"/>
                <w:szCs w:val="22"/>
                <w:lang w:val="en-US"/>
              </w:rPr>
              <w:pPrChange w:id="1309" w:author="Kleber Marques Lisboa" w:date="2023-10-24T09:41:00Z">
                <w:pPr>
                  <w:spacing w:before="30" w:after="30" w:line="240" w:lineRule="auto"/>
                  <w:ind w:left="-113" w:right="-113" w:firstLine="0"/>
                  <w:jc w:val="center"/>
                </w:pPr>
              </w:pPrChange>
            </w:pPr>
            <w:r w:rsidRPr="00F825C4">
              <w:rPr>
                <w:sz w:val="22"/>
                <w:szCs w:val="22"/>
                <w:lang w:val="en-US"/>
              </w:rPr>
              <w:t>0.89</w:t>
            </w:r>
          </w:p>
        </w:tc>
        <w:tc>
          <w:tcPr>
            <w:tcW w:w="969" w:type="dxa"/>
            <w:tcBorders>
              <w:top w:val="nil"/>
              <w:left w:val="nil"/>
              <w:bottom w:val="nil"/>
            </w:tcBorders>
            <w:vAlign w:val="center"/>
          </w:tcPr>
          <w:p w14:paraId="73E60F89" w14:textId="77777777" w:rsidR="004713A0" w:rsidRPr="00F825C4" w:rsidRDefault="004713A0">
            <w:pPr>
              <w:spacing w:before="30" w:after="30"/>
              <w:ind w:left="-113" w:right="-113" w:firstLine="0"/>
              <w:jc w:val="center"/>
              <w:rPr>
                <w:sz w:val="22"/>
                <w:szCs w:val="22"/>
                <w:lang w:val="en-US"/>
              </w:rPr>
              <w:pPrChange w:id="1310" w:author="Kleber Marques Lisboa" w:date="2023-10-24T09:41:00Z">
                <w:pPr>
                  <w:spacing w:before="30" w:after="30" w:line="240" w:lineRule="auto"/>
                  <w:ind w:left="-113" w:right="-113" w:firstLine="0"/>
                  <w:jc w:val="center"/>
                </w:pPr>
              </w:pPrChange>
            </w:pPr>
            <w:r w:rsidRPr="00F825C4">
              <w:rPr>
                <w:sz w:val="22"/>
                <w:szCs w:val="22"/>
                <w:lang w:val="en-US"/>
              </w:rPr>
              <w:t>0.71</w:t>
            </w:r>
          </w:p>
        </w:tc>
      </w:tr>
      <w:tr w:rsidR="004713A0" w:rsidRPr="00F000C4" w14:paraId="4FEBAC9B" w14:textId="77777777" w:rsidTr="00F825C4">
        <w:trPr>
          <w:trHeight w:val="283"/>
          <w:jc w:val="center"/>
        </w:trPr>
        <w:tc>
          <w:tcPr>
            <w:tcW w:w="1560" w:type="dxa"/>
            <w:tcBorders>
              <w:top w:val="nil"/>
              <w:bottom w:val="nil"/>
              <w:right w:val="single" w:sz="4" w:space="0" w:color="auto"/>
            </w:tcBorders>
            <w:vAlign w:val="center"/>
          </w:tcPr>
          <w:p w14:paraId="75B5471A" w14:textId="22DE65F5" w:rsidR="004713A0" w:rsidRPr="00CB22C8" w:rsidRDefault="00000000">
            <w:pPr>
              <w:spacing w:before="30" w:after="30"/>
              <w:ind w:left="-113" w:right="-113" w:firstLine="0"/>
              <w:jc w:val="center"/>
              <w:rPr>
                <w:sz w:val="20"/>
                <w:szCs w:val="20"/>
                <w:lang w:val="en-US"/>
              </w:rPr>
              <w:pPrChange w:id="1311" w:author="Kleber Marques Lisboa" w:date="2023-10-24T09:41:00Z">
                <w:pPr>
                  <w:spacing w:before="30" w:after="30" w:line="240" w:lineRule="auto"/>
                  <w:ind w:left="-113" w:right="-113" w:firstLine="0"/>
                  <w:jc w:val="center"/>
                </w:pPr>
              </w:pPrChange>
            </w:pPr>
            <m:oMathPara>
              <m:oMath>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l</m:t>
                    </m:r>
                  </m:sub>
                </m:sSub>
                <m:r>
                  <w:rPr>
                    <w:rFonts w:ascii="Cambria Math" w:hAnsi="Cambria Math"/>
                    <w:sz w:val="20"/>
                    <w:szCs w:val="20"/>
                    <w:lang w:val="en-US"/>
                  </w:rPr>
                  <m:t>=</m:t>
                </m:r>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s</m:t>
                    </m:r>
                  </m:sub>
                </m:sSub>
                <m:r>
                  <w:rPr>
                    <w:rFonts w:ascii="Cambria Math" w:hAnsi="Cambria Math"/>
                    <w:sz w:val="20"/>
                    <w:szCs w:val="20"/>
                    <w:lang w:val="en-US"/>
                  </w:rPr>
                  <m:t>=50</m:t>
                </m:r>
              </m:oMath>
            </m:oMathPara>
          </w:p>
        </w:tc>
        <w:tc>
          <w:tcPr>
            <w:tcW w:w="567" w:type="dxa"/>
            <w:tcBorders>
              <w:top w:val="nil"/>
              <w:left w:val="single" w:sz="4" w:space="0" w:color="auto"/>
              <w:bottom w:val="nil"/>
              <w:right w:val="nil"/>
            </w:tcBorders>
            <w:vAlign w:val="center"/>
          </w:tcPr>
          <w:p w14:paraId="4675A017" w14:textId="77777777" w:rsidR="004713A0" w:rsidRPr="00F825C4" w:rsidRDefault="004713A0">
            <w:pPr>
              <w:spacing w:before="30" w:after="30"/>
              <w:ind w:left="-113" w:right="-113" w:firstLine="0"/>
              <w:jc w:val="center"/>
              <w:rPr>
                <w:sz w:val="22"/>
                <w:szCs w:val="22"/>
                <w:lang w:val="en-US"/>
              </w:rPr>
              <w:pPrChange w:id="1312" w:author="Kleber Marques Lisboa" w:date="2023-10-24T09:41:00Z">
                <w:pPr>
                  <w:spacing w:before="30" w:after="30" w:line="240" w:lineRule="auto"/>
                  <w:ind w:left="-113" w:right="-113" w:firstLine="0"/>
                  <w:jc w:val="center"/>
                </w:pPr>
              </w:pPrChange>
            </w:pPr>
            <w:r w:rsidRPr="00F825C4">
              <w:rPr>
                <w:sz w:val="22"/>
                <w:szCs w:val="22"/>
                <w:lang w:val="en-US"/>
              </w:rPr>
              <w:t>0.88</w:t>
            </w:r>
          </w:p>
        </w:tc>
        <w:tc>
          <w:tcPr>
            <w:tcW w:w="567" w:type="dxa"/>
            <w:tcBorders>
              <w:top w:val="nil"/>
              <w:left w:val="nil"/>
              <w:bottom w:val="nil"/>
              <w:right w:val="nil"/>
            </w:tcBorders>
            <w:vAlign w:val="center"/>
          </w:tcPr>
          <w:p w14:paraId="298B5EB6" w14:textId="77777777" w:rsidR="004713A0" w:rsidRPr="00F825C4" w:rsidRDefault="004713A0">
            <w:pPr>
              <w:spacing w:before="30" w:after="30"/>
              <w:ind w:left="-113" w:right="-113" w:firstLine="0"/>
              <w:jc w:val="center"/>
              <w:rPr>
                <w:sz w:val="22"/>
                <w:szCs w:val="22"/>
                <w:lang w:val="en-US"/>
              </w:rPr>
              <w:pPrChange w:id="1313" w:author="Kleber Marques Lisboa" w:date="2023-10-24T09:41:00Z">
                <w:pPr>
                  <w:spacing w:before="30" w:after="30" w:line="240" w:lineRule="auto"/>
                  <w:ind w:left="-113" w:right="-113" w:firstLine="0"/>
                  <w:jc w:val="center"/>
                </w:pPr>
              </w:pPrChange>
            </w:pPr>
            <w:r w:rsidRPr="00F825C4">
              <w:rPr>
                <w:sz w:val="22"/>
                <w:szCs w:val="22"/>
                <w:lang w:val="en-US"/>
              </w:rPr>
              <w:t>0.74</w:t>
            </w:r>
          </w:p>
        </w:tc>
        <w:tc>
          <w:tcPr>
            <w:tcW w:w="708" w:type="dxa"/>
            <w:tcBorders>
              <w:top w:val="nil"/>
              <w:left w:val="nil"/>
              <w:bottom w:val="nil"/>
              <w:right w:val="nil"/>
            </w:tcBorders>
            <w:vAlign w:val="center"/>
          </w:tcPr>
          <w:p w14:paraId="62BD231D" w14:textId="77777777" w:rsidR="004713A0" w:rsidRPr="00F825C4" w:rsidRDefault="004713A0">
            <w:pPr>
              <w:spacing w:before="30" w:after="30"/>
              <w:ind w:left="-113" w:right="-113" w:firstLine="0"/>
              <w:jc w:val="center"/>
              <w:rPr>
                <w:sz w:val="22"/>
                <w:szCs w:val="22"/>
                <w:lang w:val="en-US"/>
              </w:rPr>
              <w:pPrChange w:id="1314" w:author="Kleber Marques Lisboa" w:date="2023-10-24T09:41:00Z">
                <w:pPr>
                  <w:spacing w:before="30" w:after="30" w:line="240" w:lineRule="auto"/>
                  <w:ind w:left="-113" w:right="-113" w:firstLine="0"/>
                  <w:jc w:val="center"/>
                </w:pPr>
              </w:pPrChange>
            </w:pPr>
            <w:r w:rsidRPr="00F825C4">
              <w:rPr>
                <w:sz w:val="22"/>
                <w:szCs w:val="22"/>
                <w:lang w:val="en-US"/>
              </w:rPr>
              <w:t>FLR</w:t>
            </w:r>
          </w:p>
        </w:tc>
        <w:tc>
          <w:tcPr>
            <w:tcW w:w="567" w:type="dxa"/>
            <w:tcBorders>
              <w:top w:val="nil"/>
              <w:left w:val="nil"/>
              <w:bottom w:val="nil"/>
              <w:right w:val="nil"/>
            </w:tcBorders>
            <w:vAlign w:val="center"/>
          </w:tcPr>
          <w:p w14:paraId="0CF8F5D1" w14:textId="77777777" w:rsidR="004713A0" w:rsidRPr="00F825C4" w:rsidRDefault="004713A0">
            <w:pPr>
              <w:spacing w:before="30" w:after="30"/>
              <w:ind w:left="-113" w:right="-113" w:firstLine="0"/>
              <w:jc w:val="center"/>
              <w:rPr>
                <w:b/>
                <w:bCs/>
                <w:sz w:val="22"/>
                <w:szCs w:val="22"/>
                <w:lang w:val="en-US"/>
              </w:rPr>
              <w:pPrChange w:id="1315" w:author="Kleber Marques Lisboa" w:date="2023-10-24T09:41:00Z">
                <w:pPr>
                  <w:spacing w:before="30" w:after="30" w:line="240" w:lineRule="auto"/>
                  <w:ind w:left="-113" w:right="-113" w:firstLine="0"/>
                  <w:jc w:val="center"/>
                </w:pPr>
              </w:pPrChange>
            </w:pPr>
            <w:r w:rsidRPr="00F825C4">
              <w:rPr>
                <w:b/>
                <w:bCs/>
                <w:sz w:val="22"/>
                <w:szCs w:val="22"/>
                <w:lang w:val="en-US"/>
              </w:rPr>
              <w:t>---</w:t>
            </w:r>
          </w:p>
        </w:tc>
        <w:tc>
          <w:tcPr>
            <w:tcW w:w="709" w:type="dxa"/>
            <w:tcBorders>
              <w:top w:val="nil"/>
              <w:left w:val="nil"/>
              <w:bottom w:val="nil"/>
              <w:right w:val="nil"/>
            </w:tcBorders>
            <w:vAlign w:val="center"/>
          </w:tcPr>
          <w:p w14:paraId="45FB0414" w14:textId="77777777" w:rsidR="004713A0" w:rsidRPr="00F825C4" w:rsidRDefault="004713A0">
            <w:pPr>
              <w:spacing w:before="30" w:after="30"/>
              <w:ind w:left="-113" w:right="-113" w:firstLine="0"/>
              <w:jc w:val="center"/>
              <w:rPr>
                <w:b/>
                <w:bCs/>
                <w:sz w:val="22"/>
                <w:szCs w:val="22"/>
                <w:lang w:val="en-US"/>
              </w:rPr>
              <w:pPrChange w:id="1316" w:author="Kleber Marques Lisboa" w:date="2023-10-24T09:41:00Z">
                <w:pPr>
                  <w:spacing w:before="30" w:after="30" w:line="240" w:lineRule="auto"/>
                  <w:ind w:left="-113" w:right="-113" w:firstLine="0"/>
                  <w:jc w:val="center"/>
                </w:pPr>
              </w:pPrChange>
            </w:pPr>
            <w:r w:rsidRPr="00F825C4">
              <w:rPr>
                <w:b/>
                <w:bCs/>
                <w:sz w:val="22"/>
                <w:szCs w:val="22"/>
                <w:lang w:val="en-US"/>
              </w:rPr>
              <w:t>---</w:t>
            </w:r>
          </w:p>
        </w:tc>
        <w:tc>
          <w:tcPr>
            <w:tcW w:w="602" w:type="dxa"/>
            <w:tcBorders>
              <w:top w:val="nil"/>
              <w:left w:val="nil"/>
              <w:bottom w:val="nil"/>
              <w:right w:val="nil"/>
            </w:tcBorders>
            <w:vAlign w:val="center"/>
          </w:tcPr>
          <w:p w14:paraId="49D85319" w14:textId="77777777" w:rsidR="004713A0" w:rsidRPr="00F825C4" w:rsidRDefault="004713A0">
            <w:pPr>
              <w:spacing w:before="30" w:after="30"/>
              <w:ind w:left="-113" w:right="-113" w:firstLine="0"/>
              <w:jc w:val="center"/>
              <w:rPr>
                <w:sz w:val="22"/>
                <w:szCs w:val="22"/>
                <w:lang w:val="en-US"/>
              </w:rPr>
              <w:pPrChange w:id="1317" w:author="Kleber Marques Lisboa" w:date="2023-10-24T09:41:00Z">
                <w:pPr>
                  <w:spacing w:before="30" w:after="30" w:line="240" w:lineRule="auto"/>
                  <w:ind w:left="-113" w:right="-113" w:firstLine="0"/>
                  <w:jc w:val="center"/>
                </w:pPr>
              </w:pPrChange>
            </w:pPr>
            <w:r w:rsidRPr="00F825C4">
              <w:rPr>
                <w:sz w:val="22"/>
                <w:szCs w:val="22"/>
                <w:lang w:val="en-US"/>
              </w:rPr>
              <w:t>2.6</w:t>
            </w:r>
          </w:p>
        </w:tc>
        <w:tc>
          <w:tcPr>
            <w:tcW w:w="603" w:type="dxa"/>
            <w:tcBorders>
              <w:top w:val="nil"/>
              <w:left w:val="nil"/>
              <w:bottom w:val="nil"/>
              <w:right w:val="nil"/>
            </w:tcBorders>
            <w:vAlign w:val="center"/>
          </w:tcPr>
          <w:p w14:paraId="0AF8CC23" w14:textId="77777777" w:rsidR="004713A0" w:rsidRPr="00F825C4" w:rsidRDefault="004713A0">
            <w:pPr>
              <w:spacing w:before="30" w:after="30"/>
              <w:ind w:left="-113" w:right="-113" w:firstLine="0"/>
              <w:jc w:val="center"/>
              <w:rPr>
                <w:sz w:val="22"/>
                <w:szCs w:val="22"/>
                <w:lang w:val="en-US"/>
              </w:rPr>
              <w:pPrChange w:id="1318" w:author="Kleber Marques Lisboa" w:date="2023-10-24T09:41:00Z">
                <w:pPr>
                  <w:spacing w:before="30" w:after="30" w:line="240" w:lineRule="auto"/>
                  <w:ind w:left="-113" w:right="-113" w:firstLine="0"/>
                  <w:jc w:val="center"/>
                </w:pPr>
              </w:pPrChange>
            </w:pPr>
            <w:r w:rsidRPr="00F825C4">
              <w:rPr>
                <w:sz w:val="22"/>
                <w:szCs w:val="22"/>
                <w:lang w:val="en-US"/>
              </w:rPr>
              <w:t>2.0</w:t>
            </w:r>
          </w:p>
        </w:tc>
        <w:tc>
          <w:tcPr>
            <w:tcW w:w="602" w:type="dxa"/>
            <w:tcBorders>
              <w:top w:val="nil"/>
              <w:left w:val="nil"/>
              <w:bottom w:val="nil"/>
              <w:right w:val="nil"/>
            </w:tcBorders>
            <w:vAlign w:val="center"/>
          </w:tcPr>
          <w:p w14:paraId="05BC1D54" w14:textId="77777777" w:rsidR="004713A0" w:rsidRPr="00F825C4" w:rsidRDefault="004713A0">
            <w:pPr>
              <w:spacing w:before="30" w:after="30"/>
              <w:ind w:left="-113" w:right="-113" w:firstLine="0"/>
              <w:jc w:val="center"/>
              <w:rPr>
                <w:sz w:val="22"/>
                <w:szCs w:val="22"/>
                <w:lang w:val="en-US"/>
              </w:rPr>
              <w:pPrChange w:id="1319" w:author="Kleber Marques Lisboa" w:date="2023-10-24T09:41:00Z">
                <w:pPr>
                  <w:spacing w:before="30" w:after="30" w:line="240" w:lineRule="auto"/>
                  <w:ind w:left="-113" w:right="-113" w:firstLine="0"/>
                  <w:jc w:val="center"/>
                </w:pPr>
              </w:pPrChange>
            </w:pPr>
            <w:r w:rsidRPr="00F825C4">
              <w:rPr>
                <w:sz w:val="22"/>
                <w:szCs w:val="22"/>
                <w:lang w:val="en-US"/>
              </w:rPr>
              <w:t>0.71</w:t>
            </w:r>
          </w:p>
        </w:tc>
        <w:tc>
          <w:tcPr>
            <w:tcW w:w="603" w:type="dxa"/>
            <w:tcBorders>
              <w:top w:val="nil"/>
              <w:left w:val="nil"/>
              <w:bottom w:val="nil"/>
              <w:right w:val="single" w:sz="4" w:space="0" w:color="auto"/>
            </w:tcBorders>
            <w:vAlign w:val="center"/>
          </w:tcPr>
          <w:p w14:paraId="1CBDE55A" w14:textId="77777777" w:rsidR="004713A0" w:rsidRPr="00F825C4" w:rsidRDefault="004713A0">
            <w:pPr>
              <w:spacing w:before="30" w:after="30"/>
              <w:ind w:left="-113" w:right="-113" w:firstLine="0"/>
              <w:jc w:val="center"/>
              <w:rPr>
                <w:sz w:val="22"/>
                <w:szCs w:val="22"/>
                <w:lang w:val="en-US"/>
              </w:rPr>
              <w:pPrChange w:id="1320" w:author="Kleber Marques Lisboa" w:date="2023-10-24T09:41:00Z">
                <w:pPr>
                  <w:spacing w:before="30" w:after="30" w:line="240" w:lineRule="auto"/>
                  <w:ind w:left="-113" w:right="-113" w:firstLine="0"/>
                  <w:jc w:val="center"/>
                </w:pPr>
              </w:pPrChange>
            </w:pPr>
            <w:r w:rsidRPr="00F825C4">
              <w:rPr>
                <w:sz w:val="22"/>
                <w:szCs w:val="22"/>
                <w:lang w:val="en-US"/>
              </w:rPr>
              <w:t>42</w:t>
            </w:r>
          </w:p>
        </w:tc>
        <w:tc>
          <w:tcPr>
            <w:tcW w:w="968" w:type="dxa"/>
            <w:tcBorders>
              <w:top w:val="nil"/>
              <w:left w:val="single" w:sz="4" w:space="0" w:color="auto"/>
              <w:bottom w:val="nil"/>
              <w:right w:val="nil"/>
            </w:tcBorders>
            <w:vAlign w:val="center"/>
          </w:tcPr>
          <w:p w14:paraId="3C146C43" w14:textId="77777777" w:rsidR="004713A0" w:rsidRPr="00F825C4" w:rsidRDefault="004713A0">
            <w:pPr>
              <w:spacing w:before="30" w:after="30"/>
              <w:ind w:left="-113" w:right="-113" w:firstLine="0"/>
              <w:jc w:val="center"/>
              <w:rPr>
                <w:sz w:val="22"/>
                <w:szCs w:val="22"/>
                <w:lang w:val="en-US"/>
              </w:rPr>
              <w:pPrChange w:id="1321" w:author="Kleber Marques Lisboa" w:date="2023-10-24T09:41:00Z">
                <w:pPr>
                  <w:spacing w:before="30" w:after="30" w:line="240" w:lineRule="auto"/>
                  <w:ind w:left="-113" w:right="-113" w:firstLine="0"/>
                  <w:jc w:val="center"/>
                </w:pPr>
              </w:pPrChange>
            </w:pPr>
            <w:r w:rsidRPr="00F825C4">
              <w:rPr>
                <w:sz w:val="22"/>
                <w:szCs w:val="22"/>
                <w:lang w:val="en-US"/>
              </w:rPr>
              <w:t>0.36</w:t>
            </w:r>
          </w:p>
        </w:tc>
        <w:tc>
          <w:tcPr>
            <w:tcW w:w="969" w:type="dxa"/>
            <w:tcBorders>
              <w:top w:val="nil"/>
              <w:left w:val="nil"/>
              <w:bottom w:val="nil"/>
              <w:right w:val="nil"/>
            </w:tcBorders>
            <w:vAlign w:val="center"/>
          </w:tcPr>
          <w:p w14:paraId="768A1383" w14:textId="77777777" w:rsidR="004713A0" w:rsidRPr="00F825C4" w:rsidRDefault="004713A0">
            <w:pPr>
              <w:spacing w:before="30" w:after="30"/>
              <w:ind w:left="-113" w:right="-113" w:firstLine="0"/>
              <w:jc w:val="center"/>
              <w:rPr>
                <w:sz w:val="22"/>
                <w:szCs w:val="22"/>
                <w:lang w:val="en-US"/>
              </w:rPr>
              <w:pPrChange w:id="1322" w:author="Kleber Marques Lisboa" w:date="2023-10-24T09:41:00Z">
                <w:pPr>
                  <w:spacing w:before="30" w:after="30" w:line="240" w:lineRule="auto"/>
                  <w:ind w:left="-113" w:right="-113" w:firstLine="0"/>
                  <w:jc w:val="center"/>
                </w:pPr>
              </w:pPrChange>
            </w:pPr>
            <w:r w:rsidRPr="00F825C4">
              <w:rPr>
                <w:sz w:val="22"/>
                <w:szCs w:val="22"/>
                <w:lang w:val="en-US"/>
              </w:rPr>
              <w:t>0.98</w:t>
            </w:r>
          </w:p>
        </w:tc>
        <w:tc>
          <w:tcPr>
            <w:tcW w:w="969" w:type="dxa"/>
            <w:tcBorders>
              <w:top w:val="nil"/>
              <w:left w:val="nil"/>
              <w:bottom w:val="nil"/>
            </w:tcBorders>
            <w:vAlign w:val="center"/>
          </w:tcPr>
          <w:p w14:paraId="2A1B8C3E" w14:textId="77777777" w:rsidR="004713A0" w:rsidRPr="00F825C4" w:rsidRDefault="004713A0">
            <w:pPr>
              <w:spacing w:before="30" w:after="30"/>
              <w:ind w:left="-113" w:right="-113" w:firstLine="0"/>
              <w:jc w:val="center"/>
              <w:rPr>
                <w:sz w:val="22"/>
                <w:szCs w:val="22"/>
                <w:lang w:val="en-US"/>
              </w:rPr>
              <w:pPrChange w:id="1323" w:author="Kleber Marques Lisboa" w:date="2023-10-24T09:41:00Z">
                <w:pPr>
                  <w:spacing w:before="30" w:after="30" w:line="240" w:lineRule="auto"/>
                  <w:ind w:left="-113" w:right="-113" w:firstLine="0"/>
                  <w:jc w:val="center"/>
                </w:pPr>
              </w:pPrChange>
            </w:pPr>
            <w:r w:rsidRPr="00F825C4">
              <w:rPr>
                <w:sz w:val="22"/>
                <w:szCs w:val="22"/>
                <w:lang w:val="en-US"/>
              </w:rPr>
              <w:t>1.4</w:t>
            </w:r>
          </w:p>
        </w:tc>
        <w:tc>
          <w:tcPr>
            <w:tcW w:w="968" w:type="dxa"/>
            <w:tcBorders>
              <w:top w:val="nil"/>
              <w:left w:val="nil"/>
              <w:bottom w:val="nil"/>
              <w:right w:val="nil"/>
            </w:tcBorders>
            <w:vAlign w:val="center"/>
          </w:tcPr>
          <w:p w14:paraId="7DDFDF8A" w14:textId="77777777" w:rsidR="004713A0" w:rsidRPr="00F825C4" w:rsidRDefault="004713A0">
            <w:pPr>
              <w:spacing w:before="30" w:after="30"/>
              <w:ind w:left="-113" w:right="-113" w:firstLine="0"/>
              <w:jc w:val="center"/>
              <w:rPr>
                <w:sz w:val="22"/>
                <w:szCs w:val="22"/>
                <w:lang w:val="en-US"/>
              </w:rPr>
              <w:pPrChange w:id="1324" w:author="Kleber Marques Lisboa" w:date="2023-10-24T09:41:00Z">
                <w:pPr>
                  <w:spacing w:before="30" w:after="30" w:line="240" w:lineRule="auto"/>
                  <w:ind w:left="-113" w:right="-113" w:firstLine="0"/>
                  <w:jc w:val="center"/>
                </w:pPr>
              </w:pPrChange>
            </w:pPr>
            <w:r w:rsidRPr="00F825C4">
              <w:rPr>
                <w:sz w:val="22"/>
                <w:szCs w:val="22"/>
                <w:lang w:val="en-US"/>
              </w:rPr>
              <w:t>1.9</w:t>
            </w:r>
          </w:p>
        </w:tc>
        <w:tc>
          <w:tcPr>
            <w:tcW w:w="969" w:type="dxa"/>
            <w:tcBorders>
              <w:top w:val="nil"/>
              <w:left w:val="nil"/>
              <w:bottom w:val="nil"/>
              <w:right w:val="nil"/>
            </w:tcBorders>
            <w:vAlign w:val="center"/>
          </w:tcPr>
          <w:p w14:paraId="108FBA1B" w14:textId="77777777" w:rsidR="004713A0" w:rsidRPr="00F825C4" w:rsidRDefault="004713A0">
            <w:pPr>
              <w:spacing w:before="30" w:after="30"/>
              <w:ind w:left="-113" w:right="-113" w:firstLine="0"/>
              <w:jc w:val="center"/>
              <w:rPr>
                <w:sz w:val="22"/>
                <w:szCs w:val="22"/>
                <w:lang w:val="en-US"/>
              </w:rPr>
              <w:pPrChange w:id="1325" w:author="Kleber Marques Lisboa" w:date="2023-10-24T09:41:00Z">
                <w:pPr>
                  <w:spacing w:before="30" w:after="30" w:line="240" w:lineRule="auto"/>
                  <w:ind w:left="-113" w:right="-113" w:firstLine="0"/>
                  <w:jc w:val="center"/>
                </w:pPr>
              </w:pPrChange>
            </w:pPr>
            <w:r w:rsidRPr="00F825C4">
              <w:rPr>
                <w:sz w:val="22"/>
                <w:szCs w:val="22"/>
                <w:lang w:val="en-US"/>
              </w:rPr>
              <w:t>0.71</w:t>
            </w:r>
          </w:p>
        </w:tc>
        <w:tc>
          <w:tcPr>
            <w:tcW w:w="969" w:type="dxa"/>
            <w:tcBorders>
              <w:top w:val="nil"/>
              <w:left w:val="nil"/>
              <w:bottom w:val="nil"/>
            </w:tcBorders>
            <w:vAlign w:val="center"/>
          </w:tcPr>
          <w:p w14:paraId="74E352C8" w14:textId="77777777" w:rsidR="004713A0" w:rsidRPr="00F825C4" w:rsidRDefault="004713A0">
            <w:pPr>
              <w:spacing w:before="30" w:after="30"/>
              <w:ind w:left="-113" w:right="-113" w:firstLine="0"/>
              <w:jc w:val="center"/>
              <w:rPr>
                <w:sz w:val="22"/>
                <w:szCs w:val="22"/>
                <w:lang w:val="en-US"/>
              </w:rPr>
              <w:pPrChange w:id="1326" w:author="Kleber Marques Lisboa" w:date="2023-10-24T09:41:00Z">
                <w:pPr>
                  <w:spacing w:before="30" w:after="30" w:line="240" w:lineRule="auto"/>
                  <w:ind w:left="-113" w:right="-113" w:firstLine="0"/>
                  <w:jc w:val="center"/>
                </w:pPr>
              </w:pPrChange>
            </w:pPr>
            <w:r w:rsidRPr="00F825C4">
              <w:rPr>
                <w:sz w:val="22"/>
                <w:szCs w:val="22"/>
                <w:lang w:val="en-US"/>
              </w:rPr>
              <w:t>0.51</w:t>
            </w:r>
          </w:p>
        </w:tc>
      </w:tr>
      <w:tr w:rsidR="004713A0" w:rsidRPr="00DB7069" w14:paraId="1FF1A5ED" w14:textId="77777777" w:rsidTr="00F825C4">
        <w:trPr>
          <w:trHeight w:val="283"/>
          <w:jc w:val="center"/>
        </w:trPr>
        <w:tc>
          <w:tcPr>
            <w:tcW w:w="1560" w:type="dxa"/>
            <w:tcBorders>
              <w:top w:val="nil"/>
              <w:bottom w:val="nil"/>
              <w:right w:val="single" w:sz="4" w:space="0" w:color="auto"/>
            </w:tcBorders>
            <w:vAlign w:val="center"/>
          </w:tcPr>
          <w:p w14:paraId="1F498A28" w14:textId="7F12107B" w:rsidR="004713A0" w:rsidRPr="00CB22C8" w:rsidRDefault="00000000">
            <w:pPr>
              <w:spacing w:before="30" w:after="30"/>
              <w:ind w:left="-113" w:right="-113" w:firstLine="0"/>
              <w:jc w:val="center"/>
              <w:rPr>
                <w:b/>
                <w:bCs/>
                <w:sz w:val="20"/>
                <w:szCs w:val="20"/>
                <w:lang w:val="en-US"/>
              </w:rPr>
              <w:pPrChange w:id="1327" w:author="Kleber Marques Lisboa" w:date="2023-10-24T09:41:00Z">
                <w:pPr>
                  <w:spacing w:before="30" w:after="30" w:line="240" w:lineRule="auto"/>
                  <w:ind w:left="-113" w:right="-113" w:firstLine="0"/>
                  <w:jc w:val="center"/>
                </w:pPr>
              </w:pPrChange>
            </w:pPr>
            <m:oMathPara>
              <m:oMath>
                <m:sSub>
                  <m:sSubPr>
                    <m:ctrlPr>
                      <w:rPr>
                        <w:rFonts w:ascii="Cambria Math" w:hAnsi="Cambria Math"/>
                        <w:b/>
                        <w:bCs/>
                        <w:i/>
                        <w:sz w:val="20"/>
                        <w:szCs w:val="20"/>
                        <w:lang w:val="en-US"/>
                      </w:rPr>
                    </m:ctrlPr>
                  </m:sSubPr>
                  <m:e>
                    <m:acc>
                      <m:accPr>
                        <m:chr m:val="̇"/>
                        <m:ctrlPr>
                          <w:rPr>
                            <w:rFonts w:ascii="Cambria Math" w:hAnsi="Cambria Math"/>
                            <w:b/>
                            <w:bCs/>
                            <w:i/>
                            <w:sz w:val="20"/>
                            <w:szCs w:val="20"/>
                            <w:lang w:val="en-US"/>
                          </w:rPr>
                        </m:ctrlPr>
                      </m:accPr>
                      <m:e>
                        <m:r>
                          <m:rPr>
                            <m:sty m:val="bi"/>
                          </m:rPr>
                          <w:rPr>
                            <w:rFonts w:ascii="Cambria Math" w:hAnsi="Cambria Math"/>
                            <w:sz w:val="20"/>
                            <w:szCs w:val="20"/>
                            <w:lang w:val="en-US"/>
                          </w:rPr>
                          <m:t>V</m:t>
                        </m:r>
                      </m:e>
                    </m:acc>
                  </m:e>
                  <m:sub>
                    <m:r>
                      <m:rPr>
                        <m:sty m:val="bi"/>
                      </m:rPr>
                      <w:rPr>
                        <w:rFonts w:ascii="Cambria Math" w:hAnsi="Cambria Math"/>
                        <w:sz w:val="20"/>
                        <w:szCs w:val="20"/>
                        <w:lang w:val="en-US"/>
                      </w:rPr>
                      <m:t>l</m:t>
                    </m:r>
                  </m:sub>
                </m:sSub>
                <m:r>
                  <m:rPr>
                    <m:sty m:val="bi"/>
                  </m:rPr>
                  <w:rPr>
                    <w:rFonts w:ascii="Cambria Math" w:hAnsi="Cambria Math"/>
                    <w:sz w:val="20"/>
                    <w:szCs w:val="20"/>
                    <w:lang w:val="en-US"/>
                  </w:rPr>
                  <m:t>=</m:t>
                </m:r>
                <m:sSub>
                  <m:sSubPr>
                    <m:ctrlPr>
                      <w:rPr>
                        <w:rFonts w:ascii="Cambria Math" w:hAnsi="Cambria Math"/>
                        <w:b/>
                        <w:bCs/>
                        <w:i/>
                        <w:sz w:val="20"/>
                        <w:szCs w:val="20"/>
                        <w:lang w:val="en-US"/>
                      </w:rPr>
                    </m:ctrlPr>
                  </m:sSubPr>
                  <m:e>
                    <m:acc>
                      <m:accPr>
                        <m:chr m:val="̇"/>
                        <m:ctrlPr>
                          <w:rPr>
                            <w:rFonts w:ascii="Cambria Math" w:hAnsi="Cambria Math"/>
                            <w:b/>
                            <w:bCs/>
                            <w:i/>
                            <w:sz w:val="20"/>
                            <w:szCs w:val="20"/>
                            <w:lang w:val="en-US"/>
                          </w:rPr>
                        </m:ctrlPr>
                      </m:accPr>
                      <m:e>
                        <m:r>
                          <m:rPr>
                            <m:sty m:val="bi"/>
                          </m:rPr>
                          <w:rPr>
                            <w:rFonts w:ascii="Cambria Math" w:hAnsi="Cambria Math"/>
                            <w:sz w:val="20"/>
                            <w:szCs w:val="20"/>
                            <w:lang w:val="en-US"/>
                          </w:rPr>
                          <m:t>V</m:t>
                        </m:r>
                      </m:e>
                    </m:acc>
                  </m:e>
                  <m:sub>
                    <m:r>
                      <m:rPr>
                        <m:sty m:val="bi"/>
                      </m:rPr>
                      <w:rPr>
                        <w:rFonts w:ascii="Cambria Math" w:hAnsi="Cambria Math"/>
                        <w:sz w:val="20"/>
                        <w:szCs w:val="20"/>
                        <w:lang w:val="en-US"/>
                      </w:rPr>
                      <m:t>s</m:t>
                    </m:r>
                  </m:sub>
                </m:sSub>
                <m:r>
                  <m:rPr>
                    <m:sty m:val="bi"/>
                  </m:rPr>
                  <w:rPr>
                    <w:rFonts w:ascii="Cambria Math" w:hAnsi="Cambria Math"/>
                    <w:sz w:val="20"/>
                    <w:szCs w:val="20"/>
                    <w:lang w:val="en-US"/>
                  </w:rPr>
                  <m:t>=80</m:t>
                </m:r>
              </m:oMath>
            </m:oMathPara>
          </w:p>
        </w:tc>
        <w:tc>
          <w:tcPr>
            <w:tcW w:w="567" w:type="dxa"/>
            <w:tcBorders>
              <w:top w:val="nil"/>
              <w:left w:val="single" w:sz="4" w:space="0" w:color="auto"/>
              <w:bottom w:val="nil"/>
              <w:right w:val="nil"/>
            </w:tcBorders>
            <w:vAlign w:val="center"/>
          </w:tcPr>
          <w:p w14:paraId="6345DDD2" w14:textId="77777777" w:rsidR="004713A0" w:rsidRPr="00CB22C8" w:rsidRDefault="004713A0">
            <w:pPr>
              <w:spacing w:before="30" w:after="30"/>
              <w:ind w:left="-113" w:right="-113" w:firstLine="0"/>
              <w:jc w:val="center"/>
              <w:rPr>
                <w:b/>
                <w:bCs/>
                <w:sz w:val="22"/>
                <w:szCs w:val="22"/>
                <w:lang w:val="en-US"/>
              </w:rPr>
              <w:pPrChange w:id="1328" w:author="Kleber Marques Lisboa" w:date="2023-10-24T09:41:00Z">
                <w:pPr>
                  <w:spacing w:before="30" w:after="30" w:line="240" w:lineRule="auto"/>
                  <w:ind w:left="-113" w:right="-113" w:firstLine="0"/>
                  <w:jc w:val="center"/>
                </w:pPr>
              </w:pPrChange>
            </w:pPr>
            <w:r w:rsidRPr="00CB22C8">
              <w:rPr>
                <w:b/>
                <w:bCs/>
                <w:sz w:val="22"/>
                <w:szCs w:val="22"/>
                <w:lang w:val="en-US"/>
              </w:rPr>
              <w:t>0.88</w:t>
            </w:r>
          </w:p>
        </w:tc>
        <w:tc>
          <w:tcPr>
            <w:tcW w:w="567" w:type="dxa"/>
            <w:tcBorders>
              <w:top w:val="nil"/>
              <w:left w:val="nil"/>
              <w:bottom w:val="nil"/>
              <w:right w:val="nil"/>
            </w:tcBorders>
            <w:vAlign w:val="center"/>
          </w:tcPr>
          <w:p w14:paraId="0A5BB176" w14:textId="77777777" w:rsidR="004713A0" w:rsidRPr="00CB22C8" w:rsidRDefault="004713A0">
            <w:pPr>
              <w:spacing w:before="30" w:after="30"/>
              <w:ind w:left="-113" w:right="-113" w:firstLine="0"/>
              <w:jc w:val="center"/>
              <w:rPr>
                <w:b/>
                <w:bCs/>
                <w:sz w:val="22"/>
                <w:szCs w:val="22"/>
                <w:lang w:val="en-US"/>
              </w:rPr>
              <w:pPrChange w:id="1329" w:author="Kleber Marques Lisboa" w:date="2023-10-24T09:41:00Z">
                <w:pPr>
                  <w:spacing w:before="30" w:after="30" w:line="240" w:lineRule="auto"/>
                  <w:ind w:left="-113" w:right="-113" w:firstLine="0"/>
                  <w:jc w:val="center"/>
                </w:pPr>
              </w:pPrChange>
            </w:pPr>
            <w:r w:rsidRPr="00CB22C8">
              <w:rPr>
                <w:b/>
                <w:bCs/>
                <w:sz w:val="22"/>
                <w:szCs w:val="22"/>
                <w:lang w:val="en-US"/>
              </w:rPr>
              <w:t>0.74</w:t>
            </w:r>
          </w:p>
        </w:tc>
        <w:tc>
          <w:tcPr>
            <w:tcW w:w="708" w:type="dxa"/>
            <w:tcBorders>
              <w:top w:val="nil"/>
              <w:left w:val="nil"/>
              <w:bottom w:val="nil"/>
              <w:right w:val="nil"/>
            </w:tcBorders>
            <w:vAlign w:val="center"/>
          </w:tcPr>
          <w:p w14:paraId="7AB3AC1E" w14:textId="77777777" w:rsidR="004713A0" w:rsidRPr="00CB22C8" w:rsidRDefault="004713A0">
            <w:pPr>
              <w:spacing w:before="30" w:after="30"/>
              <w:ind w:left="-113" w:right="-113" w:firstLine="0"/>
              <w:jc w:val="center"/>
              <w:rPr>
                <w:b/>
                <w:bCs/>
                <w:sz w:val="22"/>
                <w:szCs w:val="22"/>
                <w:lang w:val="en-US"/>
              </w:rPr>
              <w:pPrChange w:id="1330" w:author="Kleber Marques Lisboa" w:date="2023-10-24T09:41:00Z">
                <w:pPr>
                  <w:spacing w:before="30" w:after="30" w:line="240" w:lineRule="auto"/>
                  <w:ind w:left="-113" w:right="-113" w:firstLine="0"/>
                  <w:jc w:val="center"/>
                </w:pPr>
              </w:pPrChange>
            </w:pPr>
            <w:r w:rsidRPr="00CB22C8">
              <w:rPr>
                <w:b/>
                <w:bCs/>
                <w:sz w:val="22"/>
                <w:szCs w:val="22"/>
                <w:lang w:val="en-US"/>
              </w:rPr>
              <w:t>FLR</w:t>
            </w:r>
          </w:p>
        </w:tc>
        <w:tc>
          <w:tcPr>
            <w:tcW w:w="567" w:type="dxa"/>
            <w:tcBorders>
              <w:top w:val="nil"/>
              <w:left w:val="nil"/>
              <w:bottom w:val="nil"/>
              <w:right w:val="nil"/>
            </w:tcBorders>
            <w:vAlign w:val="center"/>
          </w:tcPr>
          <w:p w14:paraId="59DEFA33" w14:textId="77777777" w:rsidR="004713A0" w:rsidRPr="00CB22C8" w:rsidRDefault="004713A0">
            <w:pPr>
              <w:spacing w:before="30" w:after="30"/>
              <w:ind w:left="-113" w:right="-113" w:firstLine="0"/>
              <w:jc w:val="center"/>
              <w:rPr>
                <w:b/>
                <w:bCs/>
                <w:sz w:val="22"/>
                <w:szCs w:val="22"/>
                <w:lang w:val="en-US"/>
              </w:rPr>
              <w:pPrChange w:id="1331" w:author="Kleber Marques Lisboa" w:date="2023-10-24T09:41:00Z">
                <w:pPr>
                  <w:spacing w:before="30" w:after="30" w:line="240" w:lineRule="auto"/>
                  <w:ind w:left="-113" w:right="-113" w:firstLine="0"/>
                  <w:jc w:val="center"/>
                </w:pPr>
              </w:pPrChange>
            </w:pPr>
            <w:r w:rsidRPr="00CB22C8">
              <w:rPr>
                <w:b/>
                <w:bCs/>
                <w:sz w:val="22"/>
                <w:szCs w:val="22"/>
                <w:lang w:val="en-US"/>
              </w:rPr>
              <w:t>---</w:t>
            </w:r>
          </w:p>
        </w:tc>
        <w:tc>
          <w:tcPr>
            <w:tcW w:w="709" w:type="dxa"/>
            <w:tcBorders>
              <w:top w:val="nil"/>
              <w:left w:val="nil"/>
              <w:bottom w:val="nil"/>
              <w:right w:val="nil"/>
            </w:tcBorders>
            <w:vAlign w:val="center"/>
          </w:tcPr>
          <w:p w14:paraId="5A3167BE" w14:textId="77777777" w:rsidR="004713A0" w:rsidRPr="00CB22C8" w:rsidRDefault="004713A0">
            <w:pPr>
              <w:spacing w:before="30" w:after="30"/>
              <w:ind w:left="-113" w:right="-113" w:firstLine="0"/>
              <w:jc w:val="center"/>
              <w:rPr>
                <w:b/>
                <w:bCs/>
                <w:sz w:val="22"/>
                <w:szCs w:val="22"/>
                <w:lang w:val="en-US"/>
              </w:rPr>
              <w:pPrChange w:id="1332" w:author="Kleber Marques Lisboa" w:date="2023-10-24T09:41:00Z">
                <w:pPr>
                  <w:spacing w:before="30" w:after="30" w:line="240" w:lineRule="auto"/>
                  <w:ind w:left="-113" w:right="-113" w:firstLine="0"/>
                  <w:jc w:val="center"/>
                </w:pPr>
              </w:pPrChange>
            </w:pPr>
            <w:r w:rsidRPr="00CB22C8">
              <w:rPr>
                <w:b/>
                <w:bCs/>
                <w:sz w:val="22"/>
                <w:szCs w:val="22"/>
                <w:lang w:val="en-US"/>
              </w:rPr>
              <w:t>---</w:t>
            </w:r>
          </w:p>
        </w:tc>
        <w:tc>
          <w:tcPr>
            <w:tcW w:w="602" w:type="dxa"/>
            <w:tcBorders>
              <w:top w:val="nil"/>
              <w:left w:val="nil"/>
              <w:bottom w:val="nil"/>
              <w:right w:val="nil"/>
            </w:tcBorders>
            <w:vAlign w:val="center"/>
          </w:tcPr>
          <w:p w14:paraId="3465CF79" w14:textId="77777777" w:rsidR="004713A0" w:rsidRPr="00CB22C8" w:rsidRDefault="004713A0">
            <w:pPr>
              <w:spacing w:before="30" w:after="30"/>
              <w:ind w:left="-113" w:right="-113" w:firstLine="0"/>
              <w:jc w:val="center"/>
              <w:rPr>
                <w:b/>
                <w:bCs/>
                <w:sz w:val="22"/>
                <w:szCs w:val="22"/>
                <w:lang w:val="en-US"/>
              </w:rPr>
              <w:pPrChange w:id="1333" w:author="Kleber Marques Lisboa" w:date="2023-10-24T09:41:00Z">
                <w:pPr>
                  <w:spacing w:before="30" w:after="30" w:line="240" w:lineRule="auto"/>
                  <w:ind w:left="-113" w:right="-113" w:firstLine="0"/>
                  <w:jc w:val="center"/>
                </w:pPr>
              </w:pPrChange>
            </w:pPr>
            <w:r w:rsidRPr="00CB22C8">
              <w:rPr>
                <w:b/>
                <w:bCs/>
                <w:sz w:val="22"/>
                <w:szCs w:val="22"/>
                <w:lang w:val="en-US"/>
              </w:rPr>
              <w:t>2.9</w:t>
            </w:r>
          </w:p>
        </w:tc>
        <w:tc>
          <w:tcPr>
            <w:tcW w:w="603" w:type="dxa"/>
            <w:tcBorders>
              <w:top w:val="nil"/>
              <w:left w:val="nil"/>
              <w:bottom w:val="nil"/>
              <w:right w:val="nil"/>
            </w:tcBorders>
            <w:vAlign w:val="center"/>
          </w:tcPr>
          <w:p w14:paraId="40D51A91" w14:textId="77777777" w:rsidR="004713A0" w:rsidRPr="00CB22C8" w:rsidRDefault="004713A0">
            <w:pPr>
              <w:spacing w:before="30" w:after="30"/>
              <w:ind w:left="-113" w:right="-113" w:firstLine="0"/>
              <w:jc w:val="center"/>
              <w:rPr>
                <w:b/>
                <w:bCs/>
                <w:sz w:val="22"/>
                <w:szCs w:val="22"/>
                <w:lang w:val="en-US"/>
              </w:rPr>
              <w:pPrChange w:id="1334" w:author="Kleber Marques Lisboa" w:date="2023-10-24T09:41:00Z">
                <w:pPr>
                  <w:spacing w:before="30" w:after="30" w:line="240" w:lineRule="auto"/>
                  <w:ind w:left="-113" w:right="-113" w:firstLine="0"/>
                  <w:jc w:val="center"/>
                </w:pPr>
              </w:pPrChange>
            </w:pPr>
            <w:r w:rsidRPr="00CB22C8">
              <w:rPr>
                <w:b/>
                <w:bCs/>
                <w:sz w:val="22"/>
                <w:szCs w:val="22"/>
                <w:lang w:val="en-US"/>
              </w:rPr>
              <w:t>3.6</w:t>
            </w:r>
          </w:p>
        </w:tc>
        <w:tc>
          <w:tcPr>
            <w:tcW w:w="602" w:type="dxa"/>
            <w:tcBorders>
              <w:top w:val="nil"/>
              <w:left w:val="nil"/>
              <w:bottom w:val="nil"/>
              <w:right w:val="nil"/>
            </w:tcBorders>
            <w:vAlign w:val="center"/>
          </w:tcPr>
          <w:p w14:paraId="4A68FCB3" w14:textId="77777777" w:rsidR="004713A0" w:rsidRPr="00CB22C8" w:rsidRDefault="004713A0">
            <w:pPr>
              <w:spacing w:before="30" w:after="30"/>
              <w:ind w:left="-113" w:right="-113" w:firstLine="0"/>
              <w:jc w:val="center"/>
              <w:rPr>
                <w:b/>
                <w:bCs/>
                <w:sz w:val="22"/>
                <w:szCs w:val="22"/>
                <w:lang w:val="en-US"/>
              </w:rPr>
              <w:pPrChange w:id="1335" w:author="Kleber Marques Lisboa" w:date="2023-10-24T09:41:00Z">
                <w:pPr>
                  <w:spacing w:before="30" w:after="30" w:line="240" w:lineRule="auto"/>
                  <w:ind w:left="-113" w:right="-113" w:firstLine="0"/>
                  <w:jc w:val="center"/>
                </w:pPr>
              </w:pPrChange>
            </w:pPr>
            <w:r w:rsidRPr="00CB22C8">
              <w:rPr>
                <w:b/>
                <w:bCs/>
                <w:sz w:val="22"/>
                <w:szCs w:val="22"/>
                <w:lang w:val="en-US"/>
              </w:rPr>
              <w:t>0.68</w:t>
            </w:r>
          </w:p>
        </w:tc>
        <w:tc>
          <w:tcPr>
            <w:tcW w:w="603" w:type="dxa"/>
            <w:tcBorders>
              <w:top w:val="nil"/>
              <w:left w:val="nil"/>
              <w:bottom w:val="nil"/>
              <w:right w:val="single" w:sz="4" w:space="0" w:color="auto"/>
            </w:tcBorders>
            <w:vAlign w:val="center"/>
          </w:tcPr>
          <w:p w14:paraId="38B33891" w14:textId="77777777" w:rsidR="004713A0" w:rsidRPr="00CB22C8" w:rsidRDefault="004713A0">
            <w:pPr>
              <w:spacing w:before="30" w:after="30"/>
              <w:ind w:left="-113" w:right="-113" w:firstLine="0"/>
              <w:jc w:val="center"/>
              <w:rPr>
                <w:b/>
                <w:bCs/>
                <w:sz w:val="22"/>
                <w:szCs w:val="22"/>
                <w:lang w:val="en-US"/>
              </w:rPr>
              <w:pPrChange w:id="1336" w:author="Kleber Marques Lisboa" w:date="2023-10-24T09:41:00Z">
                <w:pPr>
                  <w:spacing w:before="30" w:after="30" w:line="240" w:lineRule="auto"/>
                  <w:ind w:left="-113" w:right="-113" w:firstLine="0"/>
                  <w:jc w:val="center"/>
                </w:pPr>
              </w:pPrChange>
            </w:pPr>
            <w:r w:rsidRPr="00CB22C8">
              <w:rPr>
                <w:b/>
                <w:bCs/>
                <w:sz w:val="22"/>
                <w:szCs w:val="22"/>
                <w:lang w:val="en-US"/>
              </w:rPr>
              <w:t>50</w:t>
            </w:r>
          </w:p>
        </w:tc>
        <w:tc>
          <w:tcPr>
            <w:tcW w:w="968" w:type="dxa"/>
            <w:tcBorders>
              <w:top w:val="nil"/>
              <w:left w:val="single" w:sz="4" w:space="0" w:color="auto"/>
              <w:bottom w:val="nil"/>
              <w:right w:val="nil"/>
            </w:tcBorders>
            <w:vAlign w:val="center"/>
          </w:tcPr>
          <w:p w14:paraId="4E8DEED6" w14:textId="77777777" w:rsidR="004713A0" w:rsidRPr="00CB22C8" w:rsidRDefault="004713A0">
            <w:pPr>
              <w:spacing w:before="30" w:after="30"/>
              <w:ind w:left="-113" w:right="-113" w:firstLine="0"/>
              <w:jc w:val="center"/>
              <w:rPr>
                <w:b/>
                <w:bCs/>
                <w:sz w:val="22"/>
                <w:szCs w:val="22"/>
                <w:lang w:val="en-US"/>
              </w:rPr>
              <w:pPrChange w:id="1337" w:author="Kleber Marques Lisboa" w:date="2023-10-24T09:41:00Z">
                <w:pPr>
                  <w:spacing w:before="30" w:after="30" w:line="240" w:lineRule="auto"/>
                  <w:ind w:left="-113" w:right="-113" w:firstLine="0"/>
                  <w:jc w:val="center"/>
                </w:pPr>
              </w:pPrChange>
            </w:pPr>
            <w:r w:rsidRPr="00CB22C8">
              <w:rPr>
                <w:b/>
                <w:bCs/>
                <w:sz w:val="22"/>
                <w:szCs w:val="22"/>
                <w:lang w:val="en-US"/>
              </w:rPr>
              <w:t>0.40</w:t>
            </w:r>
          </w:p>
        </w:tc>
        <w:tc>
          <w:tcPr>
            <w:tcW w:w="969" w:type="dxa"/>
            <w:tcBorders>
              <w:top w:val="nil"/>
              <w:left w:val="nil"/>
              <w:bottom w:val="nil"/>
              <w:right w:val="nil"/>
            </w:tcBorders>
            <w:vAlign w:val="center"/>
          </w:tcPr>
          <w:p w14:paraId="3610719E" w14:textId="77777777" w:rsidR="004713A0" w:rsidRPr="00CB22C8" w:rsidRDefault="004713A0">
            <w:pPr>
              <w:spacing w:before="30" w:after="30"/>
              <w:ind w:left="-113" w:right="-113" w:firstLine="0"/>
              <w:jc w:val="center"/>
              <w:rPr>
                <w:b/>
                <w:bCs/>
                <w:sz w:val="22"/>
                <w:szCs w:val="22"/>
                <w:lang w:val="en-US"/>
              </w:rPr>
              <w:pPrChange w:id="1338" w:author="Kleber Marques Lisboa" w:date="2023-10-24T09:41:00Z">
                <w:pPr>
                  <w:spacing w:before="30" w:after="30" w:line="240" w:lineRule="auto"/>
                  <w:ind w:left="-113" w:right="-113" w:firstLine="0"/>
                  <w:jc w:val="center"/>
                </w:pPr>
              </w:pPrChange>
            </w:pPr>
            <w:r w:rsidRPr="00CB22C8">
              <w:rPr>
                <w:b/>
                <w:bCs/>
                <w:sz w:val="22"/>
                <w:szCs w:val="22"/>
                <w:lang w:val="en-US"/>
              </w:rPr>
              <w:t>0.96</w:t>
            </w:r>
          </w:p>
        </w:tc>
        <w:tc>
          <w:tcPr>
            <w:tcW w:w="969" w:type="dxa"/>
            <w:tcBorders>
              <w:top w:val="nil"/>
              <w:left w:val="nil"/>
              <w:bottom w:val="nil"/>
            </w:tcBorders>
            <w:vAlign w:val="center"/>
          </w:tcPr>
          <w:p w14:paraId="2FE38720" w14:textId="77777777" w:rsidR="004713A0" w:rsidRPr="00CB22C8" w:rsidRDefault="004713A0">
            <w:pPr>
              <w:spacing w:before="30" w:after="30"/>
              <w:ind w:left="-113" w:right="-113" w:firstLine="0"/>
              <w:jc w:val="center"/>
              <w:rPr>
                <w:b/>
                <w:bCs/>
                <w:sz w:val="22"/>
                <w:szCs w:val="22"/>
                <w:lang w:val="en-US"/>
              </w:rPr>
              <w:pPrChange w:id="1339" w:author="Kleber Marques Lisboa" w:date="2023-10-24T09:41:00Z">
                <w:pPr>
                  <w:spacing w:before="30" w:after="30" w:line="240" w:lineRule="auto"/>
                  <w:ind w:left="-113" w:right="-113" w:firstLine="0"/>
                  <w:jc w:val="center"/>
                </w:pPr>
              </w:pPrChange>
            </w:pPr>
            <w:r w:rsidRPr="00CB22C8">
              <w:rPr>
                <w:b/>
                <w:bCs/>
                <w:sz w:val="22"/>
                <w:szCs w:val="22"/>
                <w:lang w:val="en-US"/>
              </w:rPr>
              <w:t>1.5</w:t>
            </w:r>
          </w:p>
        </w:tc>
        <w:tc>
          <w:tcPr>
            <w:tcW w:w="968" w:type="dxa"/>
            <w:tcBorders>
              <w:top w:val="nil"/>
              <w:left w:val="nil"/>
              <w:bottom w:val="nil"/>
              <w:right w:val="nil"/>
            </w:tcBorders>
            <w:vAlign w:val="center"/>
          </w:tcPr>
          <w:p w14:paraId="46C3B077" w14:textId="77777777" w:rsidR="004713A0" w:rsidRPr="00CB22C8" w:rsidRDefault="004713A0">
            <w:pPr>
              <w:spacing w:before="30" w:after="30"/>
              <w:ind w:left="-113" w:right="-113" w:firstLine="0"/>
              <w:jc w:val="center"/>
              <w:rPr>
                <w:b/>
                <w:bCs/>
                <w:sz w:val="22"/>
                <w:szCs w:val="22"/>
                <w:lang w:val="en-US"/>
              </w:rPr>
              <w:pPrChange w:id="1340" w:author="Kleber Marques Lisboa" w:date="2023-10-24T09:41:00Z">
                <w:pPr>
                  <w:spacing w:before="30" w:after="30" w:line="240" w:lineRule="auto"/>
                  <w:ind w:left="-113" w:right="-113" w:firstLine="0"/>
                  <w:jc w:val="center"/>
                </w:pPr>
              </w:pPrChange>
            </w:pPr>
            <w:r w:rsidRPr="00CB22C8">
              <w:rPr>
                <w:b/>
                <w:bCs/>
                <w:sz w:val="22"/>
                <w:szCs w:val="22"/>
                <w:lang w:val="en-US"/>
              </w:rPr>
              <w:t>1.7</w:t>
            </w:r>
          </w:p>
        </w:tc>
        <w:tc>
          <w:tcPr>
            <w:tcW w:w="969" w:type="dxa"/>
            <w:tcBorders>
              <w:top w:val="nil"/>
              <w:left w:val="nil"/>
              <w:bottom w:val="nil"/>
              <w:right w:val="nil"/>
            </w:tcBorders>
            <w:vAlign w:val="center"/>
          </w:tcPr>
          <w:p w14:paraId="5C5596E7" w14:textId="77777777" w:rsidR="004713A0" w:rsidRPr="00CB22C8" w:rsidRDefault="004713A0">
            <w:pPr>
              <w:spacing w:before="30" w:after="30"/>
              <w:ind w:left="-113" w:right="-113" w:firstLine="0"/>
              <w:jc w:val="center"/>
              <w:rPr>
                <w:b/>
                <w:bCs/>
                <w:sz w:val="22"/>
                <w:szCs w:val="22"/>
                <w:lang w:val="en-US"/>
              </w:rPr>
              <w:pPrChange w:id="1341" w:author="Kleber Marques Lisboa" w:date="2023-10-24T09:41:00Z">
                <w:pPr>
                  <w:spacing w:before="30" w:after="30" w:line="240" w:lineRule="auto"/>
                  <w:ind w:left="-113" w:right="-113" w:firstLine="0"/>
                  <w:jc w:val="center"/>
                </w:pPr>
              </w:pPrChange>
            </w:pPr>
            <w:r w:rsidRPr="00CB22C8">
              <w:rPr>
                <w:b/>
                <w:bCs/>
                <w:sz w:val="22"/>
                <w:szCs w:val="22"/>
                <w:lang w:val="en-US"/>
              </w:rPr>
              <w:t>0.72</w:t>
            </w:r>
          </w:p>
        </w:tc>
        <w:tc>
          <w:tcPr>
            <w:tcW w:w="969" w:type="dxa"/>
            <w:tcBorders>
              <w:top w:val="nil"/>
              <w:left w:val="nil"/>
              <w:bottom w:val="nil"/>
            </w:tcBorders>
            <w:vAlign w:val="center"/>
          </w:tcPr>
          <w:p w14:paraId="5A8AF54E" w14:textId="77777777" w:rsidR="004713A0" w:rsidRPr="00CB22C8" w:rsidRDefault="004713A0">
            <w:pPr>
              <w:spacing w:before="30" w:after="30"/>
              <w:ind w:left="-113" w:right="-113" w:firstLine="0"/>
              <w:jc w:val="center"/>
              <w:rPr>
                <w:b/>
                <w:bCs/>
                <w:sz w:val="22"/>
                <w:szCs w:val="22"/>
                <w:lang w:val="en-US"/>
              </w:rPr>
              <w:pPrChange w:id="1342" w:author="Kleber Marques Lisboa" w:date="2023-10-24T09:41:00Z">
                <w:pPr>
                  <w:spacing w:before="30" w:after="30" w:line="240" w:lineRule="auto"/>
                  <w:ind w:left="-113" w:right="-113" w:firstLine="0"/>
                  <w:jc w:val="center"/>
                </w:pPr>
              </w:pPrChange>
            </w:pPr>
            <w:r w:rsidRPr="00CB22C8">
              <w:rPr>
                <w:b/>
                <w:bCs/>
                <w:sz w:val="22"/>
                <w:szCs w:val="22"/>
                <w:lang w:val="en-US"/>
              </w:rPr>
              <w:t>0.46</w:t>
            </w:r>
          </w:p>
        </w:tc>
      </w:tr>
      <w:tr w:rsidR="009B1EDE" w:rsidRPr="00DB7069" w14:paraId="6AC31197" w14:textId="77777777" w:rsidTr="00F825C4">
        <w:trPr>
          <w:trHeight w:val="283"/>
          <w:jc w:val="center"/>
        </w:trPr>
        <w:tc>
          <w:tcPr>
            <w:tcW w:w="1560" w:type="dxa"/>
            <w:tcBorders>
              <w:top w:val="nil"/>
              <w:bottom w:val="nil"/>
              <w:right w:val="single" w:sz="4" w:space="0" w:color="auto"/>
            </w:tcBorders>
            <w:vAlign w:val="center"/>
          </w:tcPr>
          <w:p w14:paraId="147740DA" w14:textId="171AEE88" w:rsidR="009B1EDE" w:rsidRPr="00CB22C8" w:rsidRDefault="00000000">
            <w:pPr>
              <w:spacing w:before="30" w:after="30"/>
              <w:ind w:left="-113" w:right="-113" w:firstLine="0"/>
              <w:jc w:val="center"/>
              <w:rPr>
                <w:b/>
                <w:bCs/>
                <w:color w:val="0070C0"/>
                <w:sz w:val="20"/>
                <w:szCs w:val="20"/>
                <w:lang w:val="en-US"/>
              </w:rPr>
              <w:pPrChange w:id="1343" w:author="Kleber Marques Lisboa" w:date="2023-10-24T09:41:00Z">
                <w:pPr>
                  <w:spacing w:before="30" w:after="30" w:line="240" w:lineRule="auto"/>
                  <w:ind w:left="-113" w:right="-113" w:firstLine="0"/>
                  <w:jc w:val="center"/>
                </w:pPr>
              </w:pPrChange>
            </w:pPr>
            <m:oMathPara>
              <m:oMath>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l</m:t>
                    </m:r>
                  </m:sub>
                </m:sSub>
                <m:r>
                  <m:rPr>
                    <m:nor/>
                  </m:rPr>
                  <w:rPr>
                    <w:rFonts w:ascii="Cambria Math" w:hAnsi="Cambria Math"/>
                    <w:sz w:val="20"/>
                    <w:szCs w:val="20"/>
                    <w:lang w:val="en-US"/>
                  </w:rPr>
                  <m:t>=8</m:t>
                </m:r>
                <m:r>
                  <w:rPr>
                    <w:rFonts w:ascii="Cambria Math" w:hAnsi="Cambria Math"/>
                    <w:sz w:val="20"/>
                    <w:szCs w:val="20"/>
                    <w:lang w:val="en-US"/>
                  </w:rPr>
                  <m:t xml:space="preserve">0 </m:t>
                </m:r>
                <m:r>
                  <m:rPr>
                    <m:nor/>
                  </m:rPr>
                  <w:rPr>
                    <w:rFonts w:ascii="Cambria Math" w:hAnsi="Cambria Math"/>
                    <w:sz w:val="20"/>
                    <w:szCs w:val="20"/>
                    <w:lang w:val="en-US"/>
                  </w:rPr>
                  <m:t xml:space="preserve">&lt; </m:t>
                </m:r>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s</m:t>
                    </m:r>
                  </m:sub>
                </m:sSub>
                <m:r>
                  <m:rPr>
                    <m:nor/>
                  </m:rPr>
                  <w:rPr>
                    <w:rFonts w:ascii="Cambria Math" w:hAnsi="Cambria Math"/>
                    <w:sz w:val="20"/>
                    <w:szCs w:val="20"/>
                    <w:lang w:val="en-US"/>
                  </w:rPr>
                  <m:t>=5</m:t>
                </m:r>
                <m:r>
                  <w:rPr>
                    <w:rFonts w:ascii="Cambria Math" w:hAnsi="Cambria Math"/>
                    <w:sz w:val="20"/>
                    <w:szCs w:val="20"/>
                    <w:lang w:val="en-US"/>
                  </w:rPr>
                  <m:t>0</m:t>
                </m:r>
              </m:oMath>
            </m:oMathPara>
          </w:p>
        </w:tc>
        <w:tc>
          <w:tcPr>
            <w:tcW w:w="567" w:type="dxa"/>
            <w:tcBorders>
              <w:top w:val="nil"/>
              <w:left w:val="single" w:sz="4" w:space="0" w:color="auto"/>
              <w:bottom w:val="nil"/>
              <w:right w:val="nil"/>
            </w:tcBorders>
            <w:vAlign w:val="center"/>
          </w:tcPr>
          <w:p w14:paraId="3DFFB72C" w14:textId="77777777" w:rsidR="009B1EDE" w:rsidRPr="00F825C4" w:rsidRDefault="009B1EDE">
            <w:pPr>
              <w:spacing w:before="30" w:after="30"/>
              <w:ind w:left="-113" w:right="-113" w:firstLine="0"/>
              <w:jc w:val="center"/>
              <w:rPr>
                <w:b/>
                <w:bCs/>
                <w:color w:val="0070C0"/>
                <w:sz w:val="22"/>
                <w:szCs w:val="22"/>
                <w:lang w:val="en-US"/>
              </w:rPr>
              <w:pPrChange w:id="1344" w:author="Kleber Marques Lisboa" w:date="2023-10-24T09:41:00Z">
                <w:pPr>
                  <w:spacing w:before="30" w:after="30" w:line="240" w:lineRule="auto"/>
                  <w:ind w:left="-113" w:right="-113" w:firstLine="0"/>
                  <w:jc w:val="center"/>
                </w:pPr>
              </w:pPrChange>
            </w:pPr>
            <w:r w:rsidRPr="00F825C4">
              <w:rPr>
                <w:sz w:val="22"/>
                <w:szCs w:val="22"/>
                <w:lang w:val="en-US"/>
              </w:rPr>
              <w:t>1.4</w:t>
            </w:r>
          </w:p>
        </w:tc>
        <w:tc>
          <w:tcPr>
            <w:tcW w:w="567" w:type="dxa"/>
            <w:tcBorders>
              <w:top w:val="nil"/>
              <w:left w:val="nil"/>
              <w:bottom w:val="nil"/>
              <w:right w:val="nil"/>
            </w:tcBorders>
            <w:vAlign w:val="center"/>
          </w:tcPr>
          <w:p w14:paraId="1622F3DF" w14:textId="77777777" w:rsidR="009B1EDE" w:rsidRPr="00F825C4" w:rsidRDefault="009B1EDE">
            <w:pPr>
              <w:spacing w:before="30" w:after="30"/>
              <w:ind w:left="-113" w:right="-113" w:firstLine="0"/>
              <w:jc w:val="center"/>
              <w:rPr>
                <w:b/>
                <w:bCs/>
                <w:color w:val="0070C0"/>
                <w:sz w:val="22"/>
                <w:szCs w:val="22"/>
                <w:lang w:val="en-US"/>
              </w:rPr>
              <w:pPrChange w:id="1345" w:author="Kleber Marques Lisboa" w:date="2023-10-24T09:41:00Z">
                <w:pPr>
                  <w:spacing w:before="30" w:after="30" w:line="240" w:lineRule="auto"/>
                  <w:ind w:left="-113" w:right="-113" w:firstLine="0"/>
                  <w:jc w:val="center"/>
                </w:pPr>
              </w:pPrChange>
            </w:pPr>
            <w:r w:rsidRPr="00F825C4">
              <w:rPr>
                <w:sz w:val="22"/>
                <w:szCs w:val="22"/>
                <w:lang w:val="en-US"/>
              </w:rPr>
              <w:t>0.74</w:t>
            </w:r>
          </w:p>
        </w:tc>
        <w:tc>
          <w:tcPr>
            <w:tcW w:w="708" w:type="dxa"/>
            <w:tcBorders>
              <w:top w:val="nil"/>
              <w:left w:val="nil"/>
              <w:bottom w:val="nil"/>
              <w:right w:val="nil"/>
            </w:tcBorders>
            <w:vAlign w:val="center"/>
          </w:tcPr>
          <w:p w14:paraId="55F2602B" w14:textId="77777777" w:rsidR="009B1EDE" w:rsidRPr="00F825C4" w:rsidRDefault="009B1EDE">
            <w:pPr>
              <w:spacing w:before="30" w:after="30"/>
              <w:ind w:left="-113" w:right="-113" w:firstLine="0"/>
              <w:jc w:val="center"/>
              <w:rPr>
                <w:sz w:val="22"/>
                <w:szCs w:val="22"/>
                <w:lang w:val="en-US"/>
              </w:rPr>
              <w:pPrChange w:id="1346" w:author="Kleber Marques Lisboa" w:date="2023-10-24T09:41:00Z">
                <w:pPr>
                  <w:spacing w:before="30" w:after="30" w:line="240" w:lineRule="auto"/>
                  <w:ind w:left="-113" w:right="-113" w:firstLine="0"/>
                  <w:jc w:val="center"/>
                </w:pPr>
              </w:pPrChange>
            </w:pPr>
            <w:r w:rsidRPr="00F825C4">
              <w:rPr>
                <w:sz w:val="22"/>
                <w:szCs w:val="22"/>
                <w:lang w:val="en-US"/>
              </w:rPr>
              <w:t>FLR</w:t>
            </w:r>
          </w:p>
        </w:tc>
        <w:tc>
          <w:tcPr>
            <w:tcW w:w="567" w:type="dxa"/>
            <w:tcBorders>
              <w:top w:val="nil"/>
              <w:left w:val="nil"/>
              <w:bottom w:val="nil"/>
              <w:right w:val="nil"/>
            </w:tcBorders>
            <w:vAlign w:val="center"/>
          </w:tcPr>
          <w:p w14:paraId="4E602743" w14:textId="77777777" w:rsidR="009B1EDE" w:rsidRPr="00F825C4" w:rsidRDefault="009B1EDE">
            <w:pPr>
              <w:spacing w:before="30" w:after="30"/>
              <w:ind w:left="-113" w:right="-113" w:firstLine="0"/>
              <w:jc w:val="center"/>
              <w:rPr>
                <w:sz w:val="22"/>
                <w:szCs w:val="22"/>
                <w:lang w:val="en-US"/>
              </w:rPr>
              <w:pPrChange w:id="1347" w:author="Kleber Marques Lisboa" w:date="2023-10-24T09:41:00Z">
                <w:pPr>
                  <w:spacing w:before="30" w:after="30" w:line="240" w:lineRule="auto"/>
                  <w:ind w:left="-113" w:right="-113" w:firstLine="0"/>
                  <w:jc w:val="center"/>
                </w:pPr>
              </w:pPrChange>
            </w:pPr>
            <w:r w:rsidRPr="00F825C4">
              <w:rPr>
                <w:sz w:val="22"/>
                <w:szCs w:val="22"/>
                <w:lang w:val="en-US"/>
              </w:rPr>
              <w:t>---</w:t>
            </w:r>
          </w:p>
        </w:tc>
        <w:tc>
          <w:tcPr>
            <w:tcW w:w="709" w:type="dxa"/>
            <w:tcBorders>
              <w:top w:val="nil"/>
              <w:left w:val="nil"/>
              <w:bottom w:val="nil"/>
              <w:right w:val="nil"/>
            </w:tcBorders>
            <w:vAlign w:val="center"/>
          </w:tcPr>
          <w:p w14:paraId="59CF26C8" w14:textId="77777777" w:rsidR="009B1EDE" w:rsidRPr="00F825C4" w:rsidRDefault="009B1EDE">
            <w:pPr>
              <w:spacing w:before="30" w:after="30"/>
              <w:ind w:left="-113" w:right="-113" w:firstLine="0"/>
              <w:jc w:val="center"/>
              <w:rPr>
                <w:sz w:val="22"/>
                <w:szCs w:val="22"/>
                <w:lang w:val="en-US"/>
              </w:rPr>
              <w:pPrChange w:id="1348" w:author="Kleber Marques Lisboa" w:date="2023-10-24T09:41:00Z">
                <w:pPr>
                  <w:spacing w:before="30" w:after="30" w:line="240" w:lineRule="auto"/>
                  <w:ind w:left="-113" w:right="-113" w:firstLine="0"/>
                  <w:jc w:val="center"/>
                </w:pPr>
              </w:pPrChange>
            </w:pPr>
            <w:r w:rsidRPr="00F825C4">
              <w:rPr>
                <w:sz w:val="22"/>
                <w:szCs w:val="22"/>
                <w:lang w:val="en-US"/>
              </w:rPr>
              <w:t>---</w:t>
            </w:r>
          </w:p>
        </w:tc>
        <w:tc>
          <w:tcPr>
            <w:tcW w:w="602" w:type="dxa"/>
            <w:tcBorders>
              <w:top w:val="nil"/>
              <w:left w:val="nil"/>
              <w:bottom w:val="nil"/>
              <w:right w:val="nil"/>
            </w:tcBorders>
            <w:vAlign w:val="center"/>
          </w:tcPr>
          <w:p w14:paraId="7B0FA0A4" w14:textId="77777777" w:rsidR="009B1EDE" w:rsidRPr="00F825C4" w:rsidRDefault="009B1EDE">
            <w:pPr>
              <w:spacing w:before="30" w:after="30"/>
              <w:ind w:left="-113" w:right="-113" w:firstLine="0"/>
              <w:jc w:val="center"/>
              <w:rPr>
                <w:sz w:val="22"/>
                <w:szCs w:val="22"/>
                <w:lang w:val="en-US"/>
              </w:rPr>
              <w:pPrChange w:id="1349" w:author="Kleber Marques Lisboa" w:date="2023-10-24T09:41:00Z">
                <w:pPr>
                  <w:spacing w:before="30" w:after="30" w:line="240" w:lineRule="auto"/>
                  <w:ind w:left="-113" w:right="-113" w:firstLine="0"/>
                  <w:jc w:val="center"/>
                </w:pPr>
              </w:pPrChange>
            </w:pPr>
            <w:r w:rsidRPr="00F825C4">
              <w:rPr>
                <w:sz w:val="22"/>
                <w:szCs w:val="22"/>
                <w:lang w:val="en-US"/>
              </w:rPr>
              <w:t>3.1</w:t>
            </w:r>
          </w:p>
        </w:tc>
        <w:tc>
          <w:tcPr>
            <w:tcW w:w="603" w:type="dxa"/>
            <w:tcBorders>
              <w:top w:val="nil"/>
              <w:left w:val="nil"/>
              <w:bottom w:val="nil"/>
              <w:right w:val="nil"/>
            </w:tcBorders>
            <w:vAlign w:val="center"/>
          </w:tcPr>
          <w:p w14:paraId="2192B98D" w14:textId="77777777" w:rsidR="009B1EDE" w:rsidRPr="00F825C4" w:rsidRDefault="009B1EDE">
            <w:pPr>
              <w:spacing w:before="30" w:after="30"/>
              <w:ind w:left="-113" w:right="-113" w:firstLine="0"/>
              <w:jc w:val="center"/>
              <w:rPr>
                <w:sz w:val="22"/>
                <w:szCs w:val="22"/>
                <w:lang w:val="en-US"/>
              </w:rPr>
              <w:pPrChange w:id="1350" w:author="Kleber Marques Lisboa" w:date="2023-10-24T09:41:00Z">
                <w:pPr>
                  <w:spacing w:before="30" w:after="30" w:line="240" w:lineRule="auto"/>
                  <w:ind w:left="-113" w:right="-113" w:firstLine="0"/>
                  <w:jc w:val="center"/>
                </w:pPr>
              </w:pPrChange>
            </w:pPr>
            <w:r w:rsidRPr="00F825C4">
              <w:rPr>
                <w:sz w:val="22"/>
                <w:szCs w:val="22"/>
                <w:lang w:val="en-US"/>
              </w:rPr>
              <w:t>2.3</w:t>
            </w:r>
          </w:p>
        </w:tc>
        <w:tc>
          <w:tcPr>
            <w:tcW w:w="602" w:type="dxa"/>
            <w:tcBorders>
              <w:top w:val="nil"/>
              <w:left w:val="nil"/>
              <w:bottom w:val="nil"/>
              <w:right w:val="nil"/>
            </w:tcBorders>
            <w:vAlign w:val="center"/>
          </w:tcPr>
          <w:p w14:paraId="14E5275F" w14:textId="77777777" w:rsidR="009B1EDE" w:rsidRPr="00F825C4" w:rsidRDefault="009B1EDE">
            <w:pPr>
              <w:spacing w:before="30" w:after="30"/>
              <w:ind w:left="-113" w:right="-113" w:firstLine="0"/>
              <w:jc w:val="center"/>
              <w:rPr>
                <w:sz w:val="22"/>
                <w:szCs w:val="22"/>
                <w:lang w:val="en-US"/>
              </w:rPr>
              <w:pPrChange w:id="1351" w:author="Kleber Marques Lisboa" w:date="2023-10-24T09:41:00Z">
                <w:pPr>
                  <w:spacing w:before="30" w:after="30" w:line="240" w:lineRule="auto"/>
                  <w:ind w:left="-113" w:right="-113" w:firstLine="0"/>
                  <w:jc w:val="center"/>
                </w:pPr>
              </w:pPrChange>
            </w:pPr>
            <w:r w:rsidRPr="00F825C4">
              <w:rPr>
                <w:sz w:val="22"/>
                <w:szCs w:val="22"/>
                <w:lang w:val="en-US"/>
              </w:rPr>
              <w:t>0.74</w:t>
            </w:r>
          </w:p>
        </w:tc>
        <w:tc>
          <w:tcPr>
            <w:tcW w:w="603" w:type="dxa"/>
            <w:tcBorders>
              <w:top w:val="nil"/>
              <w:left w:val="nil"/>
              <w:bottom w:val="nil"/>
              <w:right w:val="single" w:sz="4" w:space="0" w:color="auto"/>
            </w:tcBorders>
            <w:vAlign w:val="center"/>
          </w:tcPr>
          <w:p w14:paraId="3624367D" w14:textId="77777777" w:rsidR="009B1EDE" w:rsidRPr="00F825C4" w:rsidRDefault="009B1EDE">
            <w:pPr>
              <w:spacing w:before="30" w:after="30"/>
              <w:ind w:left="-113" w:right="-113" w:firstLine="0"/>
              <w:jc w:val="center"/>
              <w:rPr>
                <w:sz w:val="22"/>
                <w:szCs w:val="22"/>
                <w:lang w:val="en-US"/>
              </w:rPr>
              <w:pPrChange w:id="1352" w:author="Kleber Marques Lisboa" w:date="2023-10-24T09:41:00Z">
                <w:pPr>
                  <w:spacing w:before="30" w:after="30" w:line="240" w:lineRule="auto"/>
                  <w:ind w:left="-113" w:right="-113" w:firstLine="0"/>
                  <w:jc w:val="center"/>
                </w:pPr>
              </w:pPrChange>
            </w:pPr>
            <w:r w:rsidRPr="00F825C4">
              <w:rPr>
                <w:sz w:val="22"/>
                <w:szCs w:val="22"/>
                <w:lang w:val="en-US"/>
              </w:rPr>
              <w:t>45</w:t>
            </w:r>
          </w:p>
        </w:tc>
        <w:tc>
          <w:tcPr>
            <w:tcW w:w="968" w:type="dxa"/>
            <w:tcBorders>
              <w:top w:val="nil"/>
              <w:left w:val="single" w:sz="4" w:space="0" w:color="auto"/>
              <w:bottom w:val="nil"/>
              <w:right w:val="nil"/>
            </w:tcBorders>
            <w:vAlign w:val="center"/>
          </w:tcPr>
          <w:p w14:paraId="264B1E1F" w14:textId="77777777" w:rsidR="009B1EDE" w:rsidRPr="00F825C4" w:rsidRDefault="009B1EDE">
            <w:pPr>
              <w:spacing w:before="30" w:after="30"/>
              <w:ind w:left="-113" w:right="-113" w:firstLine="0"/>
              <w:jc w:val="center"/>
              <w:rPr>
                <w:sz w:val="22"/>
                <w:szCs w:val="22"/>
                <w:lang w:val="en-US"/>
              </w:rPr>
              <w:pPrChange w:id="1353" w:author="Kleber Marques Lisboa" w:date="2023-10-24T09:41:00Z">
                <w:pPr>
                  <w:spacing w:before="30" w:after="30" w:line="240" w:lineRule="auto"/>
                  <w:ind w:left="-113" w:right="-113" w:firstLine="0"/>
                  <w:jc w:val="center"/>
                </w:pPr>
              </w:pPrChange>
            </w:pPr>
            <w:r w:rsidRPr="00F825C4">
              <w:rPr>
                <w:sz w:val="22"/>
                <w:szCs w:val="22"/>
                <w:lang w:val="en-US"/>
              </w:rPr>
              <w:t>0.42</w:t>
            </w:r>
          </w:p>
        </w:tc>
        <w:tc>
          <w:tcPr>
            <w:tcW w:w="969" w:type="dxa"/>
            <w:tcBorders>
              <w:top w:val="nil"/>
              <w:left w:val="nil"/>
              <w:bottom w:val="nil"/>
              <w:right w:val="nil"/>
            </w:tcBorders>
            <w:vAlign w:val="center"/>
          </w:tcPr>
          <w:p w14:paraId="2ACF5465" w14:textId="77777777" w:rsidR="009B1EDE" w:rsidRPr="00F825C4" w:rsidRDefault="0045458F">
            <w:pPr>
              <w:spacing w:before="30" w:after="30"/>
              <w:ind w:left="-113" w:right="-113" w:firstLine="0"/>
              <w:jc w:val="center"/>
              <w:rPr>
                <w:sz w:val="22"/>
                <w:szCs w:val="22"/>
                <w:lang w:val="en-US"/>
              </w:rPr>
              <w:pPrChange w:id="1354" w:author="Kleber Marques Lisboa" w:date="2023-10-24T09:41:00Z">
                <w:pPr>
                  <w:spacing w:before="30" w:after="30" w:line="240" w:lineRule="auto"/>
                  <w:ind w:left="-113" w:right="-113" w:firstLine="0"/>
                  <w:jc w:val="center"/>
                </w:pPr>
              </w:pPrChange>
            </w:pPr>
            <w:r w:rsidRPr="00F825C4">
              <w:rPr>
                <w:sz w:val="22"/>
                <w:szCs w:val="22"/>
                <w:lang w:val="en-US"/>
              </w:rPr>
              <w:t>0.74</w:t>
            </w:r>
          </w:p>
        </w:tc>
        <w:tc>
          <w:tcPr>
            <w:tcW w:w="969" w:type="dxa"/>
            <w:tcBorders>
              <w:top w:val="nil"/>
              <w:left w:val="nil"/>
              <w:bottom w:val="nil"/>
            </w:tcBorders>
            <w:vAlign w:val="center"/>
          </w:tcPr>
          <w:p w14:paraId="6EE564F4" w14:textId="77777777" w:rsidR="009B1EDE" w:rsidRPr="00F825C4" w:rsidRDefault="00E3110A">
            <w:pPr>
              <w:spacing w:before="30" w:after="30"/>
              <w:ind w:left="-113" w:right="-113" w:firstLine="0"/>
              <w:jc w:val="center"/>
              <w:rPr>
                <w:sz w:val="22"/>
                <w:szCs w:val="22"/>
                <w:lang w:val="en-US"/>
              </w:rPr>
              <w:pPrChange w:id="1355" w:author="Kleber Marques Lisboa" w:date="2023-10-24T09:41:00Z">
                <w:pPr>
                  <w:spacing w:before="30" w:after="30" w:line="240" w:lineRule="auto"/>
                  <w:ind w:left="-113" w:right="-113" w:firstLine="0"/>
                  <w:jc w:val="center"/>
                </w:pPr>
              </w:pPrChange>
            </w:pPr>
            <w:r w:rsidRPr="00F825C4">
              <w:rPr>
                <w:sz w:val="22"/>
                <w:szCs w:val="22"/>
                <w:lang w:val="en-US"/>
              </w:rPr>
              <w:t>0.81</w:t>
            </w:r>
          </w:p>
        </w:tc>
        <w:tc>
          <w:tcPr>
            <w:tcW w:w="968" w:type="dxa"/>
            <w:tcBorders>
              <w:top w:val="nil"/>
              <w:left w:val="nil"/>
              <w:bottom w:val="nil"/>
              <w:right w:val="nil"/>
            </w:tcBorders>
            <w:vAlign w:val="center"/>
          </w:tcPr>
          <w:p w14:paraId="715EE2AB" w14:textId="77777777" w:rsidR="009B1EDE" w:rsidRPr="00F825C4" w:rsidRDefault="009B1EDE">
            <w:pPr>
              <w:spacing w:before="30" w:after="30"/>
              <w:ind w:left="-113" w:right="-113" w:firstLine="0"/>
              <w:jc w:val="center"/>
              <w:rPr>
                <w:sz w:val="22"/>
                <w:szCs w:val="22"/>
                <w:lang w:val="en-US"/>
              </w:rPr>
              <w:pPrChange w:id="1356" w:author="Kleber Marques Lisboa" w:date="2023-10-24T09:41:00Z">
                <w:pPr>
                  <w:spacing w:before="30" w:after="30" w:line="240" w:lineRule="auto"/>
                  <w:ind w:left="-113" w:right="-113" w:firstLine="0"/>
                  <w:jc w:val="center"/>
                </w:pPr>
              </w:pPrChange>
            </w:pPr>
            <w:r w:rsidRPr="00F825C4">
              <w:rPr>
                <w:sz w:val="22"/>
                <w:szCs w:val="22"/>
                <w:lang w:val="en-US"/>
              </w:rPr>
              <w:t>1.6</w:t>
            </w:r>
          </w:p>
        </w:tc>
        <w:tc>
          <w:tcPr>
            <w:tcW w:w="969" w:type="dxa"/>
            <w:tcBorders>
              <w:top w:val="nil"/>
              <w:left w:val="nil"/>
              <w:bottom w:val="nil"/>
              <w:right w:val="nil"/>
            </w:tcBorders>
            <w:vAlign w:val="center"/>
          </w:tcPr>
          <w:p w14:paraId="602AA80A" w14:textId="77777777" w:rsidR="009B1EDE" w:rsidRPr="00F825C4" w:rsidRDefault="0045458F">
            <w:pPr>
              <w:spacing w:before="30" w:after="30"/>
              <w:ind w:left="-113" w:right="-113" w:firstLine="0"/>
              <w:jc w:val="center"/>
              <w:rPr>
                <w:sz w:val="22"/>
                <w:szCs w:val="22"/>
                <w:lang w:val="en-US"/>
              </w:rPr>
              <w:pPrChange w:id="1357" w:author="Kleber Marques Lisboa" w:date="2023-10-24T09:41:00Z">
                <w:pPr>
                  <w:spacing w:before="30" w:after="30" w:line="240" w:lineRule="auto"/>
                  <w:ind w:left="-113" w:right="-113" w:firstLine="0"/>
                  <w:jc w:val="center"/>
                </w:pPr>
              </w:pPrChange>
            </w:pPr>
            <w:r w:rsidRPr="00F825C4">
              <w:rPr>
                <w:sz w:val="22"/>
                <w:szCs w:val="22"/>
                <w:lang w:val="en-US"/>
              </w:rPr>
              <w:t>0.94</w:t>
            </w:r>
          </w:p>
        </w:tc>
        <w:tc>
          <w:tcPr>
            <w:tcW w:w="969" w:type="dxa"/>
            <w:tcBorders>
              <w:top w:val="nil"/>
              <w:left w:val="nil"/>
              <w:bottom w:val="nil"/>
            </w:tcBorders>
            <w:vAlign w:val="center"/>
          </w:tcPr>
          <w:p w14:paraId="5F7D7374" w14:textId="77777777" w:rsidR="009B1EDE" w:rsidRPr="00F825C4" w:rsidRDefault="00E3110A">
            <w:pPr>
              <w:spacing w:before="30" w:after="30"/>
              <w:ind w:left="-113" w:right="-113" w:firstLine="0"/>
              <w:jc w:val="center"/>
              <w:rPr>
                <w:sz w:val="22"/>
                <w:szCs w:val="22"/>
                <w:lang w:val="en-US"/>
              </w:rPr>
              <w:pPrChange w:id="1358" w:author="Kleber Marques Lisboa" w:date="2023-10-24T09:41:00Z">
                <w:pPr>
                  <w:spacing w:before="30" w:after="30" w:line="240" w:lineRule="auto"/>
                  <w:ind w:left="-113" w:right="-113" w:firstLine="0"/>
                  <w:jc w:val="center"/>
                </w:pPr>
              </w:pPrChange>
            </w:pPr>
            <w:r w:rsidRPr="00F825C4">
              <w:rPr>
                <w:sz w:val="22"/>
                <w:szCs w:val="22"/>
                <w:lang w:val="en-US"/>
              </w:rPr>
              <w:t>0.86</w:t>
            </w:r>
          </w:p>
        </w:tc>
      </w:tr>
      <w:tr w:rsidR="009B1EDE" w:rsidRPr="00DB7069" w14:paraId="340F96BE" w14:textId="77777777" w:rsidTr="00F825C4">
        <w:trPr>
          <w:trHeight w:val="283"/>
          <w:jc w:val="center"/>
        </w:trPr>
        <w:tc>
          <w:tcPr>
            <w:tcW w:w="1560" w:type="dxa"/>
            <w:tcBorders>
              <w:top w:val="nil"/>
              <w:bottom w:val="nil"/>
              <w:right w:val="single" w:sz="4" w:space="0" w:color="auto"/>
            </w:tcBorders>
            <w:vAlign w:val="center"/>
          </w:tcPr>
          <w:p w14:paraId="5886AFA3" w14:textId="070D55D5" w:rsidR="009B1EDE" w:rsidRPr="00CB22C8" w:rsidRDefault="00000000">
            <w:pPr>
              <w:spacing w:before="30" w:after="30"/>
              <w:ind w:left="-113" w:right="-113" w:firstLine="0"/>
              <w:jc w:val="center"/>
              <w:rPr>
                <w:sz w:val="20"/>
                <w:szCs w:val="20"/>
                <w:lang w:val="en-US"/>
              </w:rPr>
              <w:pPrChange w:id="1359" w:author="Kleber Marques Lisboa" w:date="2023-10-24T09:41:00Z">
                <w:pPr>
                  <w:spacing w:before="30" w:after="30" w:line="240" w:lineRule="auto"/>
                  <w:ind w:left="-113" w:right="-113" w:firstLine="0"/>
                  <w:jc w:val="center"/>
                </w:pPr>
              </w:pPrChange>
            </w:pPr>
            <m:oMathPara>
              <m:oMath>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l</m:t>
                    </m:r>
                  </m:sub>
                </m:sSub>
                <m:r>
                  <m:rPr>
                    <m:nor/>
                  </m:rPr>
                  <w:rPr>
                    <w:rFonts w:ascii="Cambria Math" w:hAnsi="Cambria Math"/>
                    <w:sz w:val="20"/>
                    <w:szCs w:val="20"/>
                    <w:lang w:val="en-US"/>
                  </w:rPr>
                  <m:t>=</m:t>
                </m:r>
                <m:r>
                  <w:rPr>
                    <w:rFonts w:ascii="Cambria Math" w:hAnsi="Cambria Math"/>
                    <w:sz w:val="20"/>
                    <w:szCs w:val="20"/>
                    <w:lang w:val="en-US"/>
                  </w:rPr>
                  <m:t xml:space="preserve">50 </m:t>
                </m:r>
                <m:r>
                  <m:rPr>
                    <m:nor/>
                  </m:rPr>
                  <w:rPr>
                    <w:rFonts w:ascii="Cambria Math" w:hAnsi="Cambria Math"/>
                    <w:sz w:val="20"/>
                    <w:szCs w:val="20"/>
                    <w:lang w:val="en-US"/>
                  </w:rPr>
                  <m:t xml:space="preserve">&lt; </m:t>
                </m:r>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s</m:t>
                    </m:r>
                  </m:sub>
                </m:sSub>
                <m:r>
                  <m:rPr>
                    <m:nor/>
                  </m:rPr>
                  <w:rPr>
                    <w:rFonts w:ascii="Cambria Math" w:hAnsi="Cambria Math"/>
                    <w:sz w:val="20"/>
                    <w:szCs w:val="20"/>
                    <w:lang w:val="en-US"/>
                  </w:rPr>
                  <m:t>=</m:t>
                </m:r>
                <m:r>
                  <w:rPr>
                    <w:rFonts w:ascii="Cambria Math" w:hAnsi="Cambria Math"/>
                    <w:sz w:val="20"/>
                    <w:szCs w:val="20"/>
                    <w:lang w:val="en-US"/>
                  </w:rPr>
                  <m:t>30</m:t>
                </m:r>
              </m:oMath>
            </m:oMathPara>
          </w:p>
        </w:tc>
        <w:tc>
          <w:tcPr>
            <w:tcW w:w="567" w:type="dxa"/>
            <w:tcBorders>
              <w:top w:val="nil"/>
              <w:left w:val="single" w:sz="4" w:space="0" w:color="auto"/>
              <w:bottom w:val="nil"/>
              <w:right w:val="nil"/>
            </w:tcBorders>
            <w:vAlign w:val="center"/>
          </w:tcPr>
          <w:p w14:paraId="420CDBA1" w14:textId="77777777" w:rsidR="009B1EDE" w:rsidRPr="00F825C4" w:rsidRDefault="009B1EDE">
            <w:pPr>
              <w:spacing w:before="30" w:after="30"/>
              <w:ind w:left="-113" w:right="-113" w:firstLine="0"/>
              <w:jc w:val="center"/>
              <w:rPr>
                <w:sz w:val="22"/>
                <w:szCs w:val="22"/>
                <w:lang w:val="en-US"/>
              </w:rPr>
              <w:pPrChange w:id="1360" w:author="Kleber Marques Lisboa" w:date="2023-10-24T09:41:00Z">
                <w:pPr>
                  <w:spacing w:before="30" w:after="30" w:line="240" w:lineRule="auto"/>
                  <w:ind w:left="-113" w:right="-113" w:firstLine="0"/>
                  <w:jc w:val="center"/>
                </w:pPr>
              </w:pPrChange>
            </w:pPr>
            <w:r w:rsidRPr="00F825C4">
              <w:rPr>
                <w:sz w:val="22"/>
                <w:szCs w:val="22"/>
                <w:lang w:val="en-US"/>
              </w:rPr>
              <w:t>1.5</w:t>
            </w:r>
          </w:p>
        </w:tc>
        <w:tc>
          <w:tcPr>
            <w:tcW w:w="567" w:type="dxa"/>
            <w:tcBorders>
              <w:top w:val="nil"/>
              <w:left w:val="nil"/>
              <w:bottom w:val="nil"/>
              <w:right w:val="nil"/>
            </w:tcBorders>
            <w:vAlign w:val="center"/>
          </w:tcPr>
          <w:p w14:paraId="02527A0C" w14:textId="77777777" w:rsidR="009B1EDE" w:rsidRPr="00F825C4" w:rsidRDefault="009B1EDE">
            <w:pPr>
              <w:spacing w:before="30" w:after="30"/>
              <w:ind w:left="-113" w:right="-113" w:firstLine="0"/>
              <w:jc w:val="center"/>
              <w:rPr>
                <w:sz w:val="22"/>
                <w:szCs w:val="22"/>
                <w:lang w:val="en-US"/>
              </w:rPr>
              <w:pPrChange w:id="1361" w:author="Kleber Marques Lisboa" w:date="2023-10-24T09:41:00Z">
                <w:pPr>
                  <w:spacing w:before="30" w:after="30" w:line="240" w:lineRule="auto"/>
                  <w:ind w:left="-113" w:right="-113" w:firstLine="0"/>
                  <w:jc w:val="center"/>
                </w:pPr>
              </w:pPrChange>
            </w:pPr>
            <w:r w:rsidRPr="00F825C4">
              <w:rPr>
                <w:sz w:val="22"/>
                <w:szCs w:val="22"/>
                <w:lang w:val="en-US"/>
              </w:rPr>
              <w:t>0.74</w:t>
            </w:r>
          </w:p>
        </w:tc>
        <w:tc>
          <w:tcPr>
            <w:tcW w:w="708" w:type="dxa"/>
            <w:tcBorders>
              <w:top w:val="nil"/>
              <w:left w:val="nil"/>
              <w:bottom w:val="nil"/>
              <w:right w:val="nil"/>
            </w:tcBorders>
            <w:vAlign w:val="center"/>
          </w:tcPr>
          <w:p w14:paraId="3120C792" w14:textId="77777777" w:rsidR="009B1EDE" w:rsidRPr="00F825C4" w:rsidRDefault="009B1EDE">
            <w:pPr>
              <w:spacing w:before="30" w:after="30"/>
              <w:ind w:left="-113" w:right="-113" w:firstLine="0"/>
              <w:jc w:val="center"/>
              <w:rPr>
                <w:sz w:val="22"/>
                <w:szCs w:val="22"/>
                <w:lang w:val="en-US"/>
              </w:rPr>
              <w:pPrChange w:id="1362" w:author="Kleber Marques Lisboa" w:date="2023-10-24T09:41:00Z">
                <w:pPr>
                  <w:spacing w:before="30" w:after="30" w:line="240" w:lineRule="auto"/>
                  <w:ind w:left="-113" w:right="-113" w:firstLine="0"/>
                  <w:jc w:val="center"/>
                </w:pPr>
              </w:pPrChange>
            </w:pPr>
            <w:r w:rsidRPr="00F825C4">
              <w:rPr>
                <w:sz w:val="22"/>
                <w:szCs w:val="22"/>
                <w:lang w:val="en-US"/>
              </w:rPr>
              <w:t>FLR</w:t>
            </w:r>
          </w:p>
        </w:tc>
        <w:tc>
          <w:tcPr>
            <w:tcW w:w="567" w:type="dxa"/>
            <w:tcBorders>
              <w:top w:val="nil"/>
              <w:left w:val="nil"/>
              <w:bottom w:val="nil"/>
              <w:right w:val="nil"/>
            </w:tcBorders>
            <w:vAlign w:val="center"/>
          </w:tcPr>
          <w:p w14:paraId="51950222" w14:textId="77777777" w:rsidR="009B1EDE" w:rsidRPr="00F825C4" w:rsidRDefault="009B1EDE">
            <w:pPr>
              <w:spacing w:before="30" w:after="30"/>
              <w:ind w:left="-113" w:right="-113" w:firstLine="0"/>
              <w:jc w:val="center"/>
              <w:rPr>
                <w:sz w:val="22"/>
                <w:szCs w:val="22"/>
                <w:lang w:val="en-US"/>
              </w:rPr>
              <w:pPrChange w:id="1363" w:author="Kleber Marques Lisboa" w:date="2023-10-24T09:41:00Z">
                <w:pPr>
                  <w:spacing w:before="30" w:after="30" w:line="240" w:lineRule="auto"/>
                  <w:ind w:left="-113" w:right="-113" w:firstLine="0"/>
                  <w:jc w:val="center"/>
                </w:pPr>
              </w:pPrChange>
            </w:pPr>
            <w:r w:rsidRPr="00F825C4">
              <w:rPr>
                <w:sz w:val="22"/>
                <w:szCs w:val="22"/>
                <w:lang w:val="en-US"/>
              </w:rPr>
              <w:t>3</w:t>
            </w:r>
            <w:r w:rsidR="00363822" w:rsidRPr="00F825C4">
              <w:rPr>
                <w:sz w:val="22"/>
                <w:szCs w:val="22"/>
                <w:lang w:val="en-US"/>
              </w:rPr>
              <w:t>0</w:t>
            </w:r>
            <w:r w:rsidRPr="00F825C4">
              <w:rPr>
                <w:sz w:val="22"/>
                <w:szCs w:val="22"/>
                <w:lang w:val="en-US"/>
              </w:rPr>
              <w:t>.</w:t>
            </w:r>
            <w:r w:rsidR="00363822" w:rsidRPr="00F825C4">
              <w:rPr>
                <w:sz w:val="22"/>
                <w:szCs w:val="22"/>
                <w:lang w:val="en-US"/>
              </w:rPr>
              <w:t>9</w:t>
            </w:r>
            <w:r w:rsidRPr="00F825C4">
              <w:rPr>
                <w:sz w:val="8"/>
                <w:szCs w:val="8"/>
              </w:rPr>
              <w:t xml:space="preserve"> </w:t>
            </w:r>
            <w:r w:rsidR="00F8481F" w:rsidRPr="00F825C4">
              <w:rPr>
                <w:sz w:val="22"/>
                <w:szCs w:val="22"/>
                <w:vertAlign w:val="superscript"/>
              </w:rPr>
              <w:t>b</w:t>
            </w:r>
          </w:p>
        </w:tc>
        <w:tc>
          <w:tcPr>
            <w:tcW w:w="709" w:type="dxa"/>
            <w:tcBorders>
              <w:top w:val="nil"/>
              <w:left w:val="nil"/>
              <w:bottom w:val="nil"/>
              <w:right w:val="nil"/>
            </w:tcBorders>
            <w:vAlign w:val="center"/>
          </w:tcPr>
          <w:p w14:paraId="5C7FB7E1" w14:textId="77777777" w:rsidR="009B1EDE" w:rsidRPr="00F825C4" w:rsidRDefault="009B1EDE">
            <w:pPr>
              <w:spacing w:before="30" w:after="30"/>
              <w:ind w:left="-113" w:right="-113" w:firstLine="0"/>
              <w:jc w:val="center"/>
              <w:rPr>
                <w:sz w:val="22"/>
                <w:szCs w:val="22"/>
                <w:lang w:val="en-US"/>
              </w:rPr>
              <w:pPrChange w:id="1364" w:author="Kleber Marques Lisboa" w:date="2023-10-24T09:41:00Z">
                <w:pPr>
                  <w:spacing w:before="30" w:after="30" w:line="240" w:lineRule="auto"/>
                  <w:ind w:left="-113" w:right="-113" w:firstLine="0"/>
                  <w:jc w:val="center"/>
                </w:pPr>
              </w:pPrChange>
            </w:pPr>
            <w:r w:rsidRPr="00F825C4">
              <w:rPr>
                <w:sz w:val="22"/>
                <w:szCs w:val="22"/>
                <w:lang w:val="en-US"/>
              </w:rPr>
              <w:t>0.</w:t>
            </w:r>
            <w:r w:rsidR="00E869B4" w:rsidRPr="00F825C4">
              <w:rPr>
                <w:sz w:val="22"/>
                <w:szCs w:val="22"/>
                <w:lang w:val="en-US"/>
              </w:rPr>
              <w:t>44</w:t>
            </w:r>
          </w:p>
        </w:tc>
        <w:tc>
          <w:tcPr>
            <w:tcW w:w="602" w:type="dxa"/>
            <w:tcBorders>
              <w:top w:val="nil"/>
              <w:left w:val="nil"/>
              <w:bottom w:val="nil"/>
              <w:right w:val="nil"/>
            </w:tcBorders>
            <w:vAlign w:val="center"/>
          </w:tcPr>
          <w:p w14:paraId="2ABE114D" w14:textId="77777777" w:rsidR="009B1EDE" w:rsidRPr="00F825C4" w:rsidRDefault="009B1EDE">
            <w:pPr>
              <w:spacing w:before="30" w:after="30"/>
              <w:ind w:left="-113" w:right="-113" w:firstLine="0"/>
              <w:jc w:val="center"/>
              <w:rPr>
                <w:sz w:val="22"/>
                <w:szCs w:val="22"/>
                <w:lang w:val="en-US"/>
              </w:rPr>
              <w:pPrChange w:id="1365" w:author="Kleber Marques Lisboa" w:date="2023-10-24T09:41:00Z">
                <w:pPr>
                  <w:spacing w:before="30" w:after="30" w:line="240" w:lineRule="auto"/>
                  <w:ind w:left="-113" w:right="-113" w:firstLine="0"/>
                  <w:jc w:val="center"/>
                </w:pPr>
              </w:pPrChange>
            </w:pPr>
            <w:r w:rsidRPr="00F825C4">
              <w:rPr>
                <w:sz w:val="22"/>
                <w:szCs w:val="22"/>
                <w:lang w:val="en-US"/>
              </w:rPr>
              <w:t>2.8</w:t>
            </w:r>
          </w:p>
        </w:tc>
        <w:tc>
          <w:tcPr>
            <w:tcW w:w="603" w:type="dxa"/>
            <w:tcBorders>
              <w:top w:val="nil"/>
              <w:left w:val="nil"/>
              <w:bottom w:val="nil"/>
              <w:right w:val="nil"/>
            </w:tcBorders>
            <w:vAlign w:val="center"/>
          </w:tcPr>
          <w:p w14:paraId="58AA734A" w14:textId="77777777" w:rsidR="009B1EDE" w:rsidRPr="00F825C4" w:rsidRDefault="009B1EDE">
            <w:pPr>
              <w:spacing w:before="30" w:after="30"/>
              <w:ind w:left="-113" w:right="-113" w:firstLine="0"/>
              <w:jc w:val="center"/>
              <w:rPr>
                <w:sz w:val="22"/>
                <w:szCs w:val="22"/>
                <w:lang w:val="en-US"/>
              </w:rPr>
              <w:pPrChange w:id="1366" w:author="Kleber Marques Lisboa" w:date="2023-10-24T09:41:00Z">
                <w:pPr>
                  <w:spacing w:before="30" w:after="30" w:line="240" w:lineRule="auto"/>
                  <w:ind w:left="-113" w:right="-113" w:firstLine="0"/>
                  <w:jc w:val="center"/>
                </w:pPr>
              </w:pPrChange>
            </w:pPr>
            <w:r w:rsidRPr="00F825C4">
              <w:rPr>
                <w:sz w:val="22"/>
                <w:szCs w:val="22"/>
                <w:lang w:val="en-US"/>
              </w:rPr>
              <w:t>1.3</w:t>
            </w:r>
          </w:p>
        </w:tc>
        <w:tc>
          <w:tcPr>
            <w:tcW w:w="602" w:type="dxa"/>
            <w:tcBorders>
              <w:top w:val="nil"/>
              <w:left w:val="nil"/>
              <w:bottom w:val="nil"/>
              <w:right w:val="nil"/>
            </w:tcBorders>
            <w:vAlign w:val="center"/>
          </w:tcPr>
          <w:p w14:paraId="1E15C031" w14:textId="77777777" w:rsidR="009B1EDE" w:rsidRPr="00F825C4" w:rsidRDefault="009B1EDE">
            <w:pPr>
              <w:spacing w:before="30" w:after="30"/>
              <w:ind w:left="-113" w:right="-113" w:firstLine="0"/>
              <w:jc w:val="center"/>
              <w:rPr>
                <w:sz w:val="22"/>
                <w:szCs w:val="22"/>
                <w:lang w:val="en-US"/>
              </w:rPr>
              <w:pPrChange w:id="1367" w:author="Kleber Marques Lisboa" w:date="2023-10-24T09:41:00Z">
                <w:pPr>
                  <w:spacing w:before="30" w:after="30" w:line="240" w:lineRule="auto"/>
                  <w:ind w:left="-113" w:right="-113" w:firstLine="0"/>
                  <w:jc w:val="center"/>
                </w:pPr>
              </w:pPrChange>
            </w:pPr>
            <w:r w:rsidRPr="00F825C4">
              <w:rPr>
                <w:sz w:val="22"/>
                <w:szCs w:val="22"/>
                <w:lang w:val="en-US"/>
              </w:rPr>
              <w:t>0.80</w:t>
            </w:r>
          </w:p>
        </w:tc>
        <w:tc>
          <w:tcPr>
            <w:tcW w:w="603" w:type="dxa"/>
            <w:tcBorders>
              <w:top w:val="nil"/>
              <w:left w:val="nil"/>
              <w:bottom w:val="nil"/>
              <w:right w:val="single" w:sz="4" w:space="0" w:color="auto"/>
            </w:tcBorders>
            <w:vAlign w:val="center"/>
          </w:tcPr>
          <w:p w14:paraId="437AD744" w14:textId="77777777" w:rsidR="009B1EDE" w:rsidRPr="00F825C4" w:rsidRDefault="009B1EDE">
            <w:pPr>
              <w:spacing w:before="30" w:after="30"/>
              <w:ind w:left="-113" w:right="-113" w:firstLine="0"/>
              <w:jc w:val="center"/>
              <w:rPr>
                <w:sz w:val="22"/>
                <w:szCs w:val="22"/>
                <w:lang w:val="en-US"/>
              </w:rPr>
              <w:pPrChange w:id="1368" w:author="Kleber Marques Lisboa" w:date="2023-10-24T09:41:00Z">
                <w:pPr>
                  <w:spacing w:before="30" w:after="30" w:line="240" w:lineRule="auto"/>
                  <w:ind w:left="-113" w:right="-113" w:firstLine="0"/>
                  <w:jc w:val="center"/>
                </w:pPr>
              </w:pPrChange>
            </w:pPr>
            <w:r w:rsidRPr="00F825C4">
              <w:rPr>
                <w:sz w:val="22"/>
                <w:szCs w:val="22"/>
                <w:lang w:val="en-US"/>
              </w:rPr>
              <w:t>39</w:t>
            </w:r>
          </w:p>
        </w:tc>
        <w:tc>
          <w:tcPr>
            <w:tcW w:w="968" w:type="dxa"/>
            <w:tcBorders>
              <w:top w:val="nil"/>
              <w:left w:val="single" w:sz="4" w:space="0" w:color="auto"/>
              <w:bottom w:val="nil"/>
              <w:right w:val="nil"/>
            </w:tcBorders>
            <w:vAlign w:val="center"/>
          </w:tcPr>
          <w:p w14:paraId="5AA11FC5" w14:textId="77777777" w:rsidR="009B1EDE" w:rsidRPr="00F825C4" w:rsidRDefault="009B1EDE">
            <w:pPr>
              <w:spacing w:before="30" w:after="30"/>
              <w:ind w:left="-113" w:right="-113" w:firstLine="0"/>
              <w:jc w:val="center"/>
              <w:rPr>
                <w:sz w:val="22"/>
                <w:szCs w:val="22"/>
                <w:lang w:val="en-US"/>
              </w:rPr>
              <w:pPrChange w:id="1369" w:author="Kleber Marques Lisboa" w:date="2023-10-24T09:41:00Z">
                <w:pPr>
                  <w:spacing w:before="30" w:after="30" w:line="240" w:lineRule="auto"/>
                  <w:ind w:left="-113" w:right="-113" w:firstLine="0"/>
                  <w:jc w:val="center"/>
                </w:pPr>
              </w:pPrChange>
            </w:pPr>
            <w:r w:rsidRPr="00F825C4">
              <w:rPr>
                <w:sz w:val="22"/>
                <w:szCs w:val="22"/>
                <w:lang w:val="en-US"/>
              </w:rPr>
              <w:t>0.38</w:t>
            </w:r>
          </w:p>
        </w:tc>
        <w:tc>
          <w:tcPr>
            <w:tcW w:w="969" w:type="dxa"/>
            <w:tcBorders>
              <w:top w:val="nil"/>
              <w:left w:val="nil"/>
              <w:bottom w:val="nil"/>
              <w:right w:val="nil"/>
            </w:tcBorders>
            <w:vAlign w:val="center"/>
          </w:tcPr>
          <w:p w14:paraId="724CC120" w14:textId="77777777" w:rsidR="009B1EDE" w:rsidRPr="00F825C4" w:rsidRDefault="009B1EDE">
            <w:pPr>
              <w:spacing w:before="30" w:after="30"/>
              <w:ind w:left="-113" w:right="-113" w:firstLine="0"/>
              <w:jc w:val="center"/>
              <w:rPr>
                <w:sz w:val="22"/>
                <w:szCs w:val="22"/>
                <w:lang w:val="en-US"/>
              </w:rPr>
              <w:pPrChange w:id="1370" w:author="Kleber Marques Lisboa" w:date="2023-10-24T09:41:00Z">
                <w:pPr>
                  <w:spacing w:before="30" w:after="30" w:line="240" w:lineRule="auto"/>
                  <w:ind w:left="-113" w:right="-113" w:firstLine="0"/>
                  <w:jc w:val="center"/>
                </w:pPr>
              </w:pPrChange>
            </w:pPr>
            <w:r w:rsidRPr="00F825C4">
              <w:rPr>
                <w:sz w:val="22"/>
                <w:szCs w:val="22"/>
                <w:lang w:val="en-US"/>
              </w:rPr>
              <w:t>0.66</w:t>
            </w:r>
          </w:p>
        </w:tc>
        <w:tc>
          <w:tcPr>
            <w:tcW w:w="969" w:type="dxa"/>
            <w:tcBorders>
              <w:top w:val="nil"/>
              <w:left w:val="nil"/>
              <w:bottom w:val="nil"/>
            </w:tcBorders>
            <w:vAlign w:val="center"/>
          </w:tcPr>
          <w:p w14:paraId="0599CC6F" w14:textId="77777777" w:rsidR="009B1EDE" w:rsidRPr="00F825C4" w:rsidRDefault="009B1EDE">
            <w:pPr>
              <w:spacing w:before="30" w:after="30"/>
              <w:ind w:left="-113" w:right="-113" w:firstLine="0"/>
              <w:jc w:val="center"/>
              <w:rPr>
                <w:sz w:val="22"/>
                <w:szCs w:val="22"/>
                <w:lang w:val="en-US"/>
              </w:rPr>
              <w:pPrChange w:id="1371" w:author="Kleber Marques Lisboa" w:date="2023-10-24T09:41:00Z">
                <w:pPr>
                  <w:spacing w:before="30" w:after="30" w:line="240" w:lineRule="auto"/>
                  <w:ind w:left="-113" w:right="-113" w:firstLine="0"/>
                  <w:jc w:val="center"/>
                </w:pPr>
              </w:pPrChange>
            </w:pPr>
            <w:r w:rsidRPr="00F825C4">
              <w:rPr>
                <w:sz w:val="22"/>
                <w:szCs w:val="22"/>
                <w:lang w:val="en-US"/>
              </w:rPr>
              <w:t>0.69</w:t>
            </w:r>
          </w:p>
        </w:tc>
        <w:tc>
          <w:tcPr>
            <w:tcW w:w="968" w:type="dxa"/>
            <w:tcBorders>
              <w:top w:val="nil"/>
              <w:left w:val="nil"/>
              <w:bottom w:val="nil"/>
              <w:right w:val="nil"/>
            </w:tcBorders>
            <w:vAlign w:val="center"/>
          </w:tcPr>
          <w:p w14:paraId="78446FB3" w14:textId="77777777" w:rsidR="009B1EDE" w:rsidRPr="00F825C4" w:rsidRDefault="009B1EDE">
            <w:pPr>
              <w:spacing w:before="30" w:after="30"/>
              <w:ind w:left="-113" w:right="-113" w:firstLine="0"/>
              <w:jc w:val="center"/>
              <w:rPr>
                <w:sz w:val="22"/>
                <w:szCs w:val="22"/>
                <w:lang w:val="en-US"/>
              </w:rPr>
              <w:pPrChange w:id="1372" w:author="Kleber Marques Lisboa" w:date="2023-10-24T09:41:00Z">
                <w:pPr>
                  <w:spacing w:before="30" w:after="30" w:line="240" w:lineRule="auto"/>
                  <w:ind w:left="-113" w:right="-113" w:firstLine="0"/>
                  <w:jc w:val="center"/>
                </w:pPr>
              </w:pPrChange>
            </w:pPr>
            <w:r w:rsidRPr="00F825C4">
              <w:rPr>
                <w:sz w:val="22"/>
                <w:szCs w:val="22"/>
                <w:lang w:val="en-US"/>
              </w:rPr>
              <w:t>1.8</w:t>
            </w:r>
          </w:p>
        </w:tc>
        <w:tc>
          <w:tcPr>
            <w:tcW w:w="969" w:type="dxa"/>
            <w:tcBorders>
              <w:top w:val="nil"/>
              <w:left w:val="nil"/>
              <w:bottom w:val="nil"/>
              <w:right w:val="nil"/>
            </w:tcBorders>
            <w:vAlign w:val="center"/>
          </w:tcPr>
          <w:p w14:paraId="747E1AC3" w14:textId="77777777" w:rsidR="009B1EDE" w:rsidRPr="00F825C4" w:rsidRDefault="009B1EDE">
            <w:pPr>
              <w:spacing w:before="30" w:after="30"/>
              <w:ind w:left="-113" w:right="-113" w:firstLine="0"/>
              <w:jc w:val="center"/>
              <w:rPr>
                <w:sz w:val="22"/>
                <w:szCs w:val="22"/>
                <w:lang w:val="en-US"/>
              </w:rPr>
              <w:pPrChange w:id="1373" w:author="Kleber Marques Lisboa" w:date="2023-10-24T09:41:00Z">
                <w:pPr>
                  <w:spacing w:before="30" w:after="30" w:line="240" w:lineRule="auto"/>
                  <w:ind w:left="-113" w:right="-113" w:firstLine="0"/>
                  <w:jc w:val="center"/>
                </w:pPr>
              </w:pPrChange>
            </w:pPr>
            <w:r w:rsidRPr="00F825C4">
              <w:rPr>
                <w:sz w:val="22"/>
                <w:szCs w:val="22"/>
                <w:lang w:val="en-US"/>
              </w:rPr>
              <w:t>1.1</w:t>
            </w:r>
          </w:p>
        </w:tc>
        <w:tc>
          <w:tcPr>
            <w:tcW w:w="969" w:type="dxa"/>
            <w:tcBorders>
              <w:top w:val="nil"/>
              <w:left w:val="nil"/>
              <w:bottom w:val="nil"/>
            </w:tcBorders>
            <w:vAlign w:val="center"/>
          </w:tcPr>
          <w:p w14:paraId="24D5AB0B" w14:textId="77777777" w:rsidR="009B1EDE" w:rsidRPr="00F825C4" w:rsidRDefault="009B1EDE">
            <w:pPr>
              <w:spacing w:before="30" w:after="30"/>
              <w:ind w:left="-113" w:right="-113" w:firstLine="0"/>
              <w:jc w:val="center"/>
              <w:rPr>
                <w:sz w:val="22"/>
                <w:szCs w:val="22"/>
                <w:lang w:val="en-US"/>
              </w:rPr>
              <w:pPrChange w:id="1374" w:author="Kleber Marques Lisboa" w:date="2023-10-24T09:41:00Z">
                <w:pPr>
                  <w:spacing w:before="30" w:after="30" w:line="240" w:lineRule="auto"/>
                  <w:ind w:left="-113" w:right="-113" w:firstLine="0"/>
                  <w:jc w:val="center"/>
                </w:pPr>
              </w:pPrChange>
            </w:pPr>
            <w:r w:rsidRPr="00F825C4">
              <w:rPr>
                <w:sz w:val="22"/>
                <w:szCs w:val="22"/>
                <w:lang w:val="en-US"/>
              </w:rPr>
              <w:t>1.0</w:t>
            </w:r>
          </w:p>
        </w:tc>
      </w:tr>
      <w:tr w:rsidR="009B1EDE" w:rsidRPr="00DB7069" w14:paraId="79900CDC" w14:textId="77777777" w:rsidTr="00F825C4">
        <w:trPr>
          <w:trHeight w:val="283"/>
          <w:jc w:val="center"/>
        </w:trPr>
        <w:tc>
          <w:tcPr>
            <w:tcW w:w="1560" w:type="dxa"/>
            <w:tcBorders>
              <w:top w:val="nil"/>
              <w:bottom w:val="single" w:sz="4" w:space="0" w:color="auto"/>
              <w:right w:val="single" w:sz="4" w:space="0" w:color="auto"/>
            </w:tcBorders>
            <w:vAlign w:val="center"/>
          </w:tcPr>
          <w:p w14:paraId="5516D761" w14:textId="405A013E" w:rsidR="009B1EDE" w:rsidRPr="00CB22C8" w:rsidRDefault="00000000">
            <w:pPr>
              <w:spacing w:before="30" w:after="30"/>
              <w:ind w:left="-113" w:right="-113" w:firstLine="0"/>
              <w:jc w:val="center"/>
              <w:rPr>
                <w:sz w:val="20"/>
                <w:szCs w:val="20"/>
                <w:lang w:val="en-US"/>
              </w:rPr>
              <w:pPrChange w:id="1375" w:author="Kleber Marques Lisboa" w:date="2023-10-24T09:41:00Z">
                <w:pPr>
                  <w:spacing w:before="30" w:after="30" w:line="240" w:lineRule="auto"/>
                  <w:ind w:left="-113" w:right="-113" w:firstLine="0"/>
                  <w:jc w:val="center"/>
                </w:pPr>
              </w:pPrChange>
            </w:pPr>
            <m:oMathPara>
              <m:oMath>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l</m:t>
                    </m:r>
                  </m:sub>
                </m:sSub>
                <m:r>
                  <m:rPr>
                    <m:nor/>
                  </m:rPr>
                  <w:rPr>
                    <w:rFonts w:ascii="Cambria Math" w:hAnsi="Cambria Math"/>
                    <w:sz w:val="20"/>
                    <w:szCs w:val="20"/>
                    <w:lang w:val="en-US"/>
                  </w:rPr>
                  <m:t>=</m:t>
                </m:r>
                <m:r>
                  <w:rPr>
                    <w:rFonts w:ascii="Cambria Math" w:hAnsi="Cambria Math"/>
                    <w:sz w:val="20"/>
                    <w:szCs w:val="20"/>
                    <w:lang w:val="en-US"/>
                  </w:rPr>
                  <m:t xml:space="preserve">80 </m:t>
                </m:r>
                <m:r>
                  <m:rPr>
                    <m:nor/>
                  </m:rPr>
                  <w:rPr>
                    <w:rFonts w:ascii="Cambria Math" w:hAnsi="Cambria Math"/>
                    <w:sz w:val="20"/>
                    <w:szCs w:val="20"/>
                    <w:lang w:val="en-US"/>
                  </w:rPr>
                  <m:t xml:space="preserve">&lt; </m:t>
                </m:r>
                <m:sSub>
                  <m:sSubPr>
                    <m:ctrlPr>
                      <w:rPr>
                        <w:rFonts w:ascii="Cambria Math" w:hAnsi="Cambria Math"/>
                        <w:i/>
                        <w:sz w:val="20"/>
                        <w:szCs w:val="20"/>
                        <w:lang w:val="en-US"/>
                      </w:rPr>
                    </m:ctrlPr>
                  </m:sSubPr>
                  <m:e>
                    <m:acc>
                      <m:accPr>
                        <m:chr m:val="̇"/>
                        <m:ctrlPr>
                          <w:rPr>
                            <w:rFonts w:ascii="Cambria Math" w:hAnsi="Cambria Math"/>
                            <w:i/>
                            <w:sz w:val="20"/>
                            <w:szCs w:val="20"/>
                            <w:lang w:val="en-US"/>
                          </w:rPr>
                        </m:ctrlPr>
                      </m:accPr>
                      <m:e>
                        <m:r>
                          <w:rPr>
                            <w:rFonts w:ascii="Cambria Math" w:hAnsi="Cambria Math"/>
                            <w:sz w:val="20"/>
                            <w:szCs w:val="20"/>
                            <w:lang w:val="en-US"/>
                          </w:rPr>
                          <m:t>V</m:t>
                        </m:r>
                      </m:e>
                    </m:acc>
                  </m:e>
                  <m:sub>
                    <m:r>
                      <w:rPr>
                        <w:rFonts w:ascii="Cambria Math" w:hAnsi="Cambria Math"/>
                        <w:sz w:val="20"/>
                        <w:szCs w:val="20"/>
                        <w:lang w:val="en-US"/>
                      </w:rPr>
                      <m:t>s</m:t>
                    </m:r>
                  </m:sub>
                </m:sSub>
                <m:r>
                  <m:rPr>
                    <m:nor/>
                  </m:rPr>
                  <w:rPr>
                    <w:rFonts w:ascii="Cambria Math" w:hAnsi="Cambria Math"/>
                    <w:sz w:val="20"/>
                    <w:szCs w:val="20"/>
                    <w:lang w:val="en-US"/>
                  </w:rPr>
                  <m:t>=</m:t>
                </m:r>
                <m:r>
                  <w:rPr>
                    <w:rFonts w:ascii="Cambria Math" w:hAnsi="Cambria Math"/>
                    <w:sz w:val="20"/>
                    <w:szCs w:val="20"/>
                    <w:lang w:val="en-US"/>
                  </w:rPr>
                  <m:t>30</m:t>
                </m:r>
              </m:oMath>
            </m:oMathPara>
          </w:p>
        </w:tc>
        <w:tc>
          <w:tcPr>
            <w:tcW w:w="567" w:type="dxa"/>
            <w:tcBorders>
              <w:top w:val="nil"/>
              <w:left w:val="single" w:sz="4" w:space="0" w:color="auto"/>
              <w:bottom w:val="single" w:sz="4" w:space="0" w:color="auto"/>
              <w:right w:val="nil"/>
            </w:tcBorders>
            <w:vAlign w:val="center"/>
          </w:tcPr>
          <w:p w14:paraId="685194B4" w14:textId="77777777" w:rsidR="009B1EDE" w:rsidRPr="00F825C4" w:rsidRDefault="009B1EDE">
            <w:pPr>
              <w:spacing w:before="30" w:after="30"/>
              <w:ind w:left="-113" w:right="-113" w:firstLine="0"/>
              <w:jc w:val="center"/>
              <w:rPr>
                <w:sz w:val="22"/>
                <w:szCs w:val="22"/>
                <w:lang w:val="en-US"/>
              </w:rPr>
              <w:pPrChange w:id="1376" w:author="Kleber Marques Lisboa" w:date="2023-10-24T09:41:00Z">
                <w:pPr>
                  <w:spacing w:before="30" w:after="30" w:line="240" w:lineRule="auto"/>
                  <w:ind w:left="-113" w:right="-113" w:firstLine="0"/>
                  <w:jc w:val="center"/>
                </w:pPr>
              </w:pPrChange>
            </w:pPr>
            <w:r w:rsidRPr="00F825C4">
              <w:rPr>
                <w:sz w:val="22"/>
                <w:szCs w:val="22"/>
                <w:lang w:val="en-US"/>
              </w:rPr>
              <w:t>2.3</w:t>
            </w:r>
          </w:p>
        </w:tc>
        <w:tc>
          <w:tcPr>
            <w:tcW w:w="567" w:type="dxa"/>
            <w:tcBorders>
              <w:top w:val="nil"/>
              <w:left w:val="nil"/>
              <w:bottom w:val="single" w:sz="4" w:space="0" w:color="auto"/>
              <w:right w:val="nil"/>
            </w:tcBorders>
            <w:vAlign w:val="center"/>
          </w:tcPr>
          <w:p w14:paraId="1CC2AFE2" w14:textId="77777777" w:rsidR="009B1EDE" w:rsidRPr="00F825C4" w:rsidRDefault="009B1EDE">
            <w:pPr>
              <w:spacing w:before="30" w:after="30"/>
              <w:ind w:left="-113" w:right="-113" w:firstLine="0"/>
              <w:jc w:val="center"/>
              <w:rPr>
                <w:sz w:val="22"/>
                <w:szCs w:val="22"/>
                <w:lang w:val="en-US"/>
              </w:rPr>
              <w:pPrChange w:id="1377" w:author="Kleber Marques Lisboa" w:date="2023-10-24T09:41:00Z">
                <w:pPr>
                  <w:spacing w:before="30" w:after="30" w:line="240" w:lineRule="auto"/>
                  <w:ind w:left="-113" w:right="-113" w:firstLine="0"/>
                  <w:jc w:val="center"/>
                </w:pPr>
              </w:pPrChange>
            </w:pPr>
            <w:r w:rsidRPr="00F825C4">
              <w:rPr>
                <w:sz w:val="22"/>
                <w:szCs w:val="22"/>
                <w:lang w:val="en-US"/>
              </w:rPr>
              <w:t>0.74</w:t>
            </w:r>
          </w:p>
        </w:tc>
        <w:tc>
          <w:tcPr>
            <w:tcW w:w="708" w:type="dxa"/>
            <w:tcBorders>
              <w:top w:val="nil"/>
              <w:left w:val="nil"/>
              <w:bottom w:val="single" w:sz="4" w:space="0" w:color="auto"/>
              <w:right w:val="nil"/>
            </w:tcBorders>
            <w:vAlign w:val="center"/>
          </w:tcPr>
          <w:p w14:paraId="73E2398E" w14:textId="77777777" w:rsidR="009B1EDE" w:rsidRPr="00F825C4" w:rsidRDefault="009B1EDE">
            <w:pPr>
              <w:spacing w:before="30" w:after="30"/>
              <w:ind w:left="-113" w:right="-113" w:firstLine="0"/>
              <w:jc w:val="center"/>
              <w:rPr>
                <w:sz w:val="22"/>
                <w:szCs w:val="22"/>
                <w:lang w:val="en-US"/>
              </w:rPr>
              <w:pPrChange w:id="1378" w:author="Kleber Marques Lisboa" w:date="2023-10-24T09:41:00Z">
                <w:pPr>
                  <w:spacing w:before="30" w:after="30" w:line="240" w:lineRule="auto"/>
                  <w:ind w:left="-113" w:right="-113" w:firstLine="0"/>
                  <w:jc w:val="center"/>
                </w:pPr>
              </w:pPrChange>
            </w:pPr>
            <w:r w:rsidRPr="00F825C4">
              <w:rPr>
                <w:sz w:val="22"/>
                <w:szCs w:val="22"/>
                <w:lang w:val="en-US"/>
              </w:rPr>
              <w:t>FLR</w:t>
            </w:r>
          </w:p>
        </w:tc>
        <w:tc>
          <w:tcPr>
            <w:tcW w:w="567" w:type="dxa"/>
            <w:tcBorders>
              <w:top w:val="nil"/>
              <w:left w:val="nil"/>
              <w:bottom w:val="single" w:sz="4" w:space="0" w:color="auto"/>
              <w:right w:val="nil"/>
            </w:tcBorders>
            <w:vAlign w:val="center"/>
          </w:tcPr>
          <w:p w14:paraId="48C6EF3A" w14:textId="77777777" w:rsidR="009B1EDE" w:rsidRPr="00F825C4" w:rsidRDefault="00363822">
            <w:pPr>
              <w:spacing w:before="30" w:after="30"/>
              <w:ind w:left="-113" w:right="-113" w:firstLine="0"/>
              <w:jc w:val="center"/>
              <w:rPr>
                <w:sz w:val="22"/>
                <w:szCs w:val="22"/>
                <w:lang w:val="en-US"/>
              </w:rPr>
              <w:pPrChange w:id="1379" w:author="Kleber Marques Lisboa" w:date="2023-10-24T09:41:00Z">
                <w:pPr>
                  <w:spacing w:before="30" w:after="30" w:line="240" w:lineRule="auto"/>
                  <w:ind w:left="-113" w:right="-113" w:firstLine="0"/>
                  <w:jc w:val="center"/>
                </w:pPr>
              </w:pPrChange>
            </w:pPr>
            <w:r w:rsidRPr="00F825C4">
              <w:rPr>
                <w:sz w:val="22"/>
                <w:szCs w:val="22"/>
                <w:lang w:val="en-US"/>
              </w:rPr>
              <w:t>29</w:t>
            </w:r>
            <w:r w:rsidR="009B1EDE" w:rsidRPr="00F825C4">
              <w:rPr>
                <w:sz w:val="22"/>
                <w:szCs w:val="22"/>
                <w:lang w:val="en-US"/>
              </w:rPr>
              <w:t>.</w:t>
            </w:r>
            <w:r w:rsidRPr="00F825C4">
              <w:rPr>
                <w:sz w:val="22"/>
                <w:szCs w:val="22"/>
                <w:lang w:val="en-US"/>
              </w:rPr>
              <w:t>8</w:t>
            </w:r>
            <w:r w:rsidR="009B1EDE" w:rsidRPr="00F825C4">
              <w:rPr>
                <w:sz w:val="8"/>
                <w:szCs w:val="8"/>
              </w:rPr>
              <w:t xml:space="preserve"> </w:t>
            </w:r>
            <w:r w:rsidR="00F8481F" w:rsidRPr="00F825C4">
              <w:rPr>
                <w:sz w:val="22"/>
                <w:szCs w:val="22"/>
                <w:vertAlign w:val="superscript"/>
              </w:rPr>
              <w:t>b</w:t>
            </w:r>
          </w:p>
        </w:tc>
        <w:tc>
          <w:tcPr>
            <w:tcW w:w="709" w:type="dxa"/>
            <w:tcBorders>
              <w:top w:val="nil"/>
              <w:left w:val="nil"/>
              <w:bottom w:val="single" w:sz="4" w:space="0" w:color="auto"/>
              <w:right w:val="nil"/>
            </w:tcBorders>
            <w:vAlign w:val="center"/>
          </w:tcPr>
          <w:p w14:paraId="12D45A9E" w14:textId="77777777" w:rsidR="009B1EDE" w:rsidRPr="00F825C4" w:rsidRDefault="009B1EDE">
            <w:pPr>
              <w:spacing w:before="30" w:after="30"/>
              <w:ind w:left="-113" w:right="-113" w:firstLine="0"/>
              <w:jc w:val="center"/>
              <w:rPr>
                <w:sz w:val="22"/>
                <w:szCs w:val="22"/>
                <w:lang w:val="en-US"/>
              </w:rPr>
              <w:pPrChange w:id="1380" w:author="Kleber Marques Lisboa" w:date="2023-10-24T09:41:00Z">
                <w:pPr>
                  <w:spacing w:before="30" w:after="30" w:line="240" w:lineRule="auto"/>
                  <w:ind w:left="-113" w:right="-113" w:firstLine="0"/>
                  <w:jc w:val="center"/>
                </w:pPr>
              </w:pPrChange>
            </w:pPr>
            <w:r w:rsidRPr="00F825C4">
              <w:rPr>
                <w:sz w:val="22"/>
                <w:szCs w:val="22"/>
                <w:lang w:val="en-US"/>
              </w:rPr>
              <w:t>0.</w:t>
            </w:r>
            <w:r w:rsidR="00363822" w:rsidRPr="00F825C4">
              <w:rPr>
                <w:sz w:val="22"/>
                <w:szCs w:val="22"/>
                <w:lang w:val="en-US"/>
              </w:rPr>
              <w:t>55</w:t>
            </w:r>
          </w:p>
        </w:tc>
        <w:tc>
          <w:tcPr>
            <w:tcW w:w="602" w:type="dxa"/>
            <w:tcBorders>
              <w:top w:val="nil"/>
              <w:left w:val="nil"/>
              <w:bottom w:val="single" w:sz="4" w:space="0" w:color="auto"/>
              <w:right w:val="nil"/>
            </w:tcBorders>
            <w:vAlign w:val="center"/>
          </w:tcPr>
          <w:p w14:paraId="77A50B01" w14:textId="77777777" w:rsidR="009B1EDE" w:rsidRPr="00F825C4" w:rsidRDefault="009B1EDE">
            <w:pPr>
              <w:spacing w:before="30" w:after="30"/>
              <w:ind w:left="-113" w:right="-113" w:firstLine="0"/>
              <w:jc w:val="center"/>
              <w:rPr>
                <w:sz w:val="22"/>
                <w:szCs w:val="22"/>
                <w:lang w:val="en-US"/>
              </w:rPr>
              <w:pPrChange w:id="1381" w:author="Kleber Marques Lisboa" w:date="2023-10-24T09:41:00Z">
                <w:pPr>
                  <w:spacing w:before="30" w:after="30" w:line="240" w:lineRule="auto"/>
                  <w:ind w:left="-113" w:right="-113" w:firstLine="0"/>
                  <w:jc w:val="center"/>
                </w:pPr>
              </w:pPrChange>
            </w:pPr>
            <w:r w:rsidRPr="00F825C4">
              <w:rPr>
                <w:sz w:val="22"/>
                <w:szCs w:val="22"/>
                <w:lang w:val="en-US"/>
              </w:rPr>
              <w:t>3.0</w:t>
            </w:r>
          </w:p>
        </w:tc>
        <w:tc>
          <w:tcPr>
            <w:tcW w:w="603" w:type="dxa"/>
            <w:tcBorders>
              <w:top w:val="nil"/>
              <w:left w:val="nil"/>
              <w:bottom w:val="single" w:sz="4" w:space="0" w:color="auto"/>
              <w:right w:val="nil"/>
            </w:tcBorders>
            <w:vAlign w:val="center"/>
          </w:tcPr>
          <w:p w14:paraId="11A41AA1" w14:textId="77777777" w:rsidR="009B1EDE" w:rsidRPr="00F825C4" w:rsidRDefault="009B1EDE">
            <w:pPr>
              <w:spacing w:before="30" w:after="30"/>
              <w:ind w:left="-113" w:right="-113" w:firstLine="0"/>
              <w:jc w:val="center"/>
              <w:rPr>
                <w:sz w:val="22"/>
                <w:szCs w:val="22"/>
                <w:lang w:val="en-US"/>
              </w:rPr>
              <w:pPrChange w:id="1382" w:author="Kleber Marques Lisboa" w:date="2023-10-24T09:41:00Z">
                <w:pPr>
                  <w:spacing w:before="30" w:after="30" w:line="240" w:lineRule="auto"/>
                  <w:ind w:left="-113" w:right="-113" w:firstLine="0"/>
                  <w:jc w:val="center"/>
                </w:pPr>
              </w:pPrChange>
            </w:pPr>
            <w:r w:rsidRPr="00F825C4">
              <w:rPr>
                <w:sz w:val="22"/>
                <w:szCs w:val="22"/>
                <w:lang w:val="en-US"/>
              </w:rPr>
              <w:t>1.4</w:t>
            </w:r>
          </w:p>
        </w:tc>
        <w:tc>
          <w:tcPr>
            <w:tcW w:w="602" w:type="dxa"/>
            <w:tcBorders>
              <w:top w:val="nil"/>
              <w:left w:val="nil"/>
              <w:bottom w:val="single" w:sz="4" w:space="0" w:color="auto"/>
              <w:right w:val="nil"/>
            </w:tcBorders>
            <w:vAlign w:val="center"/>
          </w:tcPr>
          <w:p w14:paraId="5F9E504D" w14:textId="77777777" w:rsidR="009B1EDE" w:rsidRPr="00F825C4" w:rsidRDefault="009B1EDE">
            <w:pPr>
              <w:spacing w:before="30" w:after="30"/>
              <w:ind w:left="-113" w:right="-113" w:firstLine="0"/>
              <w:jc w:val="center"/>
              <w:rPr>
                <w:sz w:val="22"/>
                <w:szCs w:val="22"/>
                <w:lang w:val="en-US"/>
              </w:rPr>
              <w:pPrChange w:id="1383" w:author="Kleber Marques Lisboa" w:date="2023-10-24T09:41:00Z">
                <w:pPr>
                  <w:spacing w:before="30" w:after="30" w:line="240" w:lineRule="auto"/>
                  <w:ind w:left="-113" w:right="-113" w:firstLine="0"/>
                  <w:jc w:val="center"/>
                </w:pPr>
              </w:pPrChange>
            </w:pPr>
            <w:r w:rsidRPr="00F825C4">
              <w:rPr>
                <w:sz w:val="22"/>
                <w:szCs w:val="22"/>
                <w:lang w:val="en-US"/>
              </w:rPr>
              <w:t>0.83</w:t>
            </w:r>
          </w:p>
        </w:tc>
        <w:tc>
          <w:tcPr>
            <w:tcW w:w="603" w:type="dxa"/>
            <w:tcBorders>
              <w:top w:val="nil"/>
              <w:left w:val="nil"/>
              <w:bottom w:val="single" w:sz="4" w:space="0" w:color="auto"/>
              <w:right w:val="single" w:sz="4" w:space="0" w:color="auto"/>
            </w:tcBorders>
            <w:vAlign w:val="center"/>
          </w:tcPr>
          <w:p w14:paraId="577B948E" w14:textId="77777777" w:rsidR="009B1EDE" w:rsidRPr="00F825C4" w:rsidRDefault="009B1EDE">
            <w:pPr>
              <w:spacing w:before="30" w:after="30"/>
              <w:ind w:left="-113" w:right="-113" w:firstLine="0"/>
              <w:jc w:val="center"/>
              <w:rPr>
                <w:sz w:val="22"/>
                <w:szCs w:val="22"/>
                <w:lang w:val="en-US"/>
              </w:rPr>
              <w:pPrChange w:id="1384" w:author="Kleber Marques Lisboa" w:date="2023-10-24T09:41:00Z">
                <w:pPr>
                  <w:spacing w:before="30" w:after="30" w:line="240" w:lineRule="auto"/>
                  <w:ind w:left="-113" w:right="-113" w:firstLine="0"/>
                  <w:jc w:val="center"/>
                </w:pPr>
              </w:pPrChange>
            </w:pPr>
            <w:r w:rsidRPr="00F825C4">
              <w:rPr>
                <w:sz w:val="22"/>
                <w:szCs w:val="22"/>
                <w:lang w:val="en-US"/>
              </w:rPr>
              <w:t>40</w:t>
            </w:r>
          </w:p>
        </w:tc>
        <w:tc>
          <w:tcPr>
            <w:tcW w:w="968" w:type="dxa"/>
            <w:tcBorders>
              <w:top w:val="nil"/>
              <w:left w:val="single" w:sz="4" w:space="0" w:color="auto"/>
              <w:bottom w:val="single" w:sz="4" w:space="0" w:color="auto"/>
              <w:right w:val="nil"/>
            </w:tcBorders>
            <w:vAlign w:val="center"/>
          </w:tcPr>
          <w:p w14:paraId="3AFEEBB8" w14:textId="77777777" w:rsidR="009B1EDE" w:rsidRPr="00F825C4" w:rsidRDefault="009B1EDE">
            <w:pPr>
              <w:spacing w:before="30" w:after="30"/>
              <w:ind w:left="-113" w:right="-113" w:firstLine="0"/>
              <w:jc w:val="center"/>
              <w:rPr>
                <w:sz w:val="22"/>
                <w:szCs w:val="22"/>
                <w:lang w:val="en-US"/>
              </w:rPr>
              <w:pPrChange w:id="1385" w:author="Kleber Marques Lisboa" w:date="2023-10-24T09:41:00Z">
                <w:pPr>
                  <w:spacing w:before="30" w:after="30" w:line="240" w:lineRule="auto"/>
                  <w:ind w:left="-113" w:right="-113" w:firstLine="0"/>
                  <w:jc w:val="center"/>
                </w:pPr>
              </w:pPrChange>
            </w:pPr>
            <w:r w:rsidRPr="00F825C4">
              <w:rPr>
                <w:sz w:val="22"/>
                <w:szCs w:val="22"/>
                <w:lang w:val="en-US"/>
              </w:rPr>
              <w:t>0.41</w:t>
            </w:r>
          </w:p>
        </w:tc>
        <w:tc>
          <w:tcPr>
            <w:tcW w:w="969" w:type="dxa"/>
            <w:tcBorders>
              <w:top w:val="nil"/>
              <w:left w:val="nil"/>
              <w:bottom w:val="single" w:sz="4" w:space="0" w:color="auto"/>
              <w:right w:val="nil"/>
            </w:tcBorders>
            <w:vAlign w:val="center"/>
          </w:tcPr>
          <w:p w14:paraId="60A5CD68" w14:textId="77777777" w:rsidR="009B1EDE" w:rsidRPr="00F825C4" w:rsidRDefault="009B1EDE">
            <w:pPr>
              <w:spacing w:before="30" w:after="30"/>
              <w:ind w:left="-113" w:right="-113" w:firstLine="0"/>
              <w:jc w:val="center"/>
              <w:rPr>
                <w:sz w:val="22"/>
                <w:szCs w:val="22"/>
                <w:lang w:val="en-US"/>
              </w:rPr>
              <w:pPrChange w:id="1386" w:author="Kleber Marques Lisboa" w:date="2023-10-24T09:41:00Z">
                <w:pPr>
                  <w:spacing w:before="30" w:after="30" w:line="240" w:lineRule="auto"/>
                  <w:ind w:left="-113" w:right="-113" w:firstLine="0"/>
                  <w:jc w:val="center"/>
                </w:pPr>
              </w:pPrChange>
            </w:pPr>
            <w:r w:rsidRPr="00F825C4">
              <w:rPr>
                <w:sz w:val="22"/>
                <w:szCs w:val="22"/>
                <w:lang w:val="en-US"/>
              </w:rPr>
              <w:t>0.56</w:t>
            </w:r>
          </w:p>
        </w:tc>
        <w:tc>
          <w:tcPr>
            <w:tcW w:w="969" w:type="dxa"/>
            <w:tcBorders>
              <w:top w:val="nil"/>
              <w:left w:val="nil"/>
              <w:bottom w:val="single" w:sz="4" w:space="0" w:color="auto"/>
            </w:tcBorders>
            <w:vAlign w:val="center"/>
          </w:tcPr>
          <w:p w14:paraId="53C5E745" w14:textId="77777777" w:rsidR="009B1EDE" w:rsidRPr="00F825C4" w:rsidRDefault="009B1EDE">
            <w:pPr>
              <w:spacing w:before="30" w:after="30"/>
              <w:ind w:left="-113" w:right="-113" w:firstLine="0"/>
              <w:jc w:val="center"/>
              <w:rPr>
                <w:sz w:val="22"/>
                <w:szCs w:val="22"/>
                <w:lang w:val="en-US"/>
              </w:rPr>
              <w:pPrChange w:id="1387" w:author="Kleber Marques Lisboa" w:date="2023-10-24T09:41:00Z">
                <w:pPr>
                  <w:spacing w:before="30" w:after="30" w:line="240" w:lineRule="auto"/>
                  <w:ind w:left="-113" w:right="-113" w:firstLine="0"/>
                  <w:jc w:val="center"/>
                </w:pPr>
              </w:pPrChange>
            </w:pPr>
            <w:r w:rsidRPr="00F825C4">
              <w:rPr>
                <w:sz w:val="22"/>
                <w:szCs w:val="22"/>
                <w:lang w:val="en-US"/>
              </w:rPr>
              <w:t>0.57</w:t>
            </w:r>
          </w:p>
        </w:tc>
        <w:tc>
          <w:tcPr>
            <w:tcW w:w="968" w:type="dxa"/>
            <w:tcBorders>
              <w:top w:val="nil"/>
              <w:left w:val="nil"/>
              <w:bottom w:val="single" w:sz="4" w:space="0" w:color="auto"/>
              <w:right w:val="nil"/>
            </w:tcBorders>
            <w:vAlign w:val="center"/>
          </w:tcPr>
          <w:p w14:paraId="6A462FC2" w14:textId="77777777" w:rsidR="009B1EDE" w:rsidRPr="00F825C4" w:rsidRDefault="009B1EDE">
            <w:pPr>
              <w:spacing w:before="30" w:after="30"/>
              <w:ind w:left="-113" w:right="-113" w:firstLine="0"/>
              <w:jc w:val="center"/>
              <w:rPr>
                <w:sz w:val="22"/>
                <w:szCs w:val="22"/>
                <w:lang w:val="en-US"/>
              </w:rPr>
              <w:pPrChange w:id="1388" w:author="Kleber Marques Lisboa" w:date="2023-10-24T09:41:00Z">
                <w:pPr>
                  <w:spacing w:before="30" w:after="30" w:line="240" w:lineRule="auto"/>
                  <w:ind w:left="-113" w:right="-113" w:firstLine="0"/>
                  <w:jc w:val="center"/>
                </w:pPr>
              </w:pPrChange>
            </w:pPr>
            <w:r w:rsidRPr="00F825C4">
              <w:rPr>
                <w:sz w:val="22"/>
                <w:szCs w:val="22"/>
                <w:lang w:val="en-US"/>
              </w:rPr>
              <w:t>1.7</w:t>
            </w:r>
          </w:p>
        </w:tc>
        <w:tc>
          <w:tcPr>
            <w:tcW w:w="969" w:type="dxa"/>
            <w:tcBorders>
              <w:top w:val="nil"/>
              <w:left w:val="nil"/>
              <w:bottom w:val="single" w:sz="4" w:space="0" w:color="auto"/>
              <w:right w:val="nil"/>
            </w:tcBorders>
            <w:vAlign w:val="center"/>
          </w:tcPr>
          <w:p w14:paraId="21A322AF" w14:textId="77777777" w:rsidR="009B1EDE" w:rsidRPr="00F825C4" w:rsidRDefault="009B1EDE">
            <w:pPr>
              <w:spacing w:before="30" w:after="30"/>
              <w:ind w:left="-113" w:right="-113" w:firstLine="0"/>
              <w:jc w:val="center"/>
              <w:rPr>
                <w:sz w:val="22"/>
                <w:szCs w:val="22"/>
                <w:lang w:val="en-US"/>
              </w:rPr>
              <w:pPrChange w:id="1389" w:author="Kleber Marques Lisboa" w:date="2023-10-24T09:41:00Z">
                <w:pPr>
                  <w:spacing w:before="30" w:after="30" w:line="240" w:lineRule="auto"/>
                  <w:ind w:left="-113" w:right="-113" w:firstLine="0"/>
                  <w:jc w:val="center"/>
                </w:pPr>
              </w:pPrChange>
            </w:pPr>
            <w:r w:rsidRPr="00F825C4">
              <w:rPr>
                <w:sz w:val="22"/>
                <w:szCs w:val="22"/>
                <w:lang w:val="en-US"/>
              </w:rPr>
              <w:t>1.3</w:t>
            </w:r>
          </w:p>
        </w:tc>
        <w:tc>
          <w:tcPr>
            <w:tcW w:w="969" w:type="dxa"/>
            <w:tcBorders>
              <w:top w:val="nil"/>
              <w:left w:val="nil"/>
              <w:bottom w:val="single" w:sz="4" w:space="0" w:color="auto"/>
            </w:tcBorders>
            <w:vAlign w:val="center"/>
          </w:tcPr>
          <w:p w14:paraId="0A765B0F" w14:textId="77777777" w:rsidR="009B1EDE" w:rsidRPr="00F825C4" w:rsidRDefault="009B1EDE">
            <w:pPr>
              <w:spacing w:before="30" w:after="30"/>
              <w:ind w:left="-113" w:right="-113" w:firstLine="0"/>
              <w:jc w:val="center"/>
              <w:rPr>
                <w:sz w:val="22"/>
                <w:szCs w:val="22"/>
                <w:lang w:val="en-US"/>
              </w:rPr>
              <w:pPrChange w:id="1390" w:author="Kleber Marques Lisboa" w:date="2023-10-24T09:41:00Z">
                <w:pPr>
                  <w:spacing w:before="30" w:after="30" w:line="240" w:lineRule="auto"/>
                  <w:ind w:left="-113" w:right="-113" w:firstLine="0"/>
                  <w:jc w:val="center"/>
                </w:pPr>
              </w:pPrChange>
            </w:pPr>
            <w:r w:rsidRPr="00F825C4">
              <w:rPr>
                <w:sz w:val="22"/>
                <w:szCs w:val="22"/>
                <w:lang w:val="en-US"/>
              </w:rPr>
              <w:t>1.2</w:t>
            </w:r>
          </w:p>
        </w:tc>
      </w:tr>
    </w:tbl>
    <w:p w14:paraId="264A5FE4" w14:textId="6C84E762" w:rsidR="001523BE" w:rsidRDefault="003D2389">
      <w:pPr>
        <w:spacing w:before="60" w:after="0"/>
        <w:ind w:left="284" w:firstLine="0"/>
        <w:rPr>
          <w:spacing w:val="-3"/>
          <w:sz w:val="20"/>
          <w:szCs w:val="20"/>
          <w:lang w:val="en-US"/>
        </w:rPr>
        <w:pPrChange w:id="1391" w:author="Kleber Marques Lisboa" w:date="2023-10-24T09:41:00Z">
          <w:pPr>
            <w:spacing w:before="60" w:after="0" w:line="240" w:lineRule="auto"/>
            <w:ind w:left="284" w:firstLine="0"/>
          </w:pPr>
        </w:pPrChange>
      </w:pPr>
      <w:r w:rsidRPr="006C7C5C">
        <w:rPr>
          <w:spacing w:val="-3"/>
          <w:sz w:val="20"/>
          <w:szCs w:val="20"/>
          <w:vertAlign w:val="superscript"/>
          <w:lang w:val="en-US"/>
        </w:rPr>
        <w:t>(</w:t>
      </w:r>
      <w:r w:rsidR="00F8481F">
        <w:rPr>
          <w:spacing w:val="-3"/>
          <w:sz w:val="20"/>
          <w:szCs w:val="20"/>
          <w:vertAlign w:val="superscript"/>
          <w:lang w:val="en-US"/>
        </w:rPr>
        <w:t>a</w:t>
      </w:r>
      <w:r w:rsidR="00420130" w:rsidRPr="006C7C5C">
        <w:rPr>
          <w:spacing w:val="-3"/>
          <w:sz w:val="20"/>
          <w:szCs w:val="20"/>
          <w:vertAlign w:val="superscript"/>
          <w:lang w:val="en-US"/>
        </w:rPr>
        <w:t>)</w:t>
      </w:r>
      <w:r w:rsidR="00420130" w:rsidRPr="006C7C5C">
        <w:rPr>
          <w:spacing w:val="-3"/>
          <w:sz w:val="20"/>
          <w:szCs w:val="20"/>
          <w:lang w:val="en-US"/>
        </w:rPr>
        <w:t xml:space="preserve"> Feed-side threshold temperature, </w:t>
      </w:r>
      <m:oMath>
        <m:sSub>
          <m:sSubPr>
            <m:ctrlPr>
              <w:rPr>
                <w:rFonts w:ascii="Cambria Math" w:hAnsi="Cambria Math"/>
                <w:i/>
                <w:spacing w:val="-3"/>
                <w:sz w:val="20"/>
                <w:szCs w:val="20"/>
                <w:lang w:val="en-US"/>
              </w:rPr>
            </m:ctrlPr>
          </m:sSubPr>
          <m:e>
            <m:r>
              <w:rPr>
                <w:rFonts w:ascii="Cambria Math" w:hAnsi="Cambria Math"/>
                <w:spacing w:val="-3"/>
                <w:sz w:val="20"/>
                <w:szCs w:val="20"/>
                <w:lang w:val="en-US"/>
              </w:rPr>
              <m:t>T</m:t>
            </m:r>
          </m:e>
          <m:sub>
            <m:r>
              <w:rPr>
                <w:rFonts w:ascii="Cambria Math" w:hAnsi="Cambria Math"/>
                <w:spacing w:val="-3"/>
                <w:sz w:val="20"/>
                <w:szCs w:val="20"/>
                <w:lang w:val="en-US"/>
              </w:rPr>
              <m:t>thres_s</m:t>
            </m:r>
          </m:sub>
        </m:sSub>
      </m:oMath>
    </w:p>
    <w:p w14:paraId="0E4D6CFF" w14:textId="3202F47E" w:rsidR="00932852" w:rsidRPr="00E51257" w:rsidRDefault="001523BE">
      <w:pPr>
        <w:spacing w:before="60" w:after="0"/>
        <w:ind w:left="284" w:firstLine="0"/>
        <w:rPr>
          <w:spacing w:val="-3"/>
          <w:sz w:val="20"/>
          <w:szCs w:val="20"/>
          <w:lang w:val="en-US"/>
        </w:rPr>
        <w:sectPr w:rsidR="00932852" w:rsidRPr="00E51257" w:rsidSect="0030437F">
          <w:pgSz w:w="15840" w:h="12240" w:orient="landscape"/>
          <w:pgMar w:top="1418" w:right="1418" w:bottom="1418" w:left="1418" w:header="720" w:footer="567" w:gutter="0"/>
          <w:cols w:space="720"/>
          <w:docGrid w:linePitch="360"/>
        </w:sectPr>
        <w:pPrChange w:id="1392" w:author="Kleber Marques Lisboa" w:date="2023-10-24T09:41:00Z">
          <w:pPr>
            <w:spacing w:before="60" w:after="0" w:line="240" w:lineRule="auto"/>
            <w:ind w:left="284" w:firstLine="0"/>
          </w:pPr>
        </w:pPrChange>
      </w:pPr>
      <w:r w:rsidRPr="006C7C5C">
        <w:rPr>
          <w:spacing w:val="-3"/>
          <w:sz w:val="20"/>
          <w:szCs w:val="20"/>
          <w:vertAlign w:val="superscript"/>
          <w:lang w:val="en-US"/>
        </w:rPr>
        <w:t xml:space="preserve"> </w:t>
      </w:r>
      <w:r w:rsidR="001946BC" w:rsidRPr="006C7C5C">
        <w:rPr>
          <w:spacing w:val="-3"/>
          <w:sz w:val="20"/>
          <w:szCs w:val="20"/>
          <w:vertAlign w:val="superscript"/>
          <w:lang w:val="en-US"/>
        </w:rPr>
        <w:t>(</w:t>
      </w:r>
      <w:r w:rsidR="00F8481F">
        <w:rPr>
          <w:spacing w:val="-3"/>
          <w:sz w:val="20"/>
          <w:szCs w:val="20"/>
          <w:vertAlign w:val="superscript"/>
          <w:lang w:val="en-US"/>
        </w:rPr>
        <w:t>b</w:t>
      </w:r>
      <w:r w:rsidR="001946BC" w:rsidRPr="006C7C5C">
        <w:rPr>
          <w:spacing w:val="-3"/>
          <w:sz w:val="20"/>
          <w:szCs w:val="20"/>
          <w:vertAlign w:val="superscript"/>
          <w:lang w:val="en-US"/>
        </w:rPr>
        <w:t>)</w:t>
      </w:r>
      <w:r w:rsidR="001946BC" w:rsidRPr="006C7C5C">
        <w:rPr>
          <w:spacing w:val="-3"/>
          <w:sz w:val="20"/>
          <w:szCs w:val="20"/>
          <w:lang w:val="en-US"/>
        </w:rPr>
        <w:t xml:space="preserve"> </w:t>
      </w:r>
      <w:r w:rsidR="001946BC">
        <w:rPr>
          <w:spacing w:val="-3"/>
          <w:sz w:val="20"/>
          <w:szCs w:val="20"/>
          <w:lang w:val="en-US"/>
        </w:rPr>
        <w:t>Distillate-</w:t>
      </w:r>
      <w:r w:rsidR="001946BC" w:rsidRPr="006C7C5C">
        <w:rPr>
          <w:spacing w:val="-3"/>
          <w:sz w:val="20"/>
          <w:szCs w:val="20"/>
          <w:lang w:val="en-US"/>
        </w:rPr>
        <w:t xml:space="preserve">side threshold temperature, </w:t>
      </w:r>
      <m:oMath>
        <m:sSub>
          <m:sSubPr>
            <m:ctrlPr>
              <w:rPr>
                <w:rFonts w:ascii="Cambria Math" w:hAnsi="Cambria Math"/>
                <w:i/>
                <w:spacing w:val="-3"/>
                <w:sz w:val="20"/>
                <w:szCs w:val="20"/>
                <w:lang w:val="en-US"/>
              </w:rPr>
            </m:ctrlPr>
          </m:sSubPr>
          <m:e>
            <m:r>
              <w:rPr>
                <w:rFonts w:ascii="Cambria Math" w:hAnsi="Cambria Math"/>
                <w:spacing w:val="-3"/>
                <w:sz w:val="20"/>
                <w:szCs w:val="20"/>
                <w:lang w:val="en-US"/>
              </w:rPr>
              <m:t>T</m:t>
            </m:r>
          </m:e>
          <m:sub>
            <m:r>
              <w:rPr>
                <w:rFonts w:ascii="Cambria Math" w:hAnsi="Cambria Math"/>
                <w:spacing w:val="-3"/>
                <w:sz w:val="20"/>
                <w:szCs w:val="20"/>
                <w:lang w:val="en-US"/>
              </w:rPr>
              <m:t>thres_l</m:t>
            </m:r>
          </m:sub>
        </m:sSub>
      </m:oMath>
      <w:r w:rsidR="001946BC" w:rsidRPr="006C7C5C">
        <w:rPr>
          <w:spacing w:val="-3"/>
          <w:sz w:val="20"/>
          <w:szCs w:val="20"/>
          <w:vertAlign w:val="superscript"/>
          <w:lang w:val="en-US"/>
        </w:rPr>
        <w:t xml:space="preserve"> </w:t>
      </w:r>
    </w:p>
    <w:p w14:paraId="5B35B941" w14:textId="667B4AB6" w:rsidR="00DA6D9C" w:rsidRDefault="00926DDB">
      <w:pPr>
        <w:widowControl w:val="0"/>
        <w:spacing w:after="0"/>
        <w:ind w:firstLine="0"/>
        <w:jc w:val="center"/>
        <w:rPr>
          <w:lang w:val="en-US"/>
        </w:rPr>
        <w:pPrChange w:id="1393" w:author="Kleber Marques Lisboa" w:date="2023-10-24T09:41:00Z">
          <w:pPr>
            <w:widowControl w:val="0"/>
            <w:spacing w:after="0" w:line="240" w:lineRule="auto"/>
            <w:ind w:firstLine="0"/>
            <w:jc w:val="center"/>
          </w:pPr>
        </w:pPrChange>
      </w:pPr>
      <w:r>
        <w:rPr>
          <w:noProof/>
          <w:lang w:val="en-US"/>
        </w:rPr>
        <w:drawing>
          <wp:inline distT="0" distB="0" distL="0" distR="0" wp14:anchorId="0D136E37" wp14:editId="2DFAAFE2">
            <wp:extent cx="2948940" cy="2510028"/>
            <wp:effectExtent l="0" t="0" r="3810" b="5080"/>
            <wp:docPr id="51934096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40965" name="Imagem 519340965"/>
                    <pic:cNvPicPr/>
                  </pic:nvPicPr>
                  <pic:blipFill>
                    <a:blip r:embed="rId195" cstate="print">
                      <a:extLst>
                        <a:ext uri="{28A0092B-C50C-407E-A947-70E740481C1C}">
                          <a14:useLocalDpi xmlns:a14="http://schemas.microsoft.com/office/drawing/2010/main" val="0"/>
                        </a:ext>
                      </a:extLst>
                    </a:blip>
                    <a:stretch>
                      <a:fillRect/>
                    </a:stretch>
                  </pic:blipFill>
                  <pic:spPr>
                    <a:xfrm>
                      <a:off x="0" y="0"/>
                      <a:ext cx="2948940" cy="2510028"/>
                    </a:xfrm>
                    <a:prstGeom prst="rect">
                      <a:avLst/>
                    </a:prstGeom>
                  </pic:spPr>
                </pic:pic>
              </a:graphicData>
            </a:graphic>
          </wp:inline>
        </w:drawing>
      </w:r>
      <w:r>
        <w:rPr>
          <w:lang w:val="en-US"/>
        </w:rPr>
        <w:t xml:space="preserve">  </w:t>
      </w:r>
      <w:r>
        <w:rPr>
          <w:noProof/>
          <w:lang w:val="en-US"/>
        </w:rPr>
        <w:drawing>
          <wp:inline distT="0" distB="0" distL="0" distR="0" wp14:anchorId="19657BC8" wp14:editId="288FC163">
            <wp:extent cx="2926080" cy="2510028"/>
            <wp:effectExtent l="0" t="0" r="7620" b="5080"/>
            <wp:docPr id="957081945"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81945" name="Imagem 957081945"/>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2926080" cy="2510028"/>
                    </a:xfrm>
                    <a:prstGeom prst="rect">
                      <a:avLst/>
                    </a:prstGeom>
                  </pic:spPr>
                </pic:pic>
              </a:graphicData>
            </a:graphic>
          </wp:inline>
        </w:drawing>
      </w:r>
    </w:p>
    <w:p w14:paraId="3710DDC3" w14:textId="77777777" w:rsidR="00DA6D9C" w:rsidRDefault="00DA6D9C">
      <w:pPr>
        <w:spacing w:after="0"/>
        <w:ind w:firstLine="0"/>
        <w:jc w:val="center"/>
        <w:rPr>
          <w:spacing w:val="-3"/>
          <w:lang w:val="en-US"/>
        </w:rPr>
        <w:pPrChange w:id="1394" w:author="Kleber Marques Lisboa" w:date="2023-10-24T09:41:00Z">
          <w:pPr>
            <w:spacing w:after="0" w:line="276" w:lineRule="auto"/>
            <w:ind w:firstLine="0"/>
            <w:jc w:val="center"/>
          </w:pPr>
        </w:pPrChange>
      </w:pPr>
      <w:r>
        <w:rPr>
          <w:spacing w:val="-3"/>
          <w:lang w:val="en-US"/>
        </w:rPr>
        <w:tab/>
        <w:t>(a)</w:t>
      </w:r>
      <w:r>
        <w:rPr>
          <w:spacing w:val="-3"/>
          <w:lang w:val="en-US"/>
        </w:rPr>
        <w:tab/>
      </w:r>
      <w:r>
        <w:rPr>
          <w:spacing w:val="-3"/>
          <w:lang w:val="en-US"/>
        </w:rPr>
        <w:tab/>
      </w:r>
      <w:r>
        <w:rPr>
          <w:spacing w:val="-3"/>
          <w:lang w:val="en-US"/>
        </w:rPr>
        <w:tab/>
      </w:r>
      <w:r>
        <w:rPr>
          <w:spacing w:val="-3"/>
          <w:lang w:val="en-US"/>
        </w:rPr>
        <w:tab/>
      </w:r>
      <w:r>
        <w:rPr>
          <w:spacing w:val="-3"/>
          <w:lang w:val="en-US"/>
        </w:rPr>
        <w:tab/>
      </w:r>
      <w:r>
        <w:rPr>
          <w:spacing w:val="-3"/>
          <w:lang w:val="en-US"/>
        </w:rPr>
        <w:tab/>
        <w:t xml:space="preserve">     (b)</w:t>
      </w:r>
    </w:p>
    <w:p w14:paraId="1D1851F1" w14:textId="77777777" w:rsidR="00DA6D9C" w:rsidRPr="008B6A89" w:rsidRDefault="00DA6D9C">
      <w:pPr>
        <w:ind w:firstLine="0"/>
        <w:jc w:val="center"/>
        <w:rPr>
          <w:spacing w:val="-3"/>
          <w:lang w:val="en-US"/>
        </w:rPr>
        <w:pPrChange w:id="1395" w:author="Kleber Marques Lisboa" w:date="2023-10-24T09:41:00Z">
          <w:pPr>
            <w:spacing w:line="276" w:lineRule="auto"/>
            <w:ind w:firstLine="0"/>
            <w:jc w:val="center"/>
          </w:pPr>
        </w:pPrChange>
      </w:pPr>
      <w:r w:rsidRPr="008B6A89">
        <w:rPr>
          <w:spacing w:val="-3"/>
          <w:lang w:val="en-US"/>
        </w:rPr>
        <w:t>Figur</w:t>
      </w:r>
      <w:r>
        <w:rPr>
          <w:spacing w:val="-3"/>
          <w:lang w:val="en-US"/>
        </w:rPr>
        <w:t>e</w:t>
      </w:r>
      <w:r w:rsidRPr="008B6A89">
        <w:rPr>
          <w:spacing w:val="-3"/>
          <w:lang w:val="en-US"/>
        </w:rPr>
        <w:t xml:space="preserve"> </w:t>
      </w:r>
      <w:r>
        <w:rPr>
          <w:spacing w:val="-3"/>
          <w:lang w:val="en-US"/>
        </w:rPr>
        <w:t>8</w:t>
      </w:r>
      <w:r w:rsidRPr="008B6A89">
        <w:rPr>
          <w:spacing w:val="-3"/>
          <w:lang w:val="en-US"/>
        </w:rPr>
        <w:t xml:space="preserve"> </w:t>
      </w:r>
      <w:r>
        <w:rPr>
          <w:spacing w:val="-3"/>
          <w:lang w:val="en-US"/>
        </w:rPr>
        <w:t>–</w:t>
      </w:r>
      <w:r w:rsidRPr="008B6A89">
        <w:rPr>
          <w:spacing w:val="-3"/>
          <w:lang w:val="en-US"/>
        </w:rPr>
        <w:t xml:space="preserve"> </w:t>
      </w:r>
      <w:r>
        <w:rPr>
          <w:spacing w:val="-3"/>
          <w:lang w:val="en-US"/>
        </w:rPr>
        <w:t xml:space="preserve">Evolution of the instantaneous a) </w:t>
      </w:r>
      <m:oMath>
        <m:r>
          <w:rPr>
            <w:rFonts w:ascii="Cambria Math" w:hAnsi="Cambria Math"/>
            <w:spacing w:val="-3"/>
            <w:sz w:val="23"/>
            <w:szCs w:val="23"/>
            <w:lang w:val="en-US"/>
          </w:rPr>
          <m:t>GOR</m:t>
        </m:r>
      </m:oMath>
      <w:r>
        <w:rPr>
          <w:spacing w:val="-3"/>
          <w:lang w:val="en-US"/>
        </w:rPr>
        <w:t xml:space="preserve"> and b) </w:t>
      </w:r>
      <m:oMath>
        <m:sSub>
          <m:sSubPr>
            <m:ctrlPr>
              <w:rPr>
                <w:rFonts w:ascii="Cambria Math" w:hAnsi="Cambria Math"/>
                <w:i/>
                <w:spacing w:val="-3"/>
                <w:sz w:val="23"/>
                <w:szCs w:val="23"/>
                <w:lang w:val="en-US"/>
              </w:rPr>
            </m:ctrlPr>
          </m:sSubPr>
          <m:e>
            <m:r>
              <w:rPr>
                <w:rFonts w:ascii="Cambria Math" w:hAnsi="Cambria Math"/>
                <w:spacing w:val="-3"/>
                <w:sz w:val="23"/>
                <w:szCs w:val="23"/>
                <w:lang w:val="en-US"/>
              </w:rPr>
              <m:t>SEC</m:t>
            </m:r>
          </m:e>
          <m:sub>
            <m:r>
              <w:rPr>
                <w:rFonts w:ascii="Cambria Math" w:hAnsi="Cambria Math"/>
                <w:spacing w:val="-3"/>
                <w:sz w:val="23"/>
                <w:szCs w:val="23"/>
                <w:lang w:val="en-US"/>
              </w:rPr>
              <m:t>th</m:t>
            </m:r>
          </m:sub>
        </m:sSub>
      </m:oMath>
      <w:r>
        <w:rPr>
          <w:spacing w:val="-3"/>
          <w:lang w:val="en-US"/>
        </w:rPr>
        <w:t xml:space="preserve">, for </w:t>
      </w:r>
      <m:oMath>
        <m:sSub>
          <m:sSubPr>
            <m:ctrlPr>
              <w:rPr>
                <w:rFonts w:ascii="Cambria Math" w:hAnsi="Cambria Math"/>
                <w:i/>
                <w:spacing w:val="-3"/>
                <w:sz w:val="22"/>
                <w:szCs w:val="22"/>
                <w:lang w:val="en-US"/>
              </w:rPr>
            </m:ctrlPr>
          </m:sSubPr>
          <m:e>
            <m:r>
              <w:rPr>
                <w:rFonts w:ascii="Cambria Math" w:hAnsi="Cambria Math"/>
                <w:spacing w:val="-3"/>
                <w:sz w:val="22"/>
                <w:szCs w:val="22"/>
                <w:lang w:val="en-US"/>
              </w:rPr>
              <m:t>Cs</m:t>
            </m:r>
          </m:e>
          <m:sub>
            <m:r>
              <w:rPr>
                <w:rFonts w:ascii="Cambria Math" w:hAnsi="Cambria Math"/>
                <w:spacing w:val="-3"/>
                <w:sz w:val="22"/>
                <w:szCs w:val="22"/>
                <w:lang w:val="en-US"/>
              </w:rPr>
              <m:t>max</m:t>
            </m:r>
          </m:sub>
        </m:sSub>
        <m:r>
          <w:rPr>
            <w:rFonts w:ascii="Cambria Math" w:hAnsi="Cambria Math"/>
            <w:spacing w:val="-3"/>
            <w:sz w:val="22"/>
            <w:szCs w:val="22"/>
            <w:lang w:val="en-US"/>
          </w:rPr>
          <m:t>=120</m:t>
        </m:r>
      </m:oMath>
      <w:r w:rsidRPr="00DA6D9C">
        <w:rPr>
          <w:spacing w:val="-3"/>
          <w:lang w:val="en-US"/>
        </w:rPr>
        <w:t xml:space="preserve"> g</w:t>
      </w:r>
      <w:r w:rsidRPr="00DA6D9C">
        <w:rPr>
          <w:spacing w:val="-3"/>
          <w:vertAlign w:val="subscript"/>
          <w:lang w:val="en-US"/>
        </w:rPr>
        <w:t>s</w:t>
      </w:r>
      <w:r w:rsidRPr="00DA6D9C">
        <w:rPr>
          <w:spacing w:val="-3"/>
          <w:lang w:val="en-US"/>
        </w:rPr>
        <w:t>/L</w:t>
      </w:r>
      <w:r w:rsidRPr="00DA6D9C">
        <w:rPr>
          <w:spacing w:val="-3"/>
          <w:vertAlign w:val="subscript"/>
          <w:lang w:val="en-US"/>
        </w:rPr>
        <w:t>mix</w:t>
      </w:r>
      <w:r>
        <w:rPr>
          <w:spacing w:val="-3"/>
          <w:lang w:val="en-US"/>
        </w:rPr>
        <w:t>. Batch operating model.</w:t>
      </w:r>
    </w:p>
    <w:p w14:paraId="490C44B2" w14:textId="77777777" w:rsidR="00DA6D9C" w:rsidRDefault="00DA6D9C" w:rsidP="00165B87">
      <w:pPr>
        <w:widowControl w:val="0"/>
        <w:spacing w:before="120"/>
        <w:ind w:firstLine="0"/>
        <w:jc w:val="center"/>
        <w:rPr>
          <w:lang w:val="en-US"/>
        </w:rPr>
      </w:pPr>
    </w:p>
    <w:p w14:paraId="76B438B4" w14:textId="39D4D650" w:rsidR="00DA6D9C" w:rsidRDefault="00926DDB">
      <w:pPr>
        <w:widowControl w:val="0"/>
        <w:spacing w:before="120" w:after="0"/>
        <w:ind w:firstLine="0"/>
        <w:jc w:val="center"/>
        <w:rPr>
          <w:lang w:val="en-US"/>
        </w:rPr>
        <w:pPrChange w:id="1396" w:author="Kleber Marques Lisboa" w:date="2023-10-24T09:41:00Z">
          <w:pPr>
            <w:widowControl w:val="0"/>
            <w:spacing w:before="120" w:after="0" w:line="240" w:lineRule="auto"/>
            <w:ind w:firstLine="0"/>
            <w:jc w:val="center"/>
          </w:pPr>
        </w:pPrChange>
      </w:pPr>
      <w:r>
        <w:rPr>
          <w:noProof/>
          <w:lang w:val="en-US"/>
        </w:rPr>
        <w:drawing>
          <wp:inline distT="0" distB="0" distL="0" distR="0" wp14:anchorId="2CCD468C" wp14:editId="49D5C267">
            <wp:extent cx="2948940" cy="2510028"/>
            <wp:effectExtent l="0" t="0" r="3810" b="5080"/>
            <wp:docPr id="1939991499"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91499" name="Imagem 1939991499"/>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2948940" cy="2510028"/>
                    </a:xfrm>
                    <a:prstGeom prst="rect">
                      <a:avLst/>
                    </a:prstGeom>
                  </pic:spPr>
                </pic:pic>
              </a:graphicData>
            </a:graphic>
          </wp:inline>
        </w:drawing>
      </w:r>
      <w:r w:rsidR="00DA6D9C">
        <w:rPr>
          <w:lang w:val="en-US"/>
        </w:rPr>
        <w:t xml:space="preserve"> </w:t>
      </w:r>
      <w:r>
        <w:rPr>
          <w:lang w:val="en-US"/>
        </w:rPr>
        <w:t xml:space="preserve"> </w:t>
      </w:r>
      <w:r>
        <w:rPr>
          <w:noProof/>
          <w:lang w:val="en-US"/>
        </w:rPr>
        <w:drawing>
          <wp:inline distT="0" distB="0" distL="0" distR="0" wp14:anchorId="73F3362A" wp14:editId="575DF03A">
            <wp:extent cx="2926080" cy="2510028"/>
            <wp:effectExtent l="0" t="0" r="7620" b="5080"/>
            <wp:docPr id="1310835431"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35431" name="Imagem 1310835431"/>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2926080" cy="2510028"/>
                    </a:xfrm>
                    <a:prstGeom prst="rect">
                      <a:avLst/>
                    </a:prstGeom>
                  </pic:spPr>
                </pic:pic>
              </a:graphicData>
            </a:graphic>
          </wp:inline>
        </w:drawing>
      </w:r>
    </w:p>
    <w:p w14:paraId="7AF03BA3" w14:textId="77777777" w:rsidR="00DA6D9C" w:rsidRDefault="00DA6D9C">
      <w:pPr>
        <w:spacing w:before="60" w:after="0"/>
        <w:ind w:firstLine="0"/>
        <w:jc w:val="center"/>
        <w:rPr>
          <w:spacing w:val="-3"/>
          <w:lang w:val="en-US"/>
        </w:rPr>
        <w:pPrChange w:id="1397" w:author="Kleber Marques Lisboa" w:date="2023-10-24T09:41:00Z">
          <w:pPr>
            <w:spacing w:before="60" w:after="0" w:line="276" w:lineRule="auto"/>
            <w:ind w:firstLine="0"/>
            <w:jc w:val="center"/>
          </w:pPr>
        </w:pPrChange>
      </w:pPr>
      <w:r>
        <w:rPr>
          <w:spacing w:val="-3"/>
          <w:lang w:val="en-US"/>
        </w:rPr>
        <w:tab/>
        <w:t>(a)</w:t>
      </w:r>
      <w:r>
        <w:rPr>
          <w:spacing w:val="-3"/>
          <w:lang w:val="en-US"/>
        </w:rPr>
        <w:tab/>
      </w:r>
      <w:r>
        <w:rPr>
          <w:spacing w:val="-3"/>
          <w:lang w:val="en-US"/>
        </w:rPr>
        <w:tab/>
      </w:r>
      <w:r>
        <w:rPr>
          <w:spacing w:val="-3"/>
          <w:lang w:val="en-US"/>
        </w:rPr>
        <w:tab/>
      </w:r>
      <w:r>
        <w:rPr>
          <w:spacing w:val="-3"/>
          <w:lang w:val="en-US"/>
        </w:rPr>
        <w:tab/>
      </w:r>
      <w:r>
        <w:rPr>
          <w:spacing w:val="-3"/>
          <w:lang w:val="en-US"/>
        </w:rPr>
        <w:tab/>
      </w:r>
      <w:r>
        <w:rPr>
          <w:spacing w:val="-3"/>
          <w:lang w:val="en-US"/>
        </w:rPr>
        <w:tab/>
        <w:t xml:space="preserve">     (b)</w:t>
      </w:r>
    </w:p>
    <w:p w14:paraId="6D2CCBEE" w14:textId="77777777" w:rsidR="00DA6D9C" w:rsidRDefault="00DA6D9C">
      <w:pPr>
        <w:widowControl w:val="0"/>
        <w:ind w:firstLine="0"/>
        <w:jc w:val="center"/>
        <w:rPr>
          <w:lang w:val="en-US"/>
        </w:rPr>
        <w:pPrChange w:id="1398" w:author="Kleber Marques Lisboa" w:date="2023-10-24T09:41:00Z">
          <w:pPr>
            <w:widowControl w:val="0"/>
            <w:spacing w:line="276" w:lineRule="auto"/>
            <w:ind w:firstLine="0"/>
            <w:jc w:val="center"/>
          </w:pPr>
        </w:pPrChange>
      </w:pPr>
      <w:r w:rsidRPr="008B6A89">
        <w:rPr>
          <w:spacing w:val="-3"/>
          <w:lang w:val="en-US"/>
        </w:rPr>
        <w:t>Figur</w:t>
      </w:r>
      <w:r>
        <w:rPr>
          <w:spacing w:val="-3"/>
          <w:lang w:val="en-US"/>
        </w:rPr>
        <w:t>e</w:t>
      </w:r>
      <w:r w:rsidRPr="008B6A89">
        <w:rPr>
          <w:spacing w:val="-3"/>
          <w:lang w:val="en-US"/>
        </w:rPr>
        <w:t xml:space="preserve"> </w:t>
      </w:r>
      <w:r>
        <w:rPr>
          <w:spacing w:val="-3"/>
          <w:lang w:val="en-US"/>
        </w:rPr>
        <w:t>9</w:t>
      </w:r>
      <w:r w:rsidRPr="008B6A89">
        <w:rPr>
          <w:spacing w:val="-3"/>
          <w:lang w:val="en-US"/>
        </w:rPr>
        <w:t xml:space="preserve"> </w:t>
      </w:r>
      <w:r>
        <w:rPr>
          <w:spacing w:val="-3"/>
          <w:lang w:val="en-US"/>
        </w:rPr>
        <w:t>–</w:t>
      </w:r>
      <w:r w:rsidRPr="008B6A89">
        <w:rPr>
          <w:spacing w:val="-3"/>
          <w:lang w:val="en-US"/>
        </w:rPr>
        <w:t xml:space="preserve"> </w:t>
      </w:r>
      <w:r>
        <w:rPr>
          <w:spacing w:val="-3"/>
          <w:lang w:val="en-US"/>
        </w:rPr>
        <w:t xml:space="preserve">Evolution of the instantaneous a) </w:t>
      </w:r>
      <m:oMath>
        <m:r>
          <w:rPr>
            <w:rFonts w:ascii="Cambria Math" w:hAnsi="Cambria Math"/>
            <w:spacing w:val="-3"/>
            <w:sz w:val="23"/>
            <w:szCs w:val="23"/>
            <w:lang w:val="en-US"/>
          </w:rPr>
          <m:t>GOR</m:t>
        </m:r>
      </m:oMath>
      <w:r>
        <w:rPr>
          <w:spacing w:val="-3"/>
          <w:lang w:val="en-US"/>
        </w:rPr>
        <w:t xml:space="preserve"> and b) </w:t>
      </w:r>
      <m:oMath>
        <m:sSub>
          <m:sSubPr>
            <m:ctrlPr>
              <w:rPr>
                <w:rFonts w:ascii="Cambria Math" w:hAnsi="Cambria Math"/>
                <w:i/>
                <w:spacing w:val="-3"/>
                <w:sz w:val="23"/>
                <w:szCs w:val="23"/>
                <w:lang w:val="en-US"/>
              </w:rPr>
            </m:ctrlPr>
          </m:sSubPr>
          <m:e>
            <m:r>
              <w:rPr>
                <w:rFonts w:ascii="Cambria Math" w:hAnsi="Cambria Math"/>
                <w:spacing w:val="-3"/>
                <w:sz w:val="23"/>
                <w:szCs w:val="23"/>
                <w:lang w:val="en-US"/>
              </w:rPr>
              <m:t>SEC</m:t>
            </m:r>
          </m:e>
          <m:sub>
            <m:r>
              <w:rPr>
                <w:rFonts w:ascii="Cambria Math" w:hAnsi="Cambria Math"/>
                <w:spacing w:val="-3"/>
                <w:sz w:val="23"/>
                <w:szCs w:val="23"/>
                <w:lang w:val="en-US"/>
              </w:rPr>
              <m:t>th</m:t>
            </m:r>
          </m:sub>
        </m:sSub>
      </m:oMath>
      <w:r>
        <w:rPr>
          <w:spacing w:val="-3"/>
          <w:lang w:val="en-US"/>
        </w:rPr>
        <w:t xml:space="preserve">, for </w:t>
      </w:r>
      <m:oMath>
        <m:sSub>
          <m:sSubPr>
            <m:ctrlPr>
              <w:rPr>
                <w:rFonts w:ascii="Cambria Math" w:hAnsi="Cambria Math"/>
                <w:i/>
                <w:spacing w:val="-3"/>
                <w:sz w:val="22"/>
                <w:szCs w:val="22"/>
                <w:lang w:val="en-US"/>
              </w:rPr>
            </m:ctrlPr>
          </m:sSubPr>
          <m:e>
            <m:r>
              <w:rPr>
                <w:rFonts w:ascii="Cambria Math" w:hAnsi="Cambria Math"/>
                <w:spacing w:val="-3"/>
                <w:sz w:val="22"/>
                <w:szCs w:val="22"/>
                <w:lang w:val="en-US"/>
              </w:rPr>
              <m:t>Cs</m:t>
            </m:r>
          </m:e>
          <m:sub>
            <m:r>
              <w:rPr>
                <w:rFonts w:ascii="Cambria Math" w:hAnsi="Cambria Math"/>
                <w:spacing w:val="-3"/>
                <w:sz w:val="22"/>
                <w:szCs w:val="22"/>
                <w:lang w:val="en-US"/>
              </w:rPr>
              <m:t>max</m:t>
            </m:r>
          </m:sub>
        </m:sSub>
        <m:r>
          <w:rPr>
            <w:rFonts w:ascii="Cambria Math" w:hAnsi="Cambria Math"/>
            <w:spacing w:val="-3"/>
            <w:sz w:val="22"/>
            <w:szCs w:val="22"/>
            <w:lang w:val="en-US"/>
          </w:rPr>
          <m:t>=260</m:t>
        </m:r>
      </m:oMath>
      <w:r w:rsidRPr="00DA6D9C">
        <w:rPr>
          <w:spacing w:val="-3"/>
          <w:lang w:val="en-US"/>
        </w:rPr>
        <w:t xml:space="preserve"> g</w:t>
      </w:r>
      <w:r w:rsidRPr="00DA6D9C">
        <w:rPr>
          <w:spacing w:val="-3"/>
          <w:vertAlign w:val="subscript"/>
          <w:lang w:val="en-US"/>
        </w:rPr>
        <w:t>s</w:t>
      </w:r>
      <w:r w:rsidRPr="00DA6D9C">
        <w:rPr>
          <w:spacing w:val="-3"/>
          <w:lang w:val="en-US"/>
        </w:rPr>
        <w:t>/L</w:t>
      </w:r>
      <w:r w:rsidRPr="00DA6D9C">
        <w:rPr>
          <w:spacing w:val="-3"/>
          <w:vertAlign w:val="subscript"/>
          <w:lang w:val="en-US"/>
        </w:rPr>
        <w:t>mix</w:t>
      </w:r>
      <w:r>
        <w:rPr>
          <w:spacing w:val="-3"/>
          <w:lang w:val="en-US"/>
        </w:rPr>
        <w:t>. Batch operating model.</w:t>
      </w:r>
    </w:p>
    <w:p w14:paraId="03D3ECD3" w14:textId="77777777" w:rsidR="00B9383F" w:rsidRDefault="00B9383F" w:rsidP="00165B87">
      <w:pPr>
        <w:widowControl w:val="0"/>
        <w:spacing w:before="120"/>
        <w:ind w:firstLine="0"/>
        <w:rPr>
          <w:lang w:val="en-US"/>
        </w:rPr>
      </w:pPr>
    </w:p>
    <w:p w14:paraId="0CDA3DDB" w14:textId="7FBC7A51" w:rsidR="00AE3F97" w:rsidRDefault="002649BE" w:rsidP="00165B87">
      <w:pPr>
        <w:widowControl w:val="0"/>
        <w:spacing w:before="120"/>
        <w:ind w:firstLine="720"/>
        <w:rPr>
          <w:spacing w:val="-3"/>
          <w:lang w:val="en-US"/>
        </w:rPr>
      </w:pPr>
      <w:r w:rsidRPr="00DA3C82">
        <w:rPr>
          <w:lang w:val="en-US"/>
        </w:rPr>
        <w:t>Fr</w:t>
      </w:r>
      <w:r w:rsidR="00B9383F" w:rsidRPr="00DA3C82">
        <w:rPr>
          <w:lang w:val="en-US"/>
        </w:rPr>
        <w:t xml:space="preserve">om these figures, </w:t>
      </w:r>
      <w:r w:rsidRPr="00DA3C82">
        <w:rPr>
          <w:lang w:val="en-US"/>
        </w:rPr>
        <w:t xml:space="preserve">we can see that </w:t>
      </w:r>
      <w:r w:rsidR="00B9383F" w:rsidRPr="00DA3C82">
        <w:rPr>
          <w:lang w:val="en-US"/>
        </w:rPr>
        <w:t>the gain in the thermal efficiency (increase</w:t>
      </w:r>
      <w:r w:rsidRPr="00DA3C82">
        <w:rPr>
          <w:lang w:val="en-US"/>
        </w:rPr>
        <w:t xml:space="preserve"> of</w:t>
      </w:r>
      <w:r w:rsidR="00B9383F" w:rsidRPr="00DA3C82">
        <w:rPr>
          <w:lang w:val="en-US"/>
        </w:rPr>
        <w:t xml:space="preserve"> </w:t>
      </w:r>
      <m:oMath>
        <m:acc>
          <m:accPr>
            <m:chr m:val="̅"/>
            <m:ctrlPr>
              <w:rPr>
                <w:rFonts w:ascii="Cambria Math" w:hAnsi="Cambria Math"/>
                <w:i/>
                <w:spacing w:val="-3"/>
                <w:lang w:val="en-US"/>
              </w:rPr>
            </m:ctrlPr>
          </m:accPr>
          <m:e>
            <m:r>
              <w:rPr>
                <w:rFonts w:ascii="Cambria Math" w:hAnsi="Cambria Math"/>
                <w:spacing w:val="-3"/>
                <w:lang w:val="en-US"/>
              </w:rPr>
              <m:t>GOR</m:t>
            </m:r>
          </m:e>
        </m:acc>
      </m:oMath>
      <w:r w:rsidR="009B30D9" w:rsidRPr="00DA3C82">
        <w:rPr>
          <w:lang w:val="en-US"/>
        </w:rPr>
        <w:t xml:space="preserve"> and reduction </w:t>
      </w:r>
      <w:r w:rsidRPr="00DA3C82">
        <w:rPr>
          <w:lang w:val="en-US"/>
        </w:rPr>
        <w:t xml:space="preserve">of </w:t>
      </w:r>
      <m:oMath>
        <m:sSub>
          <m:sSubPr>
            <m:ctrlPr>
              <w:rPr>
                <w:rFonts w:ascii="Cambria Math" w:hAnsi="Cambria Math"/>
                <w:i/>
                <w:spacing w:val="-3"/>
                <w:lang w:val="en-US"/>
              </w:rPr>
            </m:ctrlPr>
          </m:sSubPr>
          <m:e>
            <m:acc>
              <m:accPr>
                <m:chr m:val="̅"/>
                <m:ctrlPr>
                  <w:rPr>
                    <w:rFonts w:ascii="Cambria Math" w:hAnsi="Cambria Math"/>
                    <w:i/>
                    <w:spacing w:val="-3"/>
                    <w:lang w:val="en-US"/>
                  </w:rPr>
                </m:ctrlPr>
              </m:accPr>
              <m:e>
                <m:r>
                  <w:rPr>
                    <w:rFonts w:ascii="Cambria Math" w:hAnsi="Cambria Math"/>
                    <w:spacing w:val="-3"/>
                    <w:lang w:val="en-US"/>
                  </w:rPr>
                  <m:t>SEC</m:t>
                </m:r>
              </m:e>
            </m:acc>
          </m:e>
          <m:sub>
            <m:r>
              <w:rPr>
                <w:rFonts w:ascii="Cambria Math" w:hAnsi="Cambria Math"/>
                <w:spacing w:val="-3"/>
                <w:lang w:val="en-US"/>
              </w:rPr>
              <m:t>th</m:t>
            </m:r>
          </m:sub>
        </m:sSub>
      </m:oMath>
      <w:r w:rsidR="009B30D9" w:rsidRPr="00DA3C82">
        <w:rPr>
          <w:spacing w:val="-3"/>
          <w:lang w:val="en-US"/>
        </w:rPr>
        <w:t>)</w:t>
      </w:r>
      <w:r w:rsidR="00B9383F" w:rsidRPr="00DA3C82">
        <w:rPr>
          <w:lang w:val="en-US"/>
        </w:rPr>
        <w:t xml:space="preserve"> </w:t>
      </w:r>
      <w:r w:rsidR="003461EB">
        <w:rPr>
          <w:lang w:val="en-US"/>
        </w:rPr>
        <w:t>when</w:t>
      </w:r>
      <w:r w:rsidR="009B30D9" w:rsidRPr="00DA3C82">
        <w:rPr>
          <w:lang w:val="en-US"/>
        </w:rPr>
        <w:t xml:space="preserve"> using the HX-2 </w:t>
      </w:r>
      <w:r w:rsidR="00B9383F" w:rsidRPr="00DA3C82">
        <w:rPr>
          <w:lang w:val="en-US"/>
        </w:rPr>
        <w:t xml:space="preserve">is related to the overshooting in the instantaneous </w:t>
      </w:r>
      <m:oMath>
        <m:r>
          <w:rPr>
            <w:rFonts w:ascii="Cambria Math" w:hAnsi="Cambria Math"/>
            <w:spacing w:val="-3"/>
            <w:lang w:val="en-US"/>
          </w:rPr>
          <m:t>GOR</m:t>
        </m:r>
      </m:oMath>
      <w:r w:rsidR="00B9383F" w:rsidRPr="00DA3C82">
        <w:rPr>
          <w:spacing w:val="-3"/>
          <w:lang w:val="en-US"/>
        </w:rPr>
        <w:t xml:space="preserve"> and </w:t>
      </w:r>
      <w:r w:rsidR="00B9383F" w:rsidRPr="00DA3C82">
        <w:rPr>
          <w:lang w:val="en-US"/>
        </w:rPr>
        <w:t xml:space="preserve">undershooting in the instantaneous </w:t>
      </w:r>
      <m:oMath>
        <m:sSub>
          <m:sSubPr>
            <m:ctrlPr>
              <w:rPr>
                <w:rFonts w:ascii="Cambria Math" w:hAnsi="Cambria Math"/>
                <w:i/>
                <w:spacing w:val="-3"/>
                <w:lang w:val="en-US"/>
              </w:rPr>
            </m:ctrlPr>
          </m:sSubPr>
          <m:e>
            <m:r>
              <w:rPr>
                <w:rFonts w:ascii="Cambria Math" w:hAnsi="Cambria Math"/>
                <w:spacing w:val="-3"/>
                <w:lang w:val="en-US"/>
              </w:rPr>
              <m:t>SEC</m:t>
            </m:r>
          </m:e>
          <m:sub>
            <m:r>
              <w:rPr>
                <w:rFonts w:ascii="Cambria Math" w:hAnsi="Cambria Math"/>
                <w:spacing w:val="-3"/>
                <w:lang w:val="en-US"/>
              </w:rPr>
              <m:t>th</m:t>
            </m:r>
          </m:sub>
        </m:sSub>
      </m:oMath>
      <w:r w:rsidR="00B9383F" w:rsidRPr="00DA3C82">
        <w:rPr>
          <w:spacing w:val="-3"/>
          <w:lang w:val="en-US"/>
        </w:rPr>
        <w:t>, which occur when the mixing tank is being empt</w:t>
      </w:r>
      <w:r w:rsidR="009B30D9" w:rsidRPr="00DA3C82">
        <w:rPr>
          <w:spacing w:val="-3"/>
          <w:lang w:val="en-US"/>
        </w:rPr>
        <w:t>ied</w:t>
      </w:r>
      <w:r w:rsidR="00B9383F" w:rsidRPr="00DA3C82">
        <w:rPr>
          <w:spacing w:val="-3"/>
          <w:lang w:val="en-US"/>
        </w:rPr>
        <w:t xml:space="preserve"> and refill</w:t>
      </w:r>
      <w:r w:rsidR="009B30D9" w:rsidRPr="00DA3C82">
        <w:rPr>
          <w:spacing w:val="-3"/>
          <w:lang w:val="en-US"/>
        </w:rPr>
        <w:t>ed</w:t>
      </w:r>
      <w:r w:rsidR="00B9383F" w:rsidRPr="00DA3C82">
        <w:rPr>
          <w:spacing w:val="-3"/>
          <w:lang w:val="en-US"/>
        </w:rPr>
        <w:t xml:space="preserve"> in each cycling process of the batch </w:t>
      </w:r>
      <w:r w:rsidR="009B30D9" w:rsidRPr="00DA3C82">
        <w:rPr>
          <w:spacing w:val="-3"/>
          <w:lang w:val="en-US"/>
        </w:rPr>
        <w:t>(or any other) operation mode</w:t>
      </w:r>
      <w:r w:rsidR="00B9383F" w:rsidRPr="00DA3C82">
        <w:rPr>
          <w:spacing w:val="-3"/>
          <w:lang w:val="en-US"/>
        </w:rPr>
        <w:t>.</w:t>
      </w:r>
    </w:p>
    <w:p w14:paraId="18D3C40E" w14:textId="7DFE5FDC" w:rsidR="00DE0442" w:rsidRDefault="00DE0442" w:rsidP="00165B87">
      <w:pPr>
        <w:widowControl w:val="0"/>
        <w:spacing w:before="120"/>
        <w:ind w:firstLine="720"/>
        <w:rPr>
          <w:lang w:val="en-US"/>
        </w:rPr>
      </w:pPr>
      <w:r>
        <w:rPr>
          <w:spacing w:val="-3"/>
          <w:sz w:val="23"/>
          <w:szCs w:val="23"/>
          <w:lang w:val="en-US"/>
        </w:rPr>
        <w:t>This last statement can be verified in the following figures (</w:t>
      </w:r>
      <w:r w:rsidRPr="00590933">
        <w:rPr>
          <w:lang w:val="en-US"/>
        </w:rPr>
        <w:t xml:space="preserve">Figure </w:t>
      </w:r>
      <w:r>
        <w:rPr>
          <w:lang w:val="en-US"/>
        </w:rPr>
        <w:t>10a-</w:t>
      </w:r>
      <w:r w:rsidR="008D006A">
        <w:rPr>
          <w:lang w:val="en-US"/>
        </w:rPr>
        <w:t>f</w:t>
      </w:r>
      <w:r>
        <w:rPr>
          <w:lang w:val="en-US"/>
        </w:rPr>
        <w:t>)</w:t>
      </w:r>
      <w:r w:rsidR="008D006A">
        <w:rPr>
          <w:lang w:val="en-US"/>
        </w:rPr>
        <w:t>,</w:t>
      </w:r>
      <w:r w:rsidRPr="00590933">
        <w:rPr>
          <w:lang w:val="en-US"/>
        </w:rPr>
        <w:t xml:space="preserve"> </w:t>
      </w:r>
      <w:r>
        <w:rPr>
          <w:lang w:val="en-US"/>
        </w:rPr>
        <w:t>where</w:t>
      </w:r>
      <w:r w:rsidRPr="00590933">
        <w:rPr>
          <w:lang w:val="en-US"/>
        </w:rPr>
        <w:t xml:space="preserve"> the </w:t>
      </w:r>
      <w:r w:rsidR="0025403C">
        <w:rPr>
          <w:lang w:val="en-US"/>
        </w:rPr>
        <w:t xml:space="preserve">temporal </w:t>
      </w:r>
      <w:r w:rsidRPr="00590933">
        <w:rPr>
          <w:lang w:val="en-US"/>
        </w:rPr>
        <w:t xml:space="preserve">evolution of the main DCMD system parameters (mixture salt concentration in the mixing tank - </w:t>
      </w:r>
      <m:oMath>
        <m:sSub>
          <m:sSubPr>
            <m:ctrlPr>
              <w:rPr>
                <w:rFonts w:ascii="Cambria Math" w:hAnsi="Cambria Math"/>
                <w:i/>
                <w:spacing w:val="-3"/>
                <w:sz w:val="23"/>
                <w:szCs w:val="23"/>
                <w:lang w:val="en-US"/>
              </w:rPr>
            </m:ctrlPr>
          </m:sSubPr>
          <m:e>
            <m:r>
              <w:rPr>
                <w:rFonts w:ascii="Cambria Math" w:hAnsi="Cambria Math"/>
                <w:spacing w:val="-3"/>
                <w:sz w:val="23"/>
                <w:szCs w:val="23"/>
                <w:lang w:val="en-US"/>
              </w:rPr>
              <m:t>Cs</m:t>
            </m:r>
          </m:e>
          <m:sub>
            <m:r>
              <w:rPr>
                <w:rFonts w:ascii="Cambria Math" w:hAnsi="Cambria Math"/>
                <w:spacing w:val="-3"/>
                <w:sz w:val="23"/>
                <w:szCs w:val="23"/>
                <w:lang w:val="en-US"/>
              </w:rPr>
              <m:t>mix</m:t>
            </m:r>
          </m:sub>
        </m:sSub>
      </m:oMath>
      <w:r w:rsidRPr="00590933">
        <w:rPr>
          <w:spacing w:val="-3"/>
          <w:sz w:val="23"/>
          <w:szCs w:val="23"/>
          <w:lang w:val="en-US"/>
        </w:rPr>
        <w:t xml:space="preserve">, </w:t>
      </w:r>
      <w:r w:rsidRPr="00590933">
        <w:rPr>
          <w:lang w:val="en-US"/>
        </w:rPr>
        <w:t xml:space="preserve">volumetric flow rate of the produced distillate - </w:t>
      </w:r>
      <m:oMath>
        <m:sSub>
          <m:sSubPr>
            <m:ctrlPr>
              <w:rPr>
                <w:rFonts w:ascii="Cambria Math" w:hAnsi="Cambria Math"/>
                <w:i/>
                <w:spacing w:val="-3"/>
                <w:sz w:val="23"/>
                <w:szCs w:val="23"/>
                <w:lang w:val="en-US"/>
              </w:rPr>
            </m:ctrlPr>
          </m:sSubPr>
          <m:e>
            <m:acc>
              <m:accPr>
                <m:chr m:val="̇"/>
                <m:ctrlPr>
                  <w:rPr>
                    <w:rFonts w:ascii="Cambria Math" w:hAnsi="Cambria Math"/>
                    <w:i/>
                    <w:spacing w:val="-3"/>
                    <w:sz w:val="23"/>
                    <w:szCs w:val="23"/>
                    <w:lang w:val="en-US"/>
                  </w:rPr>
                </m:ctrlPr>
              </m:accPr>
              <m:e>
                <m:r>
                  <w:rPr>
                    <w:rFonts w:ascii="Cambria Math" w:hAnsi="Cambria Math"/>
                    <w:spacing w:val="-3"/>
                    <w:sz w:val="23"/>
                    <w:szCs w:val="23"/>
                    <w:lang w:val="en-US"/>
                  </w:rPr>
                  <m:t>V</m:t>
                </m:r>
              </m:e>
            </m:acc>
          </m:e>
          <m:sub>
            <m:r>
              <w:rPr>
                <w:rFonts w:ascii="Cambria Math" w:hAnsi="Cambria Math"/>
                <w:spacing w:val="-3"/>
                <w:sz w:val="23"/>
                <w:szCs w:val="23"/>
                <w:lang w:val="en-US"/>
              </w:rPr>
              <m:t>jwl</m:t>
            </m:r>
          </m:sub>
        </m:sSub>
      </m:oMath>
      <w:r w:rsidRPr="00590933">
        <w:rPr>
          <w:spacing w:val="-3"/>
          <w:sz w:val="23"/>
          <w:szCs w:val="23"/>
          <w:lang w:val="en-US"/>
        </w:rPr>
        <w:t xml:space="preserve">, </w:t>
      </w:r>
      <w:r w:rsidRPr="00590933">
        <w:rPr>
          <w:lang w:val="en-US"/>
        </w:rPr>
        <w:t xml:space="preserve">mixture volume in the mixing tank - </w:t>
      </w:r>
      <m:oMath>
        <m:sSub>
          <m:sSubPr>
            <m:ctrlPr>
              <w:rPr>
                <w:rFonts w:ascii="Cambria Math" w:hAnsi="Cambria Math"/>
                <w:i/>
                <w:spacing w:val="-3"/>
                <w:sz w:val="23"/>
                <w:szCs w:val="23"/>
                <w:lang w:val="en-US"/>
              </w:rPr>
            </m:ctrlPr>
          </m:sSubPr>
          <m:e>
            <m:r>
              <w:rPr>
                <w:rFonts w:ascii="Cambria Math" w:hAnsi="Cambria Math"/>
                <w:spacing w:val="-3"/>
                <w:sz w:val="23"/>
                <w:szCs w:val="23"/>
                <w:lang w:val="en-US"/>
              </w:rPr>
              <m:t>V</m:t>
            </m:r>
          </m:e>
          <m:sub>
            <m:r>
              <w:rPr>
                <w:rFonts w:ascii="Cambria Math" w:hAnsi="Cambria Math"/>
                <w:spacing w:val="-3"/>
                <w:sz w:val="23"/>
                <w:szCs w:val="23"/>
                <w:lang w:val="en-US"/>
              </w:rPr>
              <m:t>mix</m:t>
            </m:r>
          </m:sub>
        </m:sSub>
      </m:oMath>
      <w:r w:rsidRPr="00590933">
        <w:rPr>
          <w:lang w:val="en-US"/>
        </w:rPr>
        <w:t xml:space="preserve">, </w:t>
      </w:r>
      <w:r>
        <w:rPr>
          <w:lang w:val="en-US"/>
        </w:rPr>
        <w:t xml:space="preserve">and </w:t>
      </w:r>
      <w:r w:rsidRPr="00590933">
        <w:rPr>
          <w:lang w:val="en-US"/>
        </w:rPr>
        <w:t xml:space="preserve">mixture temperature in the mixing tank - </w:t>
      </w:r>
      <m:oMath>
        <m:sSub>
          <m:sSubPr>
            <m:ctrlPr>
              <w:rPr>
                <w:rFonts w:ascii="Cambria Math" w:hAnsi="Cambria Math"/>
                <w:i/>
                <w:spacing w:val="-3"/>
                <w:sz w:val="23"/>
                <w:szCs w:val="23"/>
                <w:lang w:val="en-US"/>
              </w:rPr>
            </m:ctrlPr>
          </m:sSubPr>
          <m:e>
            <m:r>
              <w:rPr>
                <w:rFonts w:ascii="Cambria Math" w:hAnsi="Cambria Math"/>
                <w:spacing w:val="-3"/>
                <w:sz w:val="23"/>
                <w:szCs w:val="23"/>
                <w:lang w:val="en-US"/>
              </w:rPr>
              <m:t>T</m:t>
            </m:r>
          </m:e>
          <m:sub>
            <m:r>
              <w:rPr>
                <w:rFonts w:ascii="Cambria Math" w:hAnsi="Cambria Math"/>
                <w:spacing w:val="-3"/>
                <w:sz w:val="23"/>
                <w:szCs w:val="23"/>
                <w:lang w:val="en-US"/>
              </w:rPr>
              <m:t>mix</m:t>
            </m:r>
          </m:sub>
        </m:sSub>
      </m:oMath>
      <w:r w:rsidR="00B519BF">
        <w:rPr>
          <w:spacing w:val="-3"/>
          <w:sz w:val="23"/>
          <w:szCs w:val="23"/>
          <w:lang w:val="en-US"/>
        </w:rPr>
        <w:t xml:space="preserve">, </w:t>
      </w:r>
      <w:r w:rsidR="00B519BF" w:rsidRPr="00590933">
        <w:rPr>
          <w:lang w:val="en-US"/>
        </w:rPr>
        <w:t xml:space="preserve">volumetric flow rate of the brackish water well - </w:t>
      </w:r>
      <m:oMath>
        <m:sSub>
          <m:sSubPr>
            <m:ctrlPr>
              <w:rPr>
                <w:rFonts w:ascii="Cambria Math" w:hAnsi="Cambria Math"/>
                <w:i/>
                <w:spacing w:val="-3"/>
                <w:sz w:val="23"/>
                <w:szCs w:val="23"/>
                <w:lang w:val="en-US"/>
              </w:rPr>
            </m:ctrlPr>
          </m:sSubPr>
          <m:e>
            <m:acc>
              <m:accPr>
                <m:chr m:val="̇"/>
                <m:ctrlPr>
                  <w:rPr>
                    <w:rFonts w:ascii="Cambria Math" w:hAnsi="Cambria Math"/>
                    <w:i/>
                    <w:spacing w:val="-3"/>
                    <w:sz w:val="23"/>
                    <w:szCs w:val="23"/>
                    <w:lang w:val="en-US"/>
                  </w:rPr>
                </m:ctrlPr>
              </m:accPr>
              <m:e>
                <m:r>
                  <w:rPr>
                    <w:rFonts w:ascii="Cambria Math" w:hAnsi="Cambria Math"/>
                    <w:spacing w:val="-3"/>
                    <w:sz w:val="23"/>
                    <w:szCs w:val="23"/>
                    <w:lang w:val="en-US"/>
                  </w:rPr>
                  <m:t>V</m:t>
                </m:r>
              </m:e>
            </m:acc>
          </m:e>
          <m:sub>
            <m:r>
              <w:rPr>
                <w:rFonts w:ascii="Cambria Math" w:hAnsi="Cambria Math"/>
                <w:spacing w:val="-3"/>
                <w:sz w:val="23"/>
                <w:szCs w:val="23"/>
                <w:lang w:val="en-US"/>
              </w:rPr>
              <m:t>well</m:t>
            </m:r>
          </m:sub>
        </m:sSub>
      </m:oMath>
      <w:r w:rsidR="00B519BF" w:rsidRPr="00590933">
        <w:rPr>
          <w:spacing w:val="-3"/>
          <w:sz w:val="23"/>
          <w:szCs w:val="23"/>
          <w:lang w:val="en-US"/>
        </w:rPr>
        <w:t xml:space="preserve"> and rejection fraction, </w:t>
      </w:r>
      <m:oMath>
        <m:r>
          <w:rPr>
            <w:rFonts w:ascii="Cambria Math" w:hAnsi="Cambria Math"/>
            <w:spacing w:val="-3"/>
            <w:sz w:val="23"/>
            <w:szCs w:val="23"/>
            <w:lang w:val="en-US"/>
          </w:rPr>
          <m:t>λ</m:t>
        </m:r>
      </m:oMath>
      <w:r w:rsidRPr="00590933">
        <w:rPr>
          <w:spacing w:val="-3"/>
          <w:sz w:val="23"/>
          <w:szCs w:val="23"/>
          <w:lang w:val="en-US"/>
        </w:rPr>
        <w:t>)</w:t>
      </w:r>
      <w:r w:rsidRPr="00590933">
        <w:rPr>
          <w:lang w:val="en-US"/>
        </w:rPr>
        <w:t xml:space="preserve"> for the different </w:t>
      </w:r>
      <w:r>
        <w:rPr>
          <w:lang w:val="en-US"/>
        </w:rPr>
        <w:t xml:space="preserve">desalination system </w:t>
      </w:r>
      <w:r w:rsidRPr="00590933">
        <w:rPr>
          <w:lang w:val="en-US"/>
        </w:rPr>
        <w:t>operating modes (ba</w:t>
      </w:r>
      <w:r>
        <w:rPr>
          <w:lang w:val="en-US"/>
        </w:rPr>
        <w:t>t</w:t>
      </w:r>
      <w:r w:rsidRPr="00590933">
        <w:rPr>
          <w:lang w:val="en-US"/>
        </w:rPr>
        <w:t>ch, semi-batch, volume-controlling (V-Control), continuous and steady-state)</w:t>
      </w:r>
      <w:r>
        <w:rPr>
          <w:lang w:val="en-US"/>
        </w:rPr>
        <w:t xml:space="preserve"> is illustrated</w:t>
      </w:r>
      <w:r w:rsidRPr="00590933">
        <w:rPr>
          <w:lang w:val="en-US"/>
        </w:rPr>
        <w:t>.</w:t>
      </w:r>
    </w:p>
    <w:p w14:paraId="59077E7B" w14:textId="25F8B6BC" w:rsidR="008C0C01" w:rsidRDefault="0025403C" w:rsidP="00165B87">
      <w:pPr>
        <w:widowControl w:val="0"/>
        <w:spacing w:before="120"/>
        <w:ind w:firstLine="720"/>
        <w:rPr>
          <w:lang w:val="en-US"/>
        </w:rPr>
      </w:pPr>
      <w:r>
        <w:rPr>
          <w:lang w:val="en-US"/>
        </w:rPr>
        <w:t>Some particularities related to each of the operating modes are clearly identified in these figures. For example, for the batch operation mode, the mixture salinity varies between the brackish water well (</w:t>
      </w:r>
      <m:oMath>
        <m:sSub>
          <m:sSubPr>
            <m:ctrlPr>
              <w:rPr>
                <w:rFonts w:ascii="Cambria Math" w:hAnsi="Cambria Math"/>
                <w:i/>
                <w:spacing w:val="-3"/>
                <w:sz w:val="23"/>
                <w:szCs w:val="23"/>
                <w:lang w:val="en-US"/>
              </w:rPr>
            </m:ctrlPr>
          </m:sSubPr>
          <m:e>
            <m:r>
              <w:rPr>
                <w:rFonts w:ascii="Cambria Math" w:hAnsi="Cambria Math"/>
                <w:spacing w:val="-3"/>
                <w:sz w:val="23"/>
                <w:szCs w:val="23"/>
                <w:lang w:val="en-US"/>
              </w:rPr>
              <m:t>Cs</m:t>
            </m:r>
          </m:e>
          <m:sub>
            <m:r>
              <w:rPr>
                <w:rFonts w:ascii="Cambria Math" w:hAnsi="Cambria Math"/>
                <w:spacing w:val="-3"/>
                <w:sz w:val="23"/>
                <w:szCs w:val="23"/>
                <w:lang w:val="en-US"/>
              </w:rPr>
              <m:t>well</m:t>
            </m:r>
          </m:sub>
        </m:sSub>
        <m:r>
          <w:rPr>
            <w:rFonts w:ascii="Cambria Math" w:hAnsi="Cambria Math"/>
            <w:spacing w:val="-3"/>
            <w:sz w:val="23"/>
            <w:szCs w:val="23"/>
            <w:lang w:val="en-US"/>
          </w:rPr>
          <m:t xml:space="preserve"> ≈35</m:t>
        </m:r>
      </m:oMath>
      <w:r>
        <w:rPr>
          <w:spacing w:val="-3"/>
          <w:sz w:val="23"/>
          <w:szCs w:val="23"/>
          <w:lang w:val="en-US"/>
        </w:rPr>
        <w:t xml:space="preserve"> g</w:t>
      </w:r>
      <w:r w:rsidRPr="0025403C">
        <w:rPr>
          <w:spacing w:val="-3"/>
          <w:sz w:val="23"/>
          <w:szCs w:val="23"/>
          <w:vertAlign w:val="subscript"/>
          <w:lang w:val="en-US"/>
        </w:rPr>
        <w:t>s</w:t>
      </w:r>
      <w:r>
        <w:rPr>
          <w:spacing w:val="-3"/>
          <w:sz w:val="23"/>
          <w:szCs w:val="23"/>
          <w:lang w:val="en-US"/>
        </w:rPr>
        <w:t>/L</w:t>
      </w:r>
      <w:r w:rsidRPr="0025403C">
        <w:rPr>
          <w:spacing w:val="-3"/>
          <w:sz w:val="23"/>
          <w:szCs w:val="23"/>
          <w:vertAlign w:val="subscript"/>
          <w:lang w:val="en-US"/>
        </w:rPr>
        <w:t>mix</w:t>
      </w:r>
      <w:r>
        <w:rPr>
          <w:lang w:val="en-US"/>
        </w:rPr>
        <w:t>) and the specified maximum salinity (</w:t>
      </w:r>
      <m:oMath>
        <m:sSub>
          <m:sSubPr>
            <m:ctrlPr>
              <w:rPr>
                <w:rFonts w:ascii="Cambria Math" w:hAnsi="Cambria Math"/>
                <w:i/>
                <w:spacing w:val="-3"/>
                <w:sz w:val="23"/>
                <w:szCs w:val="23"/>
                <w:lang w:val="en-US"/>
              </w:rPr>
            </m:ctrlPr>
          </m:sSubPr>
          <m:e>
            <m:r>
              <w:rPr>
                <w:rFonts w:ascii="Cambria Math" w:hAnsi="Cambria Math"/>
                <w:spacing w:val="-3"/>
                <w:sz w:val="23"/>
                <w:szCs w:val="23"/>
                <w:lang w:val="en-US"/>
              </w:rPr>
              <m:t>Cs</m:t>
            </m:r>
          </m:e>
          <m:sub>
            <m:r>
              <w:rPr>
                <w:rFonts w:ascii="Cambria Math" w:hAnsi="Cambria Math"/>
                <w:spacing w:val="-3"/>
                <w:sz w:val="23"/>
                <w:szCs w:val="23"/>
                <w:lang w:val="en-US"/>
              </w:rPr>
              <m:t>max</m:t>
            </m:r>
          </m:sub>
        </m:sSub>
        <m:r>
          <w:rPr>
            <w:rFonts w:ascii="Cambria Math" w:hAnsi="Cambria Math"/>
            <w:spacing w:val="-3"/>
            <w:sz w:val="23"/>
            <w:szCs w:val="23"/>
            <w:lang w:val="en-US"/>
          </w:rPr>
          <m:t>=120</m:t>
        </m:r>
      </m:oMath>
      <w:r>
        <w:rPr>
          <w:spacing w:val="-3"/>
          <w:sz w:val="23"/>
          <w:szCs w:val="23"/>
          <w:lang w:val="en-US"/>
        </w:rPr>
        <w:t xml:space="preserve"> g</w:t>
      </w:r>
      <w:r w:rsidRPr="0025403C">
        <w:rPr>
          <w:spacing w:val="-3"/>
          <w:sz w:val="23"/>
          <w:szCs w:val="23"/>
          <w:vertAlign w:val="subscript"/>
          <w:lang w:val="en-US"/>
        </w:rPr>
        <w:t>s</w:t>
      </w:r>
      <w:r>
        <w:rPr>
          <w:spacing w:val="-3"/>
          <w:sz w:val="23"/>
          <w:szCs w:val="23"/>
          <w:lang w:val="en-US"/>
        </w:rPr>
        <w:t>/L</w:t>
      </w:r>
      <w:r w:rsidRPr="0025403C">
        <w:rPr>
          <w:spacing w:val="-3"/>
          <w:sz w:val="23"/>
          <w:szCs w:val="23"/>
          <w:vertAlign w:val="subscript"/>
          <w:lang w:val="en-US"/>
        </w:rPr>
        <w:t>mix</w:t>
      </w:r>
      <w:r>
        <w:rPr>
          <w:lang w:val="en-US"/>
        </w:rPr>
        <w:t>) over each cycle</w:t>
      </w:r>
      <w:r w:rsidR="00977BC8">
        <w:rPr>
          <w:lang w:val="en-US"/>
        </w:rPr>
        <w:t xml:space="preserve"> (Figure </w:t>
      </w:r>
      <w:del w:id="1399" w:author="Kleber Marques Lisboa" w:date="2023-10-25T14:26:00Z">
        <w:r w:rsidR="00977BC8" w:rsidDel="007720C7">
          <w:rPr>
            <w:lang w:val="en-US"/>
          </w:rPr>
          <w:delText>11a</w:delText>
        </w:r>
      </w:del>
      <w:ins w:id="1400" w:author="Kleber Marques Lisboa" w:date="2023-10-25T14:26:00Z">
        <w:r w:rsidR="007720C7">
          <w:rPr>
            <w:lang w:val="en-US"/>
          </w:rPr>
          <w:t>10a</w:t>
        </w:r>
      </w:ins>
      <w:r w:rsidR="00977BC8">
        <w:rPr>
          <w:lang w:val="en-US"/>
        </w:rPr>
        <w:t>) as the distillate water is produced</w:t>
      </w:r>
      <w:r>
        <w:rPr>
          <w:lang w:val="en-US"/>
        </w:rPr>
        <w:t xml:space="preserve">. </w:t>
      </w:r>
      <w:r w:rsidR="003461EB">
        <w:rPr>
          <w:lang w:val="en-US"/>
        </w:rPr>
        <w:t>A similar</w:t>
      </w:r>
      <w:r>
        <w:rPr>
          <w:lang w:val="en-US"/>
        </w:rPr>
        <w:t xml:space="preserve"> behavior is observed for the volumetric flow rate of the produced distillate</w:t>
      </w:r>
      <w:ins w:id="1401" w:author="Kleber Marques Lisboa" w:date="2023-10-25T14:33:00Z">
        <w:r w:rsidR="00006ECE">
          <w:rPr>
            <w:lang w:val="en-US"/>
          </w:rPr>
          <w:t xml:space="preserve">, </w:t>
        </w:r>
      </w:ins>
      <w:del w:id="1402" w:author="Kleber Marques Lisboa" w:date="2023-10-25T14:33:00Z">
        <w:r w:rsidDel="00006ECE">
          <w:rPr>
            <w:lang w:val="en-US"/>
          </w:rPr>
          <w:delText xml:space="preserve"> (</w:delText>
        </w:r>
      </w:del>
      <m:oMath>
        <m:sSub>
          <m:sSubPr>
            <m:ctrlPr>
              <w:rPr>
                <w:rFonts w:ascii="Cambria Math" w:hAnsi="Cambria Math"/>
                <w:i/>
                <w:spacing w:val="-3"/>
                <w:sz w:val="23"/>
                <w:szCs w:val="23"/>
                <w:lang w:val="en-US"/>
              </w:rPr>
            </m:ctrlPr>
          </m:sSubPr>
          <m:e>
            <m:acc>
              <m:accPr>
                <m:chr m:val="̇"/>
                <m:ctrlPr>
                  <w:rPr>
                    <w:rFonts w:ascii="Cambria Math" w:hAnsi="Cambria Math"/>
                    <w:i/>
                    <w:spacing w:val="-3"/>
                    <w:sz w:val="23"/>
                    <w:szCs w:val="23"/>
                    <w:lang w:val="en-US"/>
                  </w:rPr>
                </m:ctrlPr>
              </m:accPr>
              <m:e>
                <m:r>
                  <w:rPr>
                    <w:rFonts w:ascii="Cambria Math" w:hAnsi="Cambria Math"/>
                    <w:spacing w:val="-3"/>
                    <w:sz w:val="23"/>
                    <w:szCs w:val="23"/>
                    <w:lang w:val="en-US"/>
                  </w:rPr>
                  <m:t>V</m:t>
                </m:r>
              </m:e>
            </m:acc>
          </m:e>
          <m:sub>
            <m:r>
              <w:rPr>
                <w:rFonts w:ascii="Cambria Math" w:hAnsi="Cambria Math"/>
                <w:spacing w:val="-3"/>
                <w:sz w:val="23"/>
                <w:szCs w:val="23"/>
                <w:lang w:val="en-US"/>
              </w:rPr>
              <m:t>jwl</m:t>
            </m:r>
          </m:sub>
        </m:sSub>
      </m:oMath>
      <w:ins w:id="1403" w:author="Kleber Marques Lisboa" w:date="2023-10-25T14:33:00Z">
        <w:r w:rsidR="00006ECE">
          <w:rPr>
            <w:spacing w:val="-3"/>
            <w:sz w:val="23"/>
            <w:szCs w:val="23"/>
            <w:lang w:val="en-US"/>
          </w:rPr>
          <w:t>,</w:t>
        </w:r>
      </w:ins>
      <w:r>
        <w:rPr>
          <w:spacing w:val="-3"/>
          <w:sz w:val="23"/>
          <w:szCs w:val="23"/>
          <w:lang w:val="en-US"/>
        </w:rPr>
        <w:t xml:space="preserve"> varying between</w:t>
      </w:r>
      <w:r w:rsidR="007F56B2">
        <w:rPr>
          <w:spacing w:val="-3"/>
          <w:sz w:val="23"/>
          <w:szCs w:val="23"/>
          <w:lang w:val="en-US"/>
        </w:rPr>
        <w:t xml:space="preserve"> </w:t>
      </w:r>
      <w:r w:rsidR="007F56B2" w:rsidRPr="007F56B2">
        <w:rPr>
          <w:spacing w:val="-3"/>
          <w:sz w:val="23"/>
          <w:szCs w:val="23"/>
          <w:lang w:val="en-US"/>
        </w:rPr>
        <w:t>2.596</w:t>
      </w:r>
      <w:r>
        <w:rPr>
          <w:spacing w:val="-3"/>
          <w:sz w:val="23"/>
          <w:szCs w:val="23"/>
          <w:lang w:val="en-US"/>
        </w:rPr>
        <w:t xml:space="preserve"> </w:t>
      </w:r>
      <w:r w:rsidR="007F56B2">
        <w:rPr>
          <w:spacing w:val="-3"/>
          <w:sz w:val="23"/>
          <w:szCs w:val="23"/>
          <w:lang w:val="en-US"/>
        </w:rPr>
        <w:t xml:space="preserve">L/min and </w:t>
      </w:r>
      <w:r w:rsidR="007F56B2" w:rsidRPr="007F56B2">
        <w:rPr>
          <w:spacing w:val="-3"/>
          <w:sz w:val="23"/>
          <w:szCs w:val="23"/>
          <w:lang w:val="en-US"/>
        </w:rPr>
        <w:t>2.256</w:t>
      </w:r>
      <w:r w:rsidR="007F56B2">
        <w:rPr>
          <w:spacing w:val="-3"/>
          <w:sz w:val="23"/>
          <w:szCs w:val="23"/>
          <w:lang w:val="en-US"/>
        </w:rPr>
        <w:t xml:space="preserve"> L/min, respectively</w:t>
      </w:r>
      <w:r w:rsidR="00977BC8">
        <w:rPr>
          <w:spacing w:val="-3"/>
          <w:sz w:val="23"/>
          <w:szCs w:val="23"/>
          <w:lang w:val="en-US"/>
        </w:rPr>
        <w:t xml:space="preserve">, according to Figure </w:t>
      </w:r>
      <w:del w:id="1404" w:author="Kleber Marques Lisboa" w:date="2023-10-25T14:33:00Z">
        <w:r w:rsidR="00977BC8" w:rsidDel="007720C7">
          <w:rPr>
            <w:spacing w:val="-3"/>
            <w:sz w:val="23"/>
            <w:szCs w:val="23"/>
            <w:lang w:val="en-US"/>
          </w:rPr>
          <w:delText>11b</w:delText>
        </w:r>
      </w:del>
      <w:ins w:id="1405" w:author="Kleber Marques Lisboa" w:date="2023-10-25T14:33:00Z">
        <w:r w:rsidR="007720C7">
          <w:rPr>
            <w:spacing w:val="-3"/>
            <w:sz w:val="23"/>
            <w:szCs w:val="23"/>
            <w:lang w:val="en-US"/>
          </w:rPr>
          <w:t>10b</w:t>
        </w:r>
      </w:ins>
      <w:r w:rsidR="00977BC8">
        <w:rPr>
          <w:spacing w:val="-3"/>
          <w:sz w:val="23"/>
          <w:szCs w:val="23"/>
          <w:lang w:val="en-US"/>
        </w:rPr>
        <w:t>, as the mixture salinity is continuously increased</w:t>
      </w:r>
      <w:del w:id="1406" w:author="Kleber Marques Lisboa" w:date="2023-10-25T14:33:00Z">
        <w:r w:rsidRPr="00142AEB" w:rsidDel="00006ECE">
          <w:rPr>
            <w:lang w:val="en-US"/>
          </w:rPr>
          <w:delText>)</w:delText>
        </w:r>
      </w:del>
      <w:r w:rsidR="007F56B2">
        <w:rPr>
          <w:lang w:val="en-US"/>
        </w:rPr>
        <w:t xml:space="preserve">. </w:t>
      </w:r>
      <w:r w:rsidR="007F56B2" w:rsidRPr="007F56B2">
        <w:rPr>
          <w:lang w:val="en-US"/>
        </w:rPr>
        <w:t xml:space="preserve">The same behavior is seen for the semi-batch operating mode, although at a much </w:t>
      </w:r>
      <w:commentRangeStart w:id="1407"/>
      <w:del w:id="1408" w:author="Kleber Marques Lisboa" w:date="2023-10-25T14:34:00Z">
        <w:r w:rsidR="007F56B2" w:rsidRPr="007F56B2" w:rsidDel="00006ECE">
          <w:rPr>
            <w:lang w:val="en-US"/>
          </w:rPr>
          <w:delText xml:space="preserve">higher </w:delText>
        </w:r>
      </w:del>
      <w:ins w:id="1409" w:author="Kleber Marques Lisboa" w:date="2023-10-25T14:34:00Z">
        <w:r w:rsidR="00006ECE">
          <w:rPr>
            <w:lang w:val="en-US"/>
          </w:rPr>
          <w:t>lower</w:t>
        </w:r>
      </w:ins>
      <w:commentRangeEnd w:id="1407"/>
      <w:ins w:id="1410" w:author="Kleber Marques Lisboa" w:date="2023-10-25T14:35:00Z">
        <w:r w:rsidR="00006ECE" w:rsidRPr="007F56B2">
          <w:rPr>
            <w:rStyle w:val="Refdecomentrio"/>
            <w:sz w:val="24"/>
            <w:szCs w:val="24"/>
            <w:lang w:val="en-US"/>
          </w:rPr>
          <w:commentReference w:id="1407"/>
        </w:r>
      </w:ins>
      <w:ins w:id="1411" w:author="Kleber Marques Lisboa" w:date="2023-10-25T14:34:00Z">
        <w:r w:rsidR="00006ECE" w:rsidRPr="007F56B2">
          <w:rPr>
            <w:lang w:val="en-US"/>
          </w:rPr>
          <w:t xml:space="preserve"> </w:t>
        </w:r>
      </w:ins>
      <w:r w:rsidR="007F56B2" w:rsidRPr="007F56B2">
        <w:rPr>
          <w:lang w:val="en-US"/>
        </w:rPr>
        <w:t>frequency than in batch mode.</w:t>
      </w:r>
      <w:r w:rsidR="007F56B2">
        <w:rPr>
          <w:lang w:val="en-US"/>
        </w:rPr>
        <w:t xml:space="preserve"> </w:t>
      </w:r>
      <w:r w:rsidR="00C40B04">
        <w:rPr>
          <w:lang w:val="en-US"/>
        </w:rPr>
        <w:t>In t</w:t>
      </w:r>
      <w:r w:rsidR="00DF1D06" w:rsidRPr="00DF1D06">
        <w:rPr>
          <w:lang w:val="en-US"/>
        </w:rPr>
        <w:t>he volume-controlling operating mode (V-Control</w:t>
      </w:r>
      <w:r w:rsidR="00C40B04">
        <w:rPr>
          <w:lang w:val="en-US"/>
        </w:rPr>
        <w:t xml:space="preserve">), these variables </w:t>
      </w:r>
      <w:r w:rsidR="00DF1D06" w:rsidRPr="00DF1D06">
        <w:rPr>
          <w:lang w:val="en-US"/>
        </w:rPr>
        <w:t xml:space="preserve">also oscillate between the </w:t>
      </w:r>
      <w:r w:rsidR="00C40B04">
        <w:rPr>
          <w:lang w:val="en-US"/>
        </w:rPr>
        <w:t xml:space="preserve">above cited </w:t>
      </w:r>
      <w:r w:rsidR="00DF1D06" w:rsidRPr="00DF1D06">
        <w:rPr>
          <w:lang w:val="en-US"/>
        </w:rPr>
        <w:t>limits, however intermediary oscillations (in the salinity and the produced distillate) are present between each cycling period</w:t>
      </w:r>
      <w:r w:rsidR="00C40B04">
        <w:rPr>
          <w:lang w:val="en-US"/>
        </w:rPr>
        <w:t>,</w:t>
      </w:r>
      <w:r w:rsidR="00DF1D06" w:rsidRPr="00DF1D06">
        <w:rPr>
          <w:lang w:val="en-US"/>
        </w:rPr>
        <w:t xml:space="preserve"> due to the restrictions in the mixture tank volume (</w:t>
      </w:r>
      <w:r w:rsidR="00DF1D06">
        <w:rPr>
          <w:lang w:val="en-US"/>
        </w:rPr>
        <w:t xml:space="preserve">the </w:t>
      </w:r>
      <w:r w:rsidR="00DF1D06" w:rsidRPr="00DF1D06">
        <w:rPr>
          <w:lang w:val="en-US"/>
        </w:rPr>
        <w:t>minimum and maximum limits</w:t>
      </w:r>
      <w:r w:rsidR="00DF1D06">
        <w:rPr>
          <w:lang w:val="en-US"/>
        </w:rPr>
        <w:t xml:space="preserve"> allowed</w:t>
      </w:r>
      <w:r w:rsidR="00C40B04">
        <w:rPr>
          <w:lang w:val="en-US"/>
        </w:rPr>
        <w:t xml:space="preserve">, </w:t>
      </w:r>
      <w:r w:rsidR="006C4F88">
        <w:rPr>
          <w:lang w:val="en-US"/>
        </w:rPr>
        <w:t>6</w:t>
      </w:r>
      <w:r w:rsidR="00C40B04">
        <w:rPr>
          <w:lang w:val="en-US"/>
        </w:rPr>
        <w:t>0 L and 140 L, respectively</w:t>
      </w:r>
      <w:r w:rsidR="00DF1D06" w:rsidRPr="00DF1D06">
        <w:rPr>
          <w:lang w:val="en-US"/>
        </w:rPr>
        <w:t>).</w:t>
      </w:r>
    </w:p>
    <w:p w14:paraId="17186F06" w14:textId="0FB485E6" w:rsidR="00977BC8" w:rsidRDefault="00DF1D06" w:rsidP="00165B87">
      <w:pPr>
        <w:widowControl w:val="0"/>
        <w:spacing w:before="120"/>
        <w:ind w:firstLine="720"/>
        <w:rPr>
          <w:lang w:val="en-US"/>
        </w:rPr>
      </w:pPr>
      <w:r>
        <w:rPr>
          <w:lang w:val="en-US"/>
        </w:rPr>
        <w:t xml:space="preserve">The cycling time of each unsteady-state operating regime can be identified through the steep fall in the </w:t>
      </w:r>
      <w:r w:rsidR="00977BC8">
        <w:rPr>
          <w:lang w:val="en-US"/>
        </w:rPr>
        <w:t xml:space="preserve">volume of the </w:t>
      </w:r>
      <w:r>
        <w:rPr>
          <w:lang w:val="en-US"/>
        </w:rPr>
        <w:t xml:space="preserve">mixture </w:t>
      </w:r>
      <w:r w:rsidR="00977BC8">
        <w:rPr>
          <w:lang w:val="en-US"/>
        </w:rPr>
        <w:t>tan</w:t>
      </w:r>
      <w:r>
        <w:rPr>
          <w:lang w:val="en-US"/>
        </w:rPr>
        <w:t xml:space="preserve">k </w:t>
      </w:r>
      <w:r w:rsidR="00977BC8">
        <w:rPr>
          <w:lang w:val="en-US"/>
        </w:rPr>
        <w:t xml:space="preserve">(Figure </w:t>
      </w:r>
      <w:del w:id="1412" w:author="Kleber Marques Lisboa" w:date="2023-10-25T14:37:00Z">
        <w:r w:rsidR="00977BC8" w:rsidDel="008D367B">
          <w:rPr>
            <w:lang w:val="en-US"/>
          </w:rPr>
          <w:delText>11c</w:delText>
        </w:r>
      </w:del>
      <w:ins w:id="1413" w:author="Kleber Marques Lisboa" w:date="2023-10-25T14:37:00Z">
        <w:r w:rsidR="008D367B">
          <w:rPr>
            <w:lang w:val="en-US"/>
          </w:rPr>
          <w:t>10c</w:t>
        </w:r>
      </w:ins>
      <w:r w:rsidR="00977BC8">
        <w:rPr>
          <w:lang w:val="en-US"/>
        </w:rPr>
        <w:t>)</w:t>
      </w:r>
      <w:r>
        <w:rPr>
          <w:lang w:val="en-US"/>
        </w:rPr>
        <w:t xml:space="preserve">, which happens when the mixture is flushed-out of the tank, or through </w:t>
      </w:r>
      <w:r w:rsidR="00977BC8">
        <w:rPr>
          <w:lang w:val="en-US"/>
        </w:rPr>
        <w:t>the sharp</w:t>
      </w:r>
      <w:r>
        <w:rPr>
          <w:lang w:val="en-US"/>
        </w:rPr>
        <w:t xml:space="preserve"> </w:t>
      </w:r>
      <w:r w:rsidR="00977BC8">
        <w:rPr>
          <w:lang w:val="en-US"/>
        </w:rPr>
        <w:t xml:space="preserve">rise of </w:t>
      </w:r>
      <w:r>
        <w:rPr>
          <w:lang w:val="en-US"/>
        </w:rPr>
        <w:t>the rejection fraction (Figure</w:t>
      </w:r>
      <w:r w:rsidR="00977BC8">
        <w:rPr>
          <w:lang w:val="en-US"/>
        </w:rPr>
        <w:t xml:space="preserve"> </w:t>
      </w:r>
      <w:del w:id="1414" w:author="Kleber Marques Lisboa" w:date="2023-10-25T14:37:00Z">
        <w:r w:rsidR="00977BC8" w:rsidDel="008D367B">
          <w:rPr>
            <w:lang w:val="en-US"/>
          </w:rPr>
          <w:delText>11e</w:delText>
        </w:r>
      </w:del>
      <w:ins w:id="1415" w:author="Kleber Marques Lisboa" w:date="2023-10-25T14:37:00Z">
        <w:r w:rsidR="008D367B">
          <w:rPr>
            <w:lang w:val="en-US"/>
          </w:rPr>
          <w:t>10e</w:t>
        </w:r>
      </w:ins>
      <w:r w:rsidR="00977BC8">
        <w:rPr>
          <w:lang w:val="en-US"/>
        </w:rPr>
        <w:t xml:space="preserve">). These behaviors are always </w:t>
      </w:r>
      <w:r w:rsidR="00977BC8" w:rsidRPr="00977BC8">
        <w:rPr>
          <w:lang w:val="en-US"/>
        </w:rPr>
        <w:t xml:space="preserve">accompanied by </w:t>
      </w:r>
      <w:r w:rsidR="00977BC8">
        <w:rPr>
          <w:lang w:val="en-US"/>
        </w:rPr>
        <w:t xml:space="preserve">corresponding </w:t>
      </w:r>
      <w:r w:rsidR="00977BC8" w:rsidRPr="00977BC8">
        <w:rPr>
          <w:lang w:val="en-US"/>
        </w:rPr>
        <w:t>variations in the</w:t>
      </w:r>
      <w:r w:rsidR="00977BC8">
        <w:rPr>
          <w:lang w:val="en-US"/>
        </w:rPr>
        <w:t xml:space="preserve"> </w:t>
      </w:r>
      <w:r w:rsidR="00977BC8" w:rsidRPr="00590933">
        <w:rPr>
          <w:lang w:val="en-US"/>
        </w:rPr>
        <w:t>mixture temperature in the mixing tank</w:t>
      </w:r>
      <w:r w:rsidR="00977BC8">
        <w:rPr>
          <w:lang w:val="en-US"/>
        </w:rPr>
        <w:t xml:space="preserve"> (Figure </w:t>
      </w:r>
      <w:del w:id="1416" w:author="Kleber Marques Lisboa" w:date="2023-10-25T14:37:00Z">
        <w:r w:rsidR="00977BC8" w:rsidDel="008D367B">
          <w:rPr>
            <w:lang w:val="en-US"/>
          </w:rPr>
          <w:delText>11d</w:delText>
        </w:r>
      </w:del>
      <w:ins w:id="1417" w:author="Kleber Marques Lisboa" w:date="2023-10-25T14:37:00Z">
        <w:r w:rsidR="008D367B">
          <w:rPr>
            <w:lang w:val="en-US"/>
          </w:rPr>
          <w:t>10d</w:t>
        </w:r>
      </w:ins>
      <w:r w:rsidR="00977BC8">
        <w:rPr>
          <w:lang w:val="en-US"/>
        </w:rPr>
        <w:t>)</w:t>
      </w:r>
      <w:r w:rsidR="00977BC8">
        <w:rPr>
          <w:spacing w:val="-3"/>
          <w:sz w:val="23"/>
          <w:szCs w:val="23"/>
          <w:lang w:val="en-US"/>
        </w:rPr>
        <w:t xml:space="preserve"> and </w:t>
      </w:r>
      <w:r w:rsidR="00977BC8" w:rsidRPr="00590933">
        <w:rPr>
          <w:lang w:val="en-US"/>
        </w:rPr>
        <w:t xml:space="preserve">volumetric flow rate of the brackish water </w:t>
      </w:r>
      <w:r w:rsidR="00977BC8">
        <w:rPr>
          <w:lang w:val="en-US"/>
        </w:rPr>
        <w:t xml:space="preserve">(Figure </w:t>
      </w:r>
      <w:del w:id="1418" w:author="Kleber Marques Lisboa" w:date="2023-10-25T14:37:00Z">
        <w:r w:rsidR="00977BC8" w:rsidDel="008D367B">
          <w:rPr>
            <w:lang w:val="en-US"/>
          </w:rPr>
          <w:delText>11f</w:delText>
        </w:r>
      </w:del>
      <w:ins w:id="1419" w:author="Kleber Marques Lisboa" w:date="2023-10-25T14:37:00Z">
        <w:r w:rsidR="008D367B">
          <w:rPr>
            <w:lang w:val="en-US"/>
          </w:rPr>
          <w:t>10f</w:t>
        </w:r>
      </w:ins>
      <w:r w:rsidR="00977BC8">
        <w:rPr>
          <w:lang w:val="en-US"/>
        </w:rPr>
        <w:t>).</w:t>
      </w:r>
      <w:r w:rsidR="00C40B04">
        <w:rPr>
          <w:lang w:val="en-US"/>
        </w:rPr>
        <w:t xml:space="preserve"> According to these figures, the cycling time for the batch mode is about 17</w:t>
      </w:r>
      <w:r w:rsidR="006C4F88">
        <w:rPr>
          <w:lang w:val="en-US"/>
        </w:rPr>
        <w:t>89</w:t>
      </w:r>
      <w:r w:rsidR="00C40B04">
        <w:rPr>
          <w:lang w:val="en-US"/>
        </w:rPr>
        <w:t xml:space="preserve"> s (</w:t>
      </w:r>
      <m:oMath>
        <m:r>
          <w:rPr>
            <w:rFonts w:ascii="Cambria Math" w:hAnsi="Cambria Math"/>
            <w:lang w:val="en-US"/>
          </w:rPr>
          <m:t>≅</m:t>
        </m:r>
      </m:oMath>
      <w:r w:rsidR="00C40B04">
        <w:rPr>
          <w:lang w:val="en-US"/>
        </w:rPr>
        <w:t xml:space="preserve"> 30min) while for the V-control and semi-batch modes are </w:t>
      </w:r>
      <w:r w:rsidR="006C4F88">
        <w:rPr>
          <w:lang w:val="en-US"/>
        </w:rPr>
        <w:t>4800 s (</w:t>
      </w:r>
      <m:oMath>
        <m:r>
          <w:rPr>
            <w:rFonts w:ascii="Cambria Math" w:hAnsi="Cambria Math"/>
            <w:lang w:val="en-US"/>
          </w:rPr>
          <m:t>≅</m:t>
        </m:r>
      </m:oMath>
      <w:r w:rsidR="006C4F88">
        <w:rPr>
          <w:lang w:val="en-US"/>
        </w:rPr>
        <w:t xml:space="preserve"> </w:t>
      </w:r>
      <w:r w:rsidR="00C736B0">
        <w:rPr>
          <w:lang w:val="en-US"/>
        </w:rPr>
        <w:t>1h2</w:t>
      </w:r>
      <w:r w:rsidR="006C4F88">
        <w:rPr>
          <w:lang w:val="en-US"/>
        </w:rPr>
        <w:t>0min)</w:t>
      </w:r>
      <w:r w:rsidR="00C40B04">
        <w:rPr>
          <w:lang w:val="en-US"/>
        </w:rPr>
        <w:t xml:space="preserve"> </w:t>
      </w:r>
      <w:r w:rsidR="006C4F88">
        <w:rPr>
          <w:lang w:val="en-US"/>
        </w:rPr>
        <w:t xml:space="preserve">and </w:t>
      </w:r>
      <w:r w:rsidR="00C736B0">
        <w:rPr>
          <w:lang w:val="en-US"/>
        </w:rPr>
        <w:t>6090 s (</w:t>
      </w:r>
      <m:oMath>
        <m:r>
          <w:rPr>
            <w:rFonts w:ascii="Cambria Math" w:hAnsi="Cambria Math"/>
            <w:lang w:val="en-US"/>
          </w:rPr>
          <m:t>≅</m:t>
        </m:r>
      </m:oMath>
      <w:r w:rsidR="00C736B0">
        <w:rPr>
          <w:lang w:val="en-US"/>
        </w:rPr>
        <w:t xml:space="preserve"> 1h41min)</w:t>
      </w:r>
      <w:r w:rsidR="006C4F88">
        <w:rPr>
          <w:lang w:val="en-US"/>
        </w:rPr>
        <w:t xml:space="preserve">, </w:t>
      </w:r>
      <w:r w:rsidR="00C40B04">
        <w:rPr>
          <w:lang w:val="en-US"/>
        </w:rPr>
        <w:t>respectively.</w:t>
      </w:r>
    </w:p>
    <w:p w14:paraId="4B6585E6" w14:textId="1747118F" w:rsidR="00C736B0" w:rsidRDefault="00C736B0" w:rsidP="00165B87">
      <w:pPr>
        <w:widowControl w:val="0"/>
        <w:spacing w:before="120"/>
        <w:ind w:firstLine="720"/>
        <w:rPr>
          <w:lang w:val="en-US"/>
        </w:rPr>
      </w:pPr>
      <w:r>
        <w:rPr>
          <w:lang w:val="en-US"/>
        </w:rPr>
        <w:t xml:space="preserve">It is interesting to observe that although the system is emptied and refilled with fresh brackish water from the well, at </w:t>
      </w:r>
      <m:oMath>
        <m:sSub>
          <m:sSubPr>
            <m:ctrlPr>
              <w:rPr>
                <w:rFonts w:ascii="Cambria Math" w:hAnsi="Cambria Math"/>
                <w:i/>
                <w:spacing w:val="-3"/>
                <w:sz w:val="23"/>
                <w:szCs w:val="23"/>
                <w:lang w:val="en-US"/>
              </w:rPr>
            </m:ctrlPr>
          </m:sSubPr>
          <m:e>
            <m:r>
              <w:rPr>
                <w:rFonts w:ascii="Cambria Math" w:hAnsi="Cambria Math"/>
                <w:spacing w:val="-3"/>
                <w:sz w:val="23"/>
                <w:szCs w:val="23"/>
                <w:lang w:val="en-US"/>
              </w:rPr>
              <m:t>T</m:t>
            </m:r>
          </m:e>
          <m:sub>
            <m:r>
              <w:rPr>
                <w:rFonts w:ascii="Cambria Math" w:hAnsi="Cambria Math"/>
                <w:spacing w:val="-3"/>
                <w:sz w:val="23"/>
                <w:szCs w:val="23"/>
                <w:lang w:val="en-US"/>
              </w:rPr>
              <m:t>well</m:t>
            </m:r>
          </m:sub>
        </m:sSub>
        <m:r>
          <w:rPr>
            <w:rFonts w:ascii="Cambria Math" w:hAnsi="Cambria Math"/>
            <w:spacing w:val="-3"/>
            <w:sz w:val="23"/>
            <w:szCs w:val="23"/>
            <w:lang w:val="en-US"/>
          </w:rPr>
          <m:t>=25</m:t>
        </m:r>
      </m:oMath>
      <w:r>
        <w:rPr>
          <w:spacing w:val="-3"/>
          <w:sz w:val="23"/>
          <w:szCs w:val="23"/>
          <w:lang w:val="en-US"/>
        </w:rPr>
        <w:t xml:space="preserve"> </w:t>
      </w:r>
      <w:r w:rsidRPr="00C736B0">
        <w:rPr>
          <w:spacing w:val="-3"/>
          <w:sz w:val="23"/>
          <w:szCs w:val="23"/>
          <w:vertAlign w:val="superscript"/>
          <w:lang w:val="en-US"/>
        </w:rPr>
        <w:t>o</w:t>
      </w:r>
      <w:r>
        <w:rPr>
          <w:spacing w:val="-3"/>
          <w:sz w:val="23"/>
          <w:szCs w:val="23"/>
          <w:lang w:val="en-US"/>
        </w:rPr>
        <w:t>C</w:t>
      </w:r>
      <w:r>
        <w:rPr>
          <w:lang w:val="en-US"/>
        </w:rPr>
        <w:t xml:space="preserve">, the temperature of the mixture at the mixing tank does not reach this level </w:t>
      </w:r>
      <w:r w:rsidR="00CB1C6B">
        <w:rPr>
          <w:lang w:val="en-US"/>
        </w:rPr>
        <w:t xml:space="preserve">at each cycling time </w:t>
      </w:r>
      <w:r>
        <w:rPr>
          <w:lang w:val="en-US"/>
        </w:rPr>
        <w:t xml:space="preserve">because </w:t>
      </w:r>
      <w:r w:rsidR="00CB1C6B">
        <w:rPr>
          <w:lang w:val="en-US"/>
        </w:rPr>
        <w:t>of the thermal inertia of the system, since t</w:t>
      </w:r>
      <w:r>
        <w:rPr>
          <w:lang w:val="en-US"/>
        </w:rPr>
        <w:t xml:space="preserve">he emptying and refilling process adopted in the present work is made in a </w:t>
      </w:r>
      <w:r w:rsidR="00CB1C6B">
        <w:rPr>
          <w:lang w:val="en-US"/>
        </w:rPr>
        <w:t>sequential</w:t>
      </w:r>
      <w:r>
        <w:rPr>
          <w:lang w:val="en-US"/>
        </w:rPr>
        <w:t xml:space="preserve"> way</w:t>
      </w:r>
      <w:ins w:id="1420" w:author="Kleber Marques Lisboa" w:date="2023-10-25T14:39:00Z">
        <w:r w:rsidR="00EE246C">
          <w:rPr>
            <w:lang w:val="en-US"/>
          </w:rPr>
          <w:t xml:space="preserve">, that is, </w:t>
        </w:r>
      </w:ins>
      <w:del w:id="1421" w:author="Kleber Marques Lisboa" w:date="2023-10-25T14:39:00Z">
        <w:r w:rsidR="00CB1C6B" w:rsidDel="00EE246C">
          <w:rPr>
            <w:lang w:val="en-US"/>
          </w:rPr>
          <w:delText xml:space="preserve"> (</w:delText>
        </w:r>
      </w:del>
      <w:r w:rsidR="00CB1C6B">
        <w:rPr>
          <w:lang w:val="en-US"/>
        </w:rPr>
        <w:t xml:space="preserve">the tank is continuously emptied until a </w:t>
      </w:r>
      <w:r w:rsidR="00CB1C6B" w:rsidRPr="00CB1C6B">
        <w:rPr>
          <w:lang w:val="en-US"/>
        </w:rPr>
        <w:t>pre</w:t>
      </w:r>
      <w:r w:rsidR="00CB1C6B">
        <w:rPr>
          <w:lang w:val="en-US"/>
        </w:rPr>
        <w:t>-defined minimum volume is attained and then it is continuously refilled to the original volume</w:t>
      </w:r>
      <w:r w:rsidR="00142AEB">
        <w:rPr>
          <w:lang w:val="en-US"/>
        </w:rPr>
        <w:t>,</w:t>
      </w:r>
      <w:r w:rsidR="00CB1C6B">
        <w:rPr>
          <w:lang w:val="en-US"/>
        </w:rPr>
        <w:t xml:space="preserv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mi</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sub>
        </m:sSub>
        <m:r>
          <w:rPr>
            <w:rFonts w:ascii="Cambria Math" w:hAnsi="Cambria Math"/>
            <w:lang w:val="en-US"/>
          </w:rPr>
          <m:t>=100 L</m:t>
        </m:r>
      </m:oMath>
      <w:del w:id="1422" w:author="Kleber Marques Lisboa" w:date="2023-10-25T14:39:00Z">
        <w:r w:rsidR="00CB1C6B" w:rsidDel="00EE246C">
          <w:rPr>
            <w:lang w:val="en-US"/>
          </w:rPr>
          <w:delText>)</w:delText>
        </w:r>
      </w:del>
      <w:r w:rsidR="00CB1C6B">
        <w:rPr>
          <w:lang w:val="en-US"/>
        </w:rPr>
        <w:t>.</w:t>
      </w:r>
    </w:p>
    <w:p w14:paraId="68E1274D" w14:textId="5859016C" w:rsidR="00C56973" w:rsidRDefault="00DE0442">
      <w:pPr>
        <w:widowControl w:val="0"/>
        <w:spacing w:after="0"/>
        <w:ind w:firstLine="0"/>
        <w:jc w:val="center"/>
        <w:rPr>
          <w:lang w:val="en-US"/>
        </w:rPr>
        <w:pPrChange w:id="1423" w:author="Kleber Marques Lisboa" w:date="2023-10-24T09:41:00Z">
          <w:pPr>
            <w:widowControl w:val="0"/>
            <w:spacing w:after="0" w:line="240" w:lineRule="auto"/>
            <w:ind w:firstLine="0"/>
            <w:jc w:val="center"/>
          </w:pPr>
        </w:pPrChange>
      </w:pPr>
      <w:r>
        <w:rPr>
          <w:noProof/>
          <w:lang w:val="en-US"/>
        </w:rPr>
        <w:drawing>
          <wp:inline distT="0" distB="0" distL="0" distR="0" wp14:anchorId="587D7737" wp14:editId="670D04FB">
            <wp:extent cx="2956560" cy="2327148"/>
            <wp:effectExtent l="0" t="0" r="0" b="0"/>
            <wp:docPr id="151333383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33839" name="Imagem 1513333839"/>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2956560" cy="2327148"/>
                    </a:xfrm>
                    <a:prstGeom prst="rect">
                      <a:avLst/>
                    </a:prstGeom>
                  </pic:spPr>
                </pic:pic>
              </a:graphicData>
            </a:graphic>
          </wp:inline>
        </w:drawing>
      </w:r>
      <w:r w:rsidR="00C56973">
        <w:rPr>
          <w:lang w:val="en-US"/>
        </w:rPr>
        <w:t xml:space="preserve"> </w:t>
      </w:r>
      <w:r>
        <w:rPr>
          <w:noProof/>
          <w:lang w:val="en-US"/>
        </w:rPr>
        <w:drawing>
          <wp:inline distT="0" distB="0" distL="0" distR="0" wp14:anchorId="78745D18" wp14:editId="0F73C303">
            <wp:extent cx="2939796" cy="2308860"/>
            <wp:effectExtent l="0" t="0" r="0" b="0"/>
            <wp:docPr id="706880487"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80487" name="Imagem 706880487"/>
                    <pic:cNvPicPr/>
                  </pic:nvPicPr>
                  <pic:blipFill>
                    <a:blip r:embed="rId200" cstate="print">
                      <a:extLst>
                        <a:ext uri="{28A0092B-C50C-407E-A947-70E740481C1C}">
                          <a14:useLocalDpi xmlns:a14="http://schemas.microsoft.com/office/drawing/2010/main" val="0"/>
                        </a:ext>
                      </a:extLst>
                    </a:blip>
                    <a:stretch>
                      <a:fillRect/>
                    </a:stretch>
                  </pic:blipFill>
                  <pic:spPr>
                    <a:xfrm>
                      <a:off x="0" y="0"/>
                      <a:ext cx="2939796" cy="2308860"/>
                    </a:xfrm>
                    <a:prstGeom prst="rect">
                      <a:avLst/>
                    </a:prstGeom>
                  </pic:spPr>
                </pic:pic>
              </a:graphicData>
            </a:graphic>
          </wp:inline>
        </w:drawing>
      </w:r>
    </w:p>
    <w:p w14:paraId="3EF88938" w14:textId="77777777" w:rsidR="00A3710C" w:rsidRDefault="00A3710C" w:rsidP="00165B87">
      <w:pPr>
        <w:spacing w:before="40" w:after="0"/>
        <w:ind w:firstLine="0"/>
        <w:jc w:val="center"/>
        <w:rPr>
          <w:spacing w:val="-3"/>
          <w:lang w:val="en-US"/>
        </w:rPr>
      </w:pPr>
      <w:r>
        <w:rPr>
          <w:spacing w:val="-3"/>
          <w:lang w:val="en-US"/>
        </w:rPr>
        <w:tab/>
        <w:t>(a)</w:t>
      </w:r>
      <w:r>
        <w:rPr>
          <w:spacing w:val="-3"/>
          <w:lang w:val="en-US"/>
        </w:rPr>
        <w:tab/>
      </w:r>
      <w:r>
        <w:rPr>
          <w:spacing w:val="-3"/>
          <w:lang w:val="en-US"/>
        </w:rPr>
        <w:tab/>
      </w:r>
      <w:r>
        <w:rPr>
          <w:spacing w:val="-3"/>
          <w:lang w:val="en-US"/>
        </w:rPr>
        <w:tab/>
      </w:r>
      <w:r>
        <w:rPr>
          <w:spacing w:val="-3"/>
          <w:lang w:val="en-US"/>
        </w:rPr>
        <w:tab/>
      </w:r>
      <w:r>
        <w:rPr>
          <w:spacing w:val="-3"/>
          <w:lang w:val="en-US"/>
        </w:rPr>
        <w:tab/>
      </w:r>
      <w:r>
        <w:rPr>
          <w:spacing w:val="-3"/>
          <w:lang w:val="en-US"/>
        </w:rPr>
        <w:tab/>
        <w:t xml:space="preserve">     (b)</w:t>
      </w:r>
    </w:p>
    <w:p w14:paraId="6A99282A" w14:textId="34A72AC5" w:rsidR="0038043E" w:rsidRDefault="00DE0442">
      <w:pPr>
        <w:widowControl w:val="0"/>
        <w:spacing w:after="0"/>
        <w:ind w:firstLine="0"/>
        <w:jc w:val="center"/>
        <w:rPr>
          <w:lang w:val="en-US"/>
        </w:rPr>
        <w:pPrChange w:id="1424" w:author="Kleber Marques Lisboa" w:date="2023-10-24T09:41:00Z">
          <w:pPr>
            <w:widowControl w:val="0"/>
            <w:spacing w:after="0" w:line="240" w:lineRule="auto"/>
            <w:ind w:firstLine="0"/>
            <w:jc w:val="center"/>
          </w:pPr>
        </w:pPrChange>
      </w:pPr>
      <w:r>
        <w:rPr>
          <w:noProof/>
          <w:lang w:val="en-US"/>
        </w:rPr>
        <w:drawing>
          <wp:inline distT="0" distB="0" distL="0" distR="0" wp14:anchorId="5EFACD96" wp14:editId="2FA60753">
            <wp:extent cx="2941320" cy="2327148"/>
            <wp:effectExtent l="0" t="0" r="0" b="0"/>
            <wp:docPr id="1035199926"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99926" name="Imagem 1035199926"/>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2941320" cy="2327148"/>
                    </a:xfrm>
                    <a:prstGeom prst="rect">
                      <a:avLst/>
                    </a:prstGeom>
                  </pic:spPr>
                </pic:pic>
              </a:graphicData>
            </a:graphic>
          </wp:inline>
        </w:drawing>
      </w:r>
      <w:r w:rsidR="0038043E">
        <w:rPr>
          <w:lang w:val="en-US"/>
        </w:rPr>
        <w:t xml:space="preserve"> </w:t>
      </w:r>
      <w:r>
        <w:rPr>
          <w:noProof/>
          <w:lang w:val="en-US"/>
        </w:rPr>
        <w:drawing>
          <wp:inline distT="0" distB="0" distL="0" distR="0" wp14:anchorId="611F0D71" wp14:editId="22624962">
            <wp:extent cx="2979420" cy="2308860"/>
            <wp:effectExtent l="0" t="0" r="0" b="0"/>
            <wp:docPr id="103247732"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7732" name="Imagem 103247732"/>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2979420" cy="2308860"/>
                    </a:xfrm>
                    <a:prstGeom prst="rect">
                      <a:avLst/>
                    </a:prstGeom>
                  </pic:spPr>
                </pic:pic>
              </a:graphicData>
            </a:graphic>
          </wp:inline>
        </w:drawing>
      </w:r>
    </w:p>
    <w:p w14:paraId="394CFA32" w14:textId="0B44A1B7" w:rsidR="00A3710C" w:rsidRDefault="00A3710C" w:rsidP="00165B87">
      <w:pPr>
        <w:spacing w:before="40" w:after="0"/>
        <w:ind w:firstLine="0"/>
        <w:jc w:val="center"/>
        <w:rPr>
          <w:spacing w:val="-3"/>
          <w:lang w:val="en-US"/>
        </w:rPr>
      </w:pPr>
      <w:r>
        <w:rPr>
          <w:spacing w:val="-3"/>
          <w:lang w:val="en-US"/>
        </w:rPr>
        <w:tab/>
        <w:t>(c)</w:t>
      </w:r>
      <w:r>
        <w:rPr>
          <w:spacing w:val="-3"/>
          <w:lang w:val="en-US"/>
        </w:rPr>
        <w:tab/>
      </w:r>
      <w:r>
        <w:rPr>
          <w:spacing w:val="-3"/>
          <w:lang w:val="en-US"/>
        </w:rPr>
        <w:tab/>
      </w:r>
      <w:r>
        <w:rPr>
          <w:spacing w:val="-3"/>
          <w:lang w:val="en-US"/>
        </w:rPr>
        <w:tab/>
      </w:r>
      <w:r>
        <w:rPr>
          <w:spacing w:val="-3"/>
          <w:lang w:val="en-US"/>
        </w:rPr>
        <w:tab/>
      </w:r>
      <w:r>
        <w:rPr>
          <w:spacing w:val="-3"/>
          <w:lang w:val="en-US"/>
        </w:rPr>
        <w:tab/>
      </w:r>
      <w:r>
        <w:rPr>
          <w:spacing w:val="-3"/>
          <w:lang w:val="en-US"/>
        </w:rPr>
        <w:tab/>
        <w:t xml:space="preserve">     (d)</w:t>
      </w:r>
    </w:p>
    <w:p w14:paraId="10C9E42C" w14:textId="76B1BC18" w:rsidR="00C56973" w:rsidRDefault="00DE0442">
      <w:pPr>
        <w:widowControl w:val="0"/>
        <w:spacing w:after="0"/>
        <w:ind w:firstLine="0"/>
        <w:jc w:val="center"/>
        <w:rPr>
          <w:lang w:val="en-US"/>
        </w:rPr>
        <w:pPrChange w:id="1425" w:author="Kleber Marques Lisboa" w:date="2023-10-24T09:41:00Z">
          <w:pPr>
            <w:widowControl w:val="0"/>
            <w:spacing w:after="0" w:line="240" w:lineRule="auto"/>
            <w:ind w:firstLine="0"/>
            <w:jc w:val="center"/>
          </w:pPr>
        </w:pPrChange>
      </w:pPr>
      <w:r>
        <w:rPr>
          <w:noProof/>
          <w:lang w:val="en-US"/>
        </w:rPr>
        <w:drawing>
          <wp:inline distT="0" distB="0" distL="0" distR="0" wp14:anchorId="1B89E932" wp14:editId="4C84EC19">
            <wp:extent cx="2926080" cy="2308860"/>
            <wp:effectExtent l="0" t="0" r="7620" b="0"/>
            <wp:docPr id="2003723842"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23842" name="Imagem 2003723842"/>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2926080" cy="2308860"/>
                    </a:xfrm>
                    <a:prstGeom prst="rect">
                      <a:avLst/>
                    </a:prstGeom>
                  </pic:spPr>
                </pic:pic>
              </a:graphicData>
            </a:graphic>
          </wp:inline>
        </w:drawing>
      </w:r>
      <w:r w:rsidR="00A3710C">
        <w:rPr>
          <w:lang w:val="en-US"/>
        </w:rPr>
        <w:t xml:space="preserve"> </w:t>
      </w:r>
      <w:r>
        <w:rPr>
          <w:noProof/>
          <w:lang w:val="en-US"/>
        </w:rPr>
        <w:drawing>
          <wp:inline distT="0" distB="0" distL="0" distR="0" wp14:anchorId="514F373E" wp14:editId="434F1928">
            <wp:extent cx="2924556" cy="2308860"/>
            <wp:effectExtent l="0" t="0" r="9525" b="0"/>
            <wp:docPr id="13757372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37240" name="Imagem 1375737240"/>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2924556" cy="2308860"/>
                    </a:xfrm>
                    <a:prstGeom prst="rect">
                      <a:avLst/>
                    </a:prstGeom>
                  </pic:spPr>
                </pic:pic>
              </a:graphicData>
            </a:graphic>
          </wp:inline>
        </w:drawing>
      </w:r>
    </w:p>
    <w:p w14:paraId="20ADB22E" w14:textId="59F0022C" w:rsidR="00C56973" w:rsidRDefault="00C56973" w:rsidP="00165B87">
      <w:pPr>
        <w:spacing w:before="40" w:after="0"/>
        <w:ind w:firstLine="0"/>
        <w:jc w:val="center"/>
        <w:rPr>
          <w:spacing w:val="-3"/>
          <w:lang w:val="en-US"/>
        </w:rPr>
      </w:pPr>
      <w:r>
        <w:rPr>
          <w:spacing w:val="-3"/>
          <w:lang w:val="en-US"/>
        </w:rPr>
        <w:tab/>
        <w:t>(</w:t>
      </w:r>
      <w:r w:rsidR="00A3710C">
        <w:rPr>
          <w:spacing w:val="-3"/>
          <w:lang w:val="en-US"/>
        </w:rPr>
        <w:t>e</w:t>
      </w:r>
      <w:r>
        <w:rPr>
          <w:spacing w:val="-3"/>
          <w:lang w:val="en-US"/>
        </w:rPr>
        <w:t>)</w:t>
      </w:r>
      <w:r>
        <w:rPr>
          <w:spacing w:val="-3"/>
          <w:lang w:val="en-US"/>
        </w:rPr>
        <w:tab/>
      </w:r>
      <w:r>
        <w:rPr>
          <w:spacing w:val="-3"/>
          <w:lang w:val="en-US"/>
        </w:rPr>
        <w:tab/>
      </w:r>
      <w:r>
        <w:rPr>
          <w:spacing w:val="-3"/>
          <w:lang w:val="en-US"/>
        </w:rPr>
        <w:tab/>
      </w:r>
      <w:r>
        <w:rPr>
          <w:spacing w:val="-3"/>
          <w:lang w:val="en-US"/>
        </w:rPr>
        <w:tab/>
      </w:r>
      <w:r>
        <w:rPr>
          <w:spacing w:val="-3"/>
          <w:lang w:val="en-US"/>
        </w:rPr>
        <w:tab/>
      </w:r>
      <w:r>
        <w:rPr>
          <w:spacing w:val="-3"/>
          <w:lang w:val="en-US"/>
        </w:rPr>
        <w:tab/>
        <w:t xml:space="preserve">     (</w:t>
      </w:r>
      <w:r w:rsidR="00A3710C">
        <w:rPr>
          <w:spacing w:val="-3"/>
          <w:lang w:val="en-US"/>
        </w:rPr>
        <w:t>f</w:t>
      </w:r>
      <w:r>
        <w:rPr>
          <w:spacing w:val="-3"/>
          <w:lang w:val="en-US"/>
        </w:rPr>
        <w:t>)</w:t>
      </w:r>
    </w:p>
    <w:p w14:paraId="42995631" w14:textId="5C611E08" w:rsidR="00C56973" w:rsidRPr="008B6A89" w:rsidRDefault="00C56973">
      <w:pPr>
        <w:ind w:firstLine="0"/>
        <w:jc w:val="center"/>
        <w:rPr>
          <w:spacing w:val="-3"/>
          <w:lang w:val="en-US"/>
        </w:rPr>
        <w:pPrChange w:id="1426" w:author="Kleber Marques Lisboa" w:date="2023-10-24T09:41:00Z">
          <w:pPr>
            <w:spacing w:line="276" w:lineRule="auto"/>
            <w:ind w:firstLine="0"/>
            <w:jc w:val="center"/>
          </w:pPr>
        </w:pPrChange>
      </w:pPr>
      <w:r w:rsidRPr="008B6A89">
        <w:rPr>
          <w:spacing w:val="-3"/>
          <w:lang w:val="en-US"/>
        </w:rPr>
        <w:t>Figur</w:t>
      </w:r>
      <w:r>
        <w:rPr>
          <w:spacing w:val="-3"/>
          <w:lang w:val="en-US"/>
        </w:rPr>
        <w:t>e</w:t>
      </w:r>
      <w:r w:rsidRPr="008B6A89">
        <w:rPr>
          <w:spacing w:val="-3"/>
          <w:lang w:val="en-US"/>
        </w:rPr>
        <w:t xml:space="preserve"> </w:t>
      </w:r>
      <w:r w:rsidR="00A3710C">
        <w:rPr>
          <w:spacing w:val="-3"/>
          <w:lang w:val="en-US"/>
        </w:rPr>
        <w:t>1</w:t>
      </w:r>
      <w:ins w:id="1427" w:author="Kleber Marques Lisboa" w:date="2023-10-25T14:25:00Z">
        <w:r w:rsidR="0059608A">
          <w:rPr>
            <w:spacing w:val="-3"/>
            <w:lang w:val="en-US"/>
          </w:rPr>
          <w:t>0</w:t>
        </w:r>
      </w:ins>
      <w:del w:id="1428" w:author="Kleber Marques Lisboa" w:date="2023-10-25T14:25:00Z">
        <w:r w:rsidR="00B519BF" w:rsidDel="0059608A">
          <w:rPr>
            <w:spacing w:val="-3"/>
            <w:lang w:val="en-US"/>
          </w:rPr>
          <w:delText>1</w:delText>
        </w:r>
      </w:del>
      <w:r w:rsidRPr="008B6A89">
        <w:rPr>
          <w:spacing w:val="-3"/>
          <w:lang w:val="en-US"/>
        </w:rPr>
        <w:t xml:space="preserve"> </w:t>
      </w:r>
      <w:r>
        <w:rPr>
          <w:spacing w:val="-3"/>
          <w:lang w:val="en-US"/>
        </w:rPr>
        <w:t>–</w:t>
      </w:r>
      <w:r w:rsidRPr="008B6A89">
        <w:rPr>
          <w:spacing w:val="-3"/>
          <w:lang w:val="en-US"/>
        </w:rPr>
        <w:t xml:space="preserve"> </w:t>
      </w:r>
      <w:r w:rsidR="00B519BF">
        <w:rPr>
          <w:spacing w:val="-3"/>
          <w:lang w:val="en-US"/>
        </w:rPr>
        <w:t>Dynamic e</w:t>
      </w:r>
      <w:r>
        <w:rPr>
          <w:spacing w:val="-3"/>
          <w:lang w:val="en-US"/>
        </w:rPr>
        <w:t xml:space="preserve">volution of the instantaneous </w:t>
      </w:r>
      <w:r w:rsidR="00B519BF">
        <w:rPr>
          <w:spacing w:val="-3"/>
          <w:lang w:val="en-US"/>
        </w:rPr>
        <w:t>desalination system parameters</w:t>
      </w:r>
      <w:r w:rsidR="00F85FEB">
        <w:rPr>
          <w:spacing w:val="-3"/>
          <w:lang w:val="en-US"/>
        </w:rPr>
        <w:t xml:space="preserve"> </w:t>
      </w:r>
      <w:r>
        <w:rPr>
          <w:spacing w:val="-3"/>
          <w:lang w:val="en-US"/>
        </w:rPr>
        <w:t>for</w:t>
      </w:r>
      <w:r w:rsidR="00F85FEB">
        <w:rPr>
          <w:spacing w:val="-3"/>
          <w:lang w:val="en-US"/>
        </w:rPr>
        <w:t xml:space="preserve"> different operating </w:t>
      </w:r>
      <w:r>
        <w:rPr>
          <w:spacing w:val="-3"/>
          <w:lang w:val="en-US"/>
        </w:rPr>
        <w:t>mode</w:t>
      </w:r>
      <w:r w:rsidR="00F85FEB">
        <w:rPr>
          <w:spacing w:val="-3"/>
          <w:lang w:val="en-US"/>
        </w:rPr>
        <w:t xml:space="preserve">s and </w:t>
      </w:r>
      <m:oMath>
        <m:sSub>
          <m:sSubPr>
            <m:ctrlPr>
              <w:rPr>
                <w:rFonts w:ascii="Cambria Math" w:hAnsi="Cambria Math"/>
                <w:i/>
                <w:spacing w:val="-3"/>
                <w:sz w:val="22"/>
                <w:szCs w:val="22"/>
                <w:lang w:val="en-US"/>
              </w:rPr>
            </m:ctrlPr>
          </m:sSubPr>
          <m:e>
            <m:r>
              <w:rPr>
                <w:rFonts w:ascii="Cambria Math" w:hAnsi="Cambria Math"/>
                <w:spacing w:val="-3"/>
                <w:sz w:val="22"/>
                <w:szCs w:val="22"/>
                <w:lang w:val="en-US"/>
              </w:rPr>
              <m:t>Cs</m:t>
            </m:r>
          </m:e>
          <m:sub>
            <m:r>
              <w:rPr>
                <w:rFonts w:ascii="Cambria Math" w:hAnsi="Cambria Math"/>
                <w:spacing w:val="-3"/>
                <w:sz w:val="22"/>
                <w:szCs w:val="22"/>
                <w:lang w:val="en-US"/>
              </w:rPr>
              <m:t>max</m:t>
            </m:r>
          </m:sub>
        </m:sSub>
        <m:r>
          <w:rPr>
            <w:rFonts w:ascii="Cambria Math" w:hAnsi="Cambria Math"/>
            <w:spacing w:val="-3"/>
            <w:sz w:val="22"/>
            <w:szCs w:val="22"/>
            <w:lang w:val="en-US"/>
          </w:rPr>
          <m:t>=120</m:t>
        </m:r>
      </m:oMath>
      <w:r w:rsidR="00F85FEB" w:rsidRPr="00DA6D9C">
        <w:rPr>
          <w:spacing w:val="-3"/>
          <w:lang w:val="en-US"/>
        </w:rPr>
        <w:t xml:space="preserve"> g</w:t>
      </w:r>
      <w:r w:rsidR="00F85FEB" w:rsidRPr="00DA6D9C">
        <w:rPr>
          <w:spacing w:val="-3"/>
          <w:vertAlign w:val="subscript"/>
          <w:lang w:val="en-US"/>
        </w:rPr>
        <w:t>s</w:t>
      </w:r>
      <w:r w:rsidR="00F85FEB" w:rsidRPr="00DA6D9C">
        <w:rPr>
          <w:spacing w:val="-3"/>
          <w:lang w:val="en-US"/>
        </w:rPr>
        <w:t>/L</w:t>
      </w:r>
      <w:r w:rsidR="00F85FEB" w:rsidRPr="00DA6D9C">
        <w:rPr>
          <w:spacing w:val="-3"/>
          <w:vertAlign w:val="subscript"/>
          <w:lang w:val="en-US"/>
        </w:rPr>
        <w:t>mix</w:t>
      </w:r>
      <w:r w:rsidR="00F85FEB">
        <w:rPr>
          <w:spacing w:val="-3"/>
          <w:lang w:val="en-US"/>
        </w:rPr>
        <w:t>:</w:t>
      </w:r>
      <w:r w:rsidR="00B519BF">
        <w:rPr>
          <w:spacing w:val="-3"/>
          <w:lang w:val="en-US"/>
        </w:rPr>
        <w:t xml:space="preserve"> </w:t>
      </w:r>
      <w:r w:rsidR="00F85FEB">
        <w:rPr>
          <w:spacing w:val="-3"/>
          <w:lang w:val="en-US"/>
        </w:rPr>
        <w:t xml:space="preserve"> a) </w:t>
      </w:r>
      <m:oMath>
        <m:sSub>
          <m:sSubPr>
            <m:ctrlPr>
              <w:rPr>
                <w:rFonts w:ascii="Cambria Math" w:hAnsi="Cambria Math"/>
                <w:i/>
                <w:spacing w:val="-3"/>
                <w:sz w:val="23"/>
                <w:szCs w:val="23"/>
                <w:lang w:val="en-US"/>
              </w:rPr>
            </m:ctrlPr>
          </m:sSubPr>
          <m:e>
            <m:r>
              <w:rPr>
                <w:rFonts w:ascii="Cambria Math" w:hAnsi="Cambria Math"/>
                <w:spacing w:val="-3"/>
                <w:sz w:val="23"/>
                <w:szCs w:val="23"/>
                <w:lang w:val="en-US"/>
              </w:rPr>
              <m:t>Cs</m:t>
            </m:r>
          </m:e>
          <m:sub>
            <m:r>
              <w:rPr>
                <w:rFonts w:ascii="Cambria Math" w:hAnsi="Cambria Math"/>
                <w:spacing w:val="-3"/>
                <w:sz w:val="23"/>
                <w:szCs w:val="23"/>
                <w:lang w:val="en-US"/>
              </w:rPr>
              <m:t>mix</m:t>
            </m:r>
          </m:sub>
        </m:sSub>
      </m:oMath>
      <w:r w:rsidR="00F85FEB" w:rsidRPr="00590933">
        <w:rPr>
          <w:spacing w:val="-3"/>
          <w:sz w:val="23"/>
          <w:szCs w:val="23"/>
          <w:lang w:val="en-US"/>
        </w:rPr>
        <w:t xml:space="preserve">, </w:t>
      </w:r>
      <w:r w:rsidR="00F85FEB">
        <w:rPr>
          <w:spacing w:val="-3"/>
          <w:sz w:val="23"/>
          <w:szCs w:val="23"/>
          <w:lang w:val="en-US"/>
        </w:rPr>
        <w:t>b)</w:t>
      </w:r>
      <w:r w:rsidR="00F85FEB" w:rsidRPr="00590933">
        <w:rPr>
          <w:lang w:val="en-US"/>
        </w:rPr>
        <w:t xml:space="preserve"> </w:t>
      </w:r>
      <m:oMath>
        <m:sSub>
          <m:sSubPr>
            <m:ctrlPr>
              <w:rPr>
                <w:rFonts w:ascii="Cambria Math" w:hAnsi="Cambria Math"/>
                <w:i/>
                <w:spacing w:val="-3"/>
                <w:sz w:val="23"/>
                <w:szCs w:val="23"/>
                <w:lang w:val="en-US"/>
              </w:rPr>
            </m:ctrlPr>
          </m:sSubPr>
          <m:e>
            <m:acc>
              <m:accPr>
                <m:chr m:val="̇"/>
                <m:ctrlPr>
                  <w:rPr>
                    <w:rFonts w:ascii="Cambria Math" w:hAnsi="Cambria Math"/>
                    <w:i/>
                    <w:spacing w:val="-3"/>
                    <w:sz w:val="23"/>
                    <w:szCs w:val="23"/>
                    <w:lang w:val="en-US"/>
                  </w:rPr>
                </m:ctrlPr>
              </m:accPr>
              <m:e>
                <m:r>
                  <w:rPr>
                    <w:rFonts w:ascii="Cambria Math" w:hAnsi="Cambria Math"/>
                    <w:spacing w:val="-3"/>
                    <w:sz w:val="23"/>
                    <w:szCs w:val="23"/>
                    <w:lang w:val="en-US"/>
                  </w:rPr>
                  <m:t>V</m:t>
                </m:r>
              </m:e>
            </m:acc>
          </m:e>
          <m:sub>
            <m:r>
              <w:rPr>
                <w:rFonts w:ascii="Cambria Math" w:hAnsi="Cambria Math"/>
                <w:spacing w:val="-3"/>
                <w:sz w:val="23"/>
                <w:szCs w:val="23"/>
                <w:lang w:val="en-US"/>
              </w:rPr>
              <m:t>jwl</m:t>
            </m:r>
          </m:sub>
        </m:sSub>
      </m:oMath>
      <w:r w:rsidR="00F85FEB" w:rsidRPr="00590933">
        <w:rPr>
          <w:lang w:val="en-US"/>
        </w:rPr>
        <w:t xml:space="preserve">, </w:t>
      </w:r>
      <w:r w:rsidR="00F85FEB">
        <w:rPr>
          <w:lang w:val="en-US"/>
        </w:rPr>
        <w:t xml:space="preserve">c) </w:t>
      </w:r>
      <m:oMath>
        <m:sSub>
          <m:sSubPr>
            <m:ctrlPr>
              <w:rPr>
                <w:rFonts w:ascii="Cambria Math" w:hAnsi="Cambria Math"/>
                <w:i/>
                <w:spacing w:val="-3"/>
                <w:sz w:val="23"/>
                <w:szCs w:val="23"/>
                <w:lang w:val="en-US"/>
              </w:rPr>
            </m:ctrlPr>
          </m:sSubPr>
          <m:e>
            <m:r>
              <w:rPr>
                <w:rFonts w:ascii="Cambria Math" w:hAnsi="Cambria Math"/>
                <w:spacing w:val="-3"/>
                <w:sz w:val="23"/>
                <w:szCs w:val="23"/>
                <w:lang w:val="en-US"/>
              </w:rPr>
              <m:t>V</m:t>
            </m:r>
          </m:e>
          <m:sub>
            <m:r>
              <w:rPr>
                <w:rFonts w:ascii="Cambria Math" w:hAnsi="Cambria Math"/>
                <w:spacing w:val="-3"/>
                <w:sz w:val="23"/>
                <w:szCs w:val="23"/>
                <w:lang w:val="en-US"/>
              </w:rPr>
              <m:t>mix</m:t>
            </m:r>
          </m:sub>
        </m:sSub>
      </m:oMath>
      <w:r w:rsidR="00F85FEB">
        <w:rPr>
          <w:lang w:val="en-US"/>
        </w:rPr>
        <w:t>, d)</w:t>
      </w:r>
      <w:r w:rsidR="00F85FEB" w:rsidRPr="00590933">
        <w:rPr>
          <w:spacing w:val="-3"/>
          <w:sz w:val="23"/>
          <w:szCs w:val="23"/>
          <w:lang w:val="en-US"/>
        </w:rPr>
        <w:t xml:space="preserve"> </w:t>
      </w:r>
      <m:oMath>
        <m:sSub>
          <m:sSubPr>
            <m:ctrlPr>
              <w:rPr>
                <w:rFonts w:ascii="Cambria Math" w:hAnsi="Cambria Math"/>
                <w:i/>
                <w:spacing w:val="-3"/>
                <w:sz w:val="23"/>
                <w:szCs w:val="23"/>
                <w:lang w:val="en-US"/>
              </w:rPr>
            </m:ctrlPr>
          </m:sSubPr>
          <m:e>
            <m:r>
              <w:rPr>
                <w:rFonts w:ascii="Cambria Math" w:hAnsi="Cambria Math"/>
                <w:spacing w:val="-3"/>
                <w:sz w:val="23"/>
                <w:szCs w:val="23"/>
                <w:lang w:val="en-US"/>
              </w:rPr>
              <m:t>T</m:t>
            </m:r>
          </m:e>
          <m:sub>
            <m:r>
              <w:rPr>
                <w:rFonts w:ascii="Cambria Math" w:hAnsi="Cambria Math"/>
                <w:spacing w:val="-3"/>
                <w:sz w:val="23"/>
                <w:szCs w:val="23"/>
                <w:lang w:val="en-US"/>
              </w:rPr>
              <m:t>mix</m:t>
            </m:r>
          </m:sub>
        </m:sSub>
      </m:oMath>
      <w:r w:rsidR="00F85FEB">
        <w:rPr>
          <w:lang w:val="en-US"/>
        </w:rPr>
        <w:t>, e)</w:t>
      </w:r>
      <w:r w:rsidR="00F85FEB" w:rsidRPr="00F85FEB">
        <w:rPr>
          <w:rFonts w:ascii="Cambria Math" w:hAnsi="Cambria Math"/>
          <w:i/>
          <w:spacing w:val="-3"/>
          <w:sz w:val="23"/>
          <w:szCs w:val="23"/>
          <w:lang w:val="en-US"/>
        </w:rPr>
        <w:t xml:space="preserve"> </w:t>
      </w:r>
      <m:oMath>
        <m:r>
          <w:rPr>
            <w:rFonts w:ascii="Cambria Math" w:hAnsi="Cambria Math"/>
            <w:spacing w:val="-3"/>
            <w:sz w:val="23"/>
            <w:szCs w:val="23"/>
            <w:lang w:val="en-US"/>
          </w:rPr>
          <m:t>λ</m:t>
        </m:r>
      </m:oMath>
      <w:r w:rsidR="00F85FEB">
        <w:rPr>
          <w:lang w:val="en-US"/>
        </w:rPr>
        <w:t xml:space="preserve">, and f) </w:t>
      </w:r>
      <m:oMath>
        <m:sSub>
          <m:sSubPr>
            <m:ctrlPr>
              <w:rPr>
                <w:rFonts w:ascii="Cambria Math" w:hAnsi="Cambria Math"/>
                <w:i/>
                <w:spacing w:val="-3"/>
                <w:sz w:val="23"/>
                <w:szCs w:val="23"/>
                <w:lang w:val="en-US"/>
              </w:rPr>
            </m:ctrlPr>
          </m:sSubPr>
          <m:e>
            <m:acc>
              <m:accPr>
                <m:chr m:val="̇"/>
                <m:ctrlPr>
                  <w:rPr>
                    <w:rFonts w:ascii="Cambria Math" w:hAnsi="Cambria Math"/>
                    <w:i/>
                    <w:spacing w:val="-3"/>
                    <w:sz w:val="23"/>
                    <w:szCs w:val="23"/>
                    <w:lang w:val="en-US"/>
                  </w:rPr>
                </m:ctrlPr>
              </m:accPr>
              <m:e>
                <m:r>
                  <w:rPr>
                    <w:rFonts w:ascii="Cambria Math" w:hAnsi="Cambria Math"/>
                    <w:spacing w:val="-3"/>
                    <w:sz w:val="23"/>
                    <w:szCs w:val="23"/>
                    <w:lang w:val="en-US"/>
                  </w:rPr>
                  <m:t>V</m:t>
                </m:r>
              </m:e>
            </m:acc>
          </m:e>
          <m:sub>
            <m:r>
              <w:rPr>
                <w:rFonts w:ascii="Cambria Math" w:hAnsi="Cambria Math"/>
                <w:spacing w:val="-3"/>
                <w:sz w:val="23"/>
                <w:szCs w:val="23"/>
                <w:lang w:val="en-US"/>
              </w:rPr>
              <m:t>well</m:t>
            </m:r>
          </m:sub>
        </m:sSub>
      </m:oMath>
      <w:r w:rsidR="00B519BF" w:rsidRPr="00B519BF">
        <w:rPr>
          <w:spacing w:val="-3"/>
          <w:lang w:val="en-US"/>
        </w:rPr>
        <w:t>.</w:t>
      </w:r>
    </w:p>
    <w:p w14:paraId="3B16C3F7" w14:textId="0A5C3C50" w:rsidR="00102F6C" w:rsidRDefault="00DA3C82" w:rsidP="00165B87">
      <w:pPr>
        <w:widowControl w:val="0"/>
        <w:spacing w:before="120"/>
        <w:ind w:firstLine="720"/>
        <w:rPr>
          <w:spacing w:val="-3"/>
          <w:lang w:val="en-US"/>
        </w:rPr>
      </w:pPr>
      <w:r>
        <w:rPr>
          <w:spacing w:val="-3"/>
          <w:lang w:val="en-US"/>
        </w:rPr>
        <w:t>Finally, in an attempt to identify the most appropriate operating mode of the DCMD desalination system,</w:t>
      </w:r>
      <w:r w:rsidRPr="00DA3C82">
        <w:rPr>
          <w:spacing w:val="-3"/>
          <w:lang w:val="en-US"/>
        </w:rPr>
        <w:t xml:space="preserve"> whether from the point of view of energy efficiency or water recovery, </w:t>
      </w:r>
      <w:r>
        <w:rPr>
          <w:spacing w:val="-3"/>
          <w:lang w:val="en-US"/>
        </w:rPr>
        <w:t xml:space="preserve">some comparisons are performed and illustrated in the </w:t>
      </w:r>
      <w:del w:id="1429" w:author="Kleber Marques Lisboa" w:date="2023-10-25T14:58:00Z">
        <w:r w:rsidDel="00D6394E">
          <w:rPr>
            <w:spacing w:val="-3"/>
            <w:lang w:val="en-US"/>
          </w:rPr>
          <w:delText>following figures for</w:delText>
        </w:r>
      </w:del>
      <w:ins w:id="1430" w:author="Kleber Marques Lisboa" w:date="2023-10-25T14:58:00Z">
        <w:r w:rsidR="00D6394E">
          <w:rPr>
            <w:spacing w:val="-3"/>
            <w:lang w:val="en-US"/>
          </w:rPr>
          <w:t>Figs. 12 and 13, where</w:t>
        </w:r>
      </w:ins>
      <w:r>
        <w:rPr>
          <w:spacing w:val="-3"/>
          <w:lang w:val="en-US"/>
        </w:rPr>
        <w:t xml:space="preserve"> the </w:t>
      </w:r>
      <w:r w:rsidR="009147DD">
        <w:rPr>
          <w:spacing w:val="-3"/>
          <w:lang w:val="en-US"/>
        </w:rPr>
        <w:t xml:space="preserve">averaged </w:t>
      </w:r>
      <w:r>
        <w:rPr>
          <w:spacing w:val="-3"/>
          <w:lang w:val="en-US"/>
        </w:rPr>
        <w:t xml:space="preserve">specific thermal energy cost, </w:t>
      </w:r>
      <m:oMath>
        <m:sSub>
          <m:sSubPr>
            <m:ctrlPr>
              <w:rPr>
                <w:rFonts w:ascii="Cambria Math" w:hAnsi="Cambria Math"/>
                <w:i/>
                <w:spacing w:val="-3"/>
                <w:lang w:val="en-US"/>
              </w:rPr>
            </m:ctrlPr>
          </m:sSubPr>
          <m:e>
            <m:acc>
              <m:accPr>
                <m:chr m:val="̅"/>
                <m:ctrlPr>
                  <w:rPr>
                    <w:rFonts w:ascii="Cambria Math" w:hAnsi="Cambria Math"/>
                    <w:i/>
                    <w:spacing w:val="-3"/>
                    <w:lang w:val="en-US"/>
                  </w:rPr>
                </m:ctrlPr>
              </m:accPr>
              <m:e>
                <m:r>
                  <w:rPr>
                    <w:rFonts w:ascii="Cambria Math" w:hAnsi="Cambria Math"/>
                    <w:spacing w:val="-3"/>
                    <w:lang w:val="en-US"/>
                  </w:rPr>
                  <m:t>SEC</m:t>
                </m:r>
              </m:e>
            </m:acc>
          </m:e>
          <m:sub>
            <m:r>
              <w:rPr>
                <w:rFonts w:ascii="Cambria Math" w:hAnsi="Cambria Math"/>
                <w:spacing w:val="-3"/>
                <w:lang w:val="en-US"/>
              </w:rPr>
              <m:t>th</m:t>
            </m:r>
          </m:sub>
        </m:sSub>
      </m:oMath>
      <w:r w:rsidRPr="00DA3C82">
        <w:rPr>
          <w:spacing w:val="-3"/>
          <w:lang w:val="en-US"/>
        </w:rPr>
        <w:t xml:space="preserve">, </w:t>
      </w:r>
      <w:r>
        <w:rPr>
          <w:spacing w:val="-3"/>
          <w:lang w:val="en-US"/>
        </w:rPr>
        <w:t>and water recovery ratio</w:t>
      </w:r>
      <w:r w:rsidR="001124EC">
        <w:rPr>
          <w:spacing w:val="-3"/>
          <w:lang w:val="en-US"/>
        </w:rPr>
        <w:t>,</w:t>
      </w:r>
      <w:r>
        <w:rPr>
          <w:spacing w:val="-3"/>
          <w:lang w:val="en-US"/>
        </w:rPr>
        <w:t xml:space="preserve"> </w:t>
      </w:r>
      <m:oMath>
        <m:r>
          <w:rPr>
            <w:rFonts w:ascii="Cambria Math" w:hAnsi="Cambria Math"/>
            <w:spacing w:val="-3"/>
            <w:lang w:val="en-US"/>
          </w:rPr>
          <m:t>RR</m:t>
        </m:r>
      </m:oMath>
      <w:del w:id="1431" w:author="Kleber Marques Lisboa" w:date="2023-10-25T14:58:00Z">
        <w:r w:rsidR="001124EC" w:rsidDel="00D6394E">
          <w:rPr>
            <w:spacing w:val="-3"/>
            <w:lang w:val="en-US"/>
          </w:rPr>
          <w:delText xml:space="preserve"> </w:delText>
        </w:r>
      </w:del>
      <w:ins w:id="1432" w:author="Kleber Marques Lisboa" w:date="2023-10-25T14:58:00Z">
        <w:r w:rsidR="00D6394E">
          <w:rPr>
            <w:spacing w:val="-3"/>
            <w:lang w:val="en-US"/>
          </w:rPr>
          <w:t>, are displayed</w:t>
        </w:r>
      </w:ins>
      <w:del w:id="1433" w:author="Kleber Marques Lisboa" w:date="2023-10-25T14:58:00Z">
        <w:r w:rsidR="001124EC" w:rsidDel="00D6394E">
          <w:rPr>
            <w:spacing w:val="-3"/>
            <w:lang w:val="en-US"/>
          </w:rPr>
          <w:delText>(Figures 12 and 13</w:delText>
        </w:r>
      </w:del>
      <w:r w:rsidR="001124EC">
        <w:rPr>
          <w:spacing w:val="-3"/>
          <w:lang w:val="en-US"/>
        </w:rPr>
        <w:t>, respectively</w:t>
      </w:r>
      <w:r>
        <w:rPr>
          <w:spacing w:val="-3"/>
          <w:lang w:val="en-US"/>
        </w:rPr>
        <w:t>.</w:t>
      </w:r>
    </w:p>
    <w:p w14:paraId="45CD6006" w14:textId="041671BE" w:rsidR="00E34298" w:rsidRDefault="004647C4" w:rsidP="00165B87">
      <w:pPr>
        <w:widowControl w:val="0"/>
        <w:spacing w:before="120"/>
        <w:ind w:firstLine="720"/>
        <w:rPr>
          <w:spacing w:val="-3"/>
          <w:lang w:val="en-US"/>
        </w:rPr>
      </w:pPr>
      <w:r w:rsidRPr="00102F6C">
        <w:rPr>
          <w:spacing w:val="-3"/>
          <w:lang w:val="en-US"/>
        </w:rPr>
        <w:t xml:space="preserve">The black bars (with gradient and solid filling) are the results for scenarios whose maximum salt concentrations are </w:t>
      </w:r>
      <m:oMath>
        <m:sSub>
          <m:sSubPr>
            <m:ctrlPr>
              <w:rPr>
                <w:rFonts w:ascii="Cambria Math" w:hAnsi="Cambria Math"/>
                <w:i/>
                <w:spacing w:val="-3"/>
                <w:sz w:val="22"/>
                <w:szCs w:val="22"/>
                <w:lang w:val="en-US"/>
              </w:rPr>
            </m:ctrlPr>
          </m:sSubPr>
          <m:e>
            <m:r>
              <w:rPr>
                <w:rFonts w:ascii="Cambria Math" w:hAnsi="Cambria Math"/>
                <w:spacing w:val="-3"/>
                <w:sz w:val="22"/>
                <w:szCs w:val="22"/>
                <w:lang w:val="en-US"/>
              </w:rPr>
              <m:t>Cs</m:t>
            </m:r>
          </m:e>
          <m:sub>
            <m:r>
              <w:rPr>
                <w:rFonts w:ascii="Cambria Math" w:hAnsi="Cambria Math"/>
                <w:spacing w:val="-3"/>
                <w:sz w:val="22"/>
                <w:szCs w:val="22"/>
                <w:lang w:val="en-US"/>
              </w:rPr>
              <m:t>max</m:t>
            </m:r>
          </m:sub>
        </m:sSub>
        <m:r>
          <w:rPr>
            <w:rFonts w:ascii="Cambria Math" w:hAnsi="Cambria Math"/>
            <w:spacing w:val="-3"/>
            <w:sz w:val="22"/>
            <w:szCs w:val="22"/>
            <w:lang w:val="en-US"/>
          </w:rPr>
          <m:t>=120</m:t>
        </m:r>
      </m:oMath>
      <w:r w:rsidRPr="00102F6C">
        <w:rPr>
          <w:spacing w:val="-3"/>
          <w:lang w:val="en-US"/>
        </w:rPr>
        <w:t xml:space="preserve"> g</w:t>
      </w:r>
      <w:r w:rsidRPr="00102F6C">
        <w:rPr>
          <w:spacing w:val="-3"/>
          <w:vertAlign w:val="subscript"/>
          <w:lang w:val="en-US"/>
        </w:rPr>
        <w:t>s</w:t>
      </w:r>
      <w:r w:rsidRPr="00102F6C">
        <w:rPr>
          <w:spacing w:val="-3"/>
          <w:lang w:val="en-US"/>
        </w:rPr>
        <w:t>/L</w:t>
      </w:r>
      <w:r w:rsidRPr="00102F6C">
        <w:rPr>
          <w:spacing w:val="-3"/>
          <w:vertAlign w:val="subscript"/>
          <w:lang w:val="en-US"/>
        </w:rPr>
        <w:t>mix</w:t>
      </w:r>
      <w:r w:rsidRPr="00102F6C">
        <w:rPr>
          <w:spacing w:val="-3"/>
          <w:lang w:val="en-US"/>
        </w:rPr>
        <w:t xml:space="preserve"> and </w:t>
      </w:r>
      <m:oMath>
        <m:sSub>
          <m:sSubPr>
            <m:ctrlPr>
              <w:rPr>
                <w:rFonts w:ascii="Cambria Math" w:hAnsi="Cambria Math"/>
                <w:i/>
                <w:spacing w:val="-3"/>
                <w:sz w:val="22"/>
                <w:szCs w:val="22"/>
                <w:lang w:val="en-US"/>
              </w:rPr>
            </m:ctrlPr>
          </m:sSubPr>
          <m:e>
            <m:r>
              <w:rPr>
                <w:rFonts w:ascii="Cambria Math" w:hAnsi="Cambria Math"/>
                <w:spacing w:val="-3"/>
                <w:sz w:val="22"/>
                <w:szCs w:val="22"/>
                <w:lang w:val="en-US"/>
              </w:rPr>
              <m:t>Cs</m:t>
            </m:r>
          </m:e>
          <m:sub>
            <m:r>
              <w:rPr>
                <w:rFonts w:ascii="Cambria Math" w:hAnsi="Cambria Math"/>
                <w:spacing w:val="-3"/>
                <w:sz w:val="22"/>
                <w:szCs w:val="22"/>
                <w:lang w:val="en-US"/>
              </w:rPr>
              <m:t>max</m:t>
            </m:r>
          </m:sub>
        </m:sSub>
        <m:r>
          <w:rPr>
            <w:rFonts w:ascii="Cambria Math" w:hAnsi="Cambria Math"/>
            <w:spacing w:val="-3"/>
            <w:sz w:val="22"/>
            <w:szCs w:val="22"/>
            <w:lang w:val="en-US"/>
          </w:rPr>
          <m:t>=260</m:t>
        </m:r>
      </m:oMath>
      <w:r w:rsidRPr="00102F6C">
        <w:rPr>
          <w:spacing w:val="-3"/>
          <w:sz w:val="22"/>
          <w:szCs w:val="22"/>
          <w:lang w:val="en-US"/>
        </w:rPr>
        <w:t xml:space="preserve"> </w:t>
      </w:r>
      <w:r w:rsidRPr="00102F6C">
        <w:rPr>
          <w:spacing w:val="-3"/>
          <w:lang w:val="en-US"/>
        </w:rPr>
        <w:t>g</w:t>
      </w:r>
      <w:r w:rsidRPr="00102F6C">
        <w:rPr>
          <w:spacing w:val="-3"/>
          <w:vertAlign w:val="subscript"/>
          <w:lang w:val="en-US"/>
        </w:rPr>
        <w:t>s</w:t>
      </w:r>
      <w:r w:rsidRPr="00102F6C">
        <w:rPr>
          <w:spacing w:val="-3"/>
          <w:lang w:val="en-US"/>
        </w:rPr>
        <w:t>/L</w:t>
      </w:r>
      <w:r w:rsidRPr="00102F6C">
        <w:rPr>
          <w:spacing w:val="-3"/>
          <w:vertAlign w:val="subscript"/>
          <w:lang w:val="en-US"/>
        </w:rPr>
        <w:t>mix</w:t>
      </w:r>
      <w:r w:rsidRPr="00102F6C">
        <w:rPr>
          <w:spacing w:val="-3"/>
          <w:lang w:val="en-US"/>
        </w:rPr>
        <w:t>, respectively. This means that in the unsteady-state batch, V-control</w:t>
      </w:r>
      <w:ins w:id="1434" w:author="Kleber Marques Lisboa" w:date="2023-10-25T14:59:00Z">
        <w:r w:rsidR="00EE6B77">
          <w:rPr>
            <w:spacing w:val="-3"/>
            <w:lang w:val="en-US"/>
          </w:rPr>
          <w:t>,</w:t>
        </w:r>
      </w:ins>
      <w:r w:rsidRPr="00102F6C">
        <w:rPr>
          <w:spacing w:val="-3"/>
          <w:lang w:val="en-US"/>
        </w:rPr>
        <w:t xml:space="preserve"> and semi-batch modes, the salinity of the mixture in the mixing tank can vary between the brackish water well salinity to the value defined to </w:t>
      </w:r>
      <m:oMath>
        <m:sSub>
          <m:sSubPr>
            <m:ctrlPr>
              <w:rPr>
                <w:rFonts w:ascii="Cambria Math" w:hAnsi="Cambria Math"/>
                <w:i/>
                <w:spacing w:val="-3"/>
                <w:sz w:val="22"/>
                <w:szCs w:val="22"/>
                <w:lang w:val="en-US"/>
              </w:rPr>
            </m:ctrlPr>
          </m:sSubPr>
          <m:e>
            <m:r>
              <w:rPr>
                <w:rFonts w:ascii="Cambria Math" w:hAnsi="Cambria Math"/>
                <w:spacing w:val="-3"/>
                <w:sz w:val="22"/>
                <w:szCs w:val="22"/>
                <w:lang w:val="en-US"/>
              </w:rPr>
              <m:t>Cs</m:t>
            </m:r>
          </m:e>
          <m:sub>
            <m:r>
              <w:rPr>
                <w:rFonts w:ascii="Cambria Math" w:hAnsi="Cambria Math"/>
                <w:spacing w:val="-3"/>
                <w:sz w:val="22"/>
                <w:szCs w:val="22"/>
                <w:lang w:val="en-US"/>
              </w:rPr>
              <m:t>max</m:t>
            </m:r>
          </m:sub>
        </m:sSub>
      </m:oMath>
      <w:r w:rsidRPr="00102F6C">
        <w:rPr>
          <w:spacing w:val="-3"/>
          <w:lang w:val="en-US"/>
        </w:rPr>
        <w:t>. For the steady-state</w:t>
      </w:r>
      <w:r w:rsidR="00E34298">
        <w:rPr>
          <w:spacing w:val="-3"/>
          <w:lang w:val="en-US"/>
        </w:rPr>
        <w:t xml:space="preserve"> </w:t>
      </w:r>
      <w:r w:rsidRPr="00102F6C">
        <w:rPr>
          <w:spacing w:val="-3"/>
          <w:lang w:val="en-US"/>
        </w:rPr>
        <w:t>mode</w:t>
      </w:r>
      <w:r w:rsidR="00E34298">
        <w:rPr>
          <w:spacing w:val="-3"/>
          <w:lang w:val="en-US"/>
        </w:rPr>
        <w:t>s</w:t>
      </w:r>
      <w:r w:rsidRPr="00102F6C">
        <w:rPr>
          <w:spacing w:val="-3"/>
          <w:lang w:val="en-US"/>
        </w:rPr>
        <w:t xml:space="preserve">, </w:t>
      </w:r>
      <w:r w:rsidR="00E34298">
        <w:rPr>
          <w:spacing w:val="-3"/>
          <w:lang w:val="en-US"/>
        </w:rPr>
        <w:t xml:space="preserve">for the </w:t>
      </w:r>
      <w:r w:rsidRPr="00102F6C">
        <w:rPr>
          <w:spacing w:val="-3"/>
          <w:lang w:val="en-US"/>
        </w:rPr>
        <w:t xml:space="preserve">desalination system </w:t>
      </w:r>
      <w:r w:rsidR="00E34298">
        <w:rPr>
          <w:spacing w:val="-3"/>
          <w:lang w:val="en-US"/>
        </w:rPr>
        <w:t xml:space="preserve">to </w:t>
      </w:r>
      <w:r w:rsidRPr="00102F6C">
        <w:rPr>
          <w:spacing w:val="-3"/>
          <w:lang w:val="en-US"/>
        </w:rPr>
        <w:t>operate continuous</w:t>
      </w:r>
      <w:r w:rsidR="00E34298">
        <w:rPr>
          <w:spacing w:val="-3"/>
          <w:lang w:val="en-US"/>
        </w:rPr>
        <w:t>ly</w:t>
      </w:r>
      <w:r w:rsidRPr="00102F6C">
        <w:rPr>
          <w:spacing w:val="-3"/>
          <w:lang w:val="en-US"/>
        </w:rPr>
        <w:t xml:space="preserve"> </w:t>
      </w:r>
      <w:r w:rsidR="00E34298">
        <w:rPr>
          <w:spacing w:val="-3"/>
          <w:lang w:val="en-US"/>
        </w:rPr>
        <w:t xml:space="preserve">in one of the values set to </w:t>
      </w:r>
      <m:oMath>
        <m:sSub>
          <m:sSubPr>
            <m:ctrlPr>
              <w:rPr>
                <w:rFonts w:ascii="Cambria Math" w:hAnsi="Cambria Math"/>
                <w:i/>
                <w:spacing w:val="-3"/>
                <w:sz w:val="22"/>
                <w:szCs w:val="22"/>
                <w:lang w:val="en-US"/>
              </w:rPr>
            </m:ctrlPr>
          </m:sSubPr>
          <m:e>
            <m:r>
              <w:rPr>
                <w:rFonts w:ascii="Cambria Math" w:hAnsi="Cambria Math"/>
                <w:spacing w:val="-3"/>
                <w:sz w:val="22"/>
                <w:szCs w:val="22"/>
                <w:lang w:val="en-US"/>
              </w:rPr>
              <m:t>Cs</m:t>
            </m:r>
          </m:e>
          <m:sub>
            <m:r>
              <w:rPr>
                <w:rFonts w:ascii="Cambria Math" w:hAnsi="Cambria Math"/>
                <w:spacing w:val="-3"/>
                <w:sz w:val="22"/>
                <w:szCs w:val="22"/>
                <w:lang w:val="en-US"/>
              </w:rPr>
              <m:t>max</m:t>
            </m:r>
          </m:sub>
        </m:sSub>
      </m:oMath>
      <w:r w:rsidR="00E34298">
        <w:rPr>
          <w:spacing w:val="-3"/>
          <w:lang w:val="en-US"/>
        </w:rPr>
        <w:t xml:space="preserve">, the final brine or the brackish water (or brine) from the well must have that level of salinity, so that </w:t>
      </w:r>
      <m:oMath>
        <m:sSub>
          <m:sSubPr>
            <m:ctrlPr>
              <w:rPr>
                <w:rFonts w:ascii="Cambria Math" w:hAnsi="Cambria Math"/>
                <w:i/>
                <w:spacing w:val="-3"/>
                <w:sz w:val="22"/>
                <w:szCs w:val="22"/>
                <w:lang w:val="en-US"/>
              </w:rPr>
            </m:ctrlPr>
          </m:sSubPr>
          <m:e>
            <m:r>
              <w:rPr>
                <w:rFonts w:ascii="Cambria Math" w:hAnsi="Cambria Math"/>
                <w:spacing w:val="-3"/>
                <w:sz w:val="22"/>
                <w:szCs w:val="22"/>
                <w:lang w:val="en-US"/>
              </w:rPr>
              <m:t>Cs</m:t>
            </m:r>
          </m:e>
          <m:sub>
            <m:r>
              <w:rPr>
                <w:rFonts w:ascii="Cambria Math" w:hAnsi="Cambria Math"/>
                <w:spacing w:val="-3"/>
                <w:sz w:val="22"/>
                <w:szCs w:val="22"/>
                <w:lang w:val="en-US"/>
              </w:rPr>
              <m:t>oper</m:t>
            </m:r>
          </m:sub>
        </m:sSub>
        <m:r>
          <w:rPr>
            <w:rFonts w:ascii="Cambria Math" w:hAnsi="Cambria Math"/>
            <w:spacing w:val="-3"/>
            <w:sz w:val="22"/>
            <w:szCs w:val="22"/>
            <w:lang w:val="en-US"/>
          </w:rPr>
          <m:t>=</m:t>
        </m:r>
      </m:oMath>
      <w:r w:rsidR="00E34298" w:rsidRPr="00102F6C">
        <w:rPr>
          <w:spacing w:val="-3"/>
          <w:sz w:val="22"/>
          <w:szCs w:val="22"/>
          <w:lang w:val="en-US"/>
        </w:rPr>
        <w:t xml:space="preserve"> </w:t>
      </w:r>
      <m:oMath>
        <m:sSub>
          <m:sSubPr>
            <m:ctrlPr>
              <w:rPr>
                <w:rFonts w:ascii="Cambria Math" w:hAnsi="Cambria Math"/>
                <w:i/>
                <w:spacing w:val="-3"/>
                <w:sz w:val="22"/>
                <w:szCs w:val="22"/>
                <w:lang w:val="en-US"/>
              </w:rPr>
            </m:ctrlPr>
          </m:sSubPr>
          <m:e>
            <m:r>
              <w:rPr>
                <w:rFonts w:ascii="Cambria Math" w:hAnsi="Cambria Math"/>
                <w:spacing w:val="-3"/>
                <w:sz w:val="22"/>
                <w:szCs w:val="22"/>
                <w:lang w:val="en-US"/>
              </w:rPr>
              <m:t>Cs</m:t>
            </m:r>
          </m:e>
          <m:sub>
            <m:r>
              <w:rPr>
                <w:rFonts w:ascii="Cambria Math" w:hAnsi="Cambria Math"/>
                <w:spacing w:val="-3"/>
                <w:sz w:val="22"/>
                <w:szCs w:val="22"/>
                <w:lang w:val="en-US"/>
              </w:rPr>
              <m:t>max</m:t>
            </m:r>
          </m:sub>
        </m:sSub>
      </m:oMath>
      <w:r w:rsidR="00E34298" w:rsidRPr="00102F6C">
        <w:rPr>
          <w:spacing w:val="-3"/>
          <w:lang w:val="en-US"/>
        </w:rPr>
        <w:t>.</w:t>
      </w:r>
    </w:p>
    <w:p w14:paraId="5CB08CC6" w14:textId="77777777" w:rsidR="00102F6C" w:rsidRDefault="00102F6C">
      <w:pPr>
        <w:widowControl w:val="0"/>
        <w:spacing w:before="120"/>
        <w:ind w:firstLine="0"/>
        <w:rPr>
          <w:spacing w:val="-3"/>
          <w:lang w:val="en-US"/>
        </w:rPr>
        <w:pPrChange w:id="1435" w:author="Kleber Marques Lisboa" w:date="2023-10-25T14:59:00Z">
          <w:pPr>
            <w:widowControl w:val="0"/>
            <w:spacing w:before="120"/>
            <w:ind w:firstLine="720"/>
          </w:pPr>
        </w:pPrChange>
      </w:pPr>
    </w:p>
    <w:p w14:paraId="7A35B80B" w14:textId="558AD0A9" w:rsidR="00DA3C82" w:rsidRDefault="00B71CED" w:rsidP="00165B87">
      <w:pPr>
        <w:widowControl w:val="0"/>
        <w:spacing w:before="120"/>
        <w:ind w:firstLine="0"/>
        <w:jc w:val="center"/>
        <w:rPr>
          <w:spacing w:val="-3"/>
          <w:lang w:val="en-US"/>
        </w:rPr>
      </w:pPr>
      <w:r>
        <w:rPr>
          <w:noProof/>
          <w:spacing w:val="-3"/>
          <w:lang w:val="en-US"/>
        </w:rPr>
        <w:drawing>
          <wp:inline distT="0" distB="0" distL="0" distR="0" wp14:anchorId="4973D283" wp14:editId="68E6BD58">
            <wp:extent cx="4120896" cy="2257044"/>
            <wp:effectExtent l="0" t="0" r="0" b="0"/>
            <wp:docPr id="147653883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38838" name="Imagem 1476538838"/>
                    <pic:cNvPicPr/>
                  </pic:nvPicPr>
                  <pic:blipFill>
                    <a:blip r:embed="rId205" cstate="print">
                      <a:extLst>
                        <a:ext uri="{28A0092B-C50C-407E-A947-70E740481C1C}">
                          <a14:useLocalDpi xmlns:a14="http://schemas.microsoft.com/office/drawing/2010/main" val="0"/>
                        </a:ext>
                      </a:extLst>
                    </a:blip>
                    <a:stretch>
                      <a:fillRect/>
                    </a:stretch>
                  </pic:blipFill>
                  <pic:spPr>
                    <a:xfrm>
                      <a:off x="0" y="0"/>
                      <a:ext cx="4120896" cy="2257044"/>
                    </a:xfrm>
                    <a:prstGeom prst="rect">
                      <a:avLst/>
                    </a:prstGeom>
                  </pic:spPr>
                </pic:pic>
              </a:graphicData>
            </a:graphic>
          </wp:inline>
        </w:drawing>
      </w:r>
    </w:p>
    <w:p w14:paraId="02516D7E" w14:textId="0B8B1BB3" w:rsidR="009147DD" w:rsidRPr="008B6A89" w:rsidRDefault="009147DD">
      <w:pPr>
        <w:ind w:firstLine="0"/>
        <w:jc w:val="center"/>
        <w:rPr>
          <w:spacing w:val="-3"/>
          <w:lang w:val="en-US"/>
        </w:rPr>
        <w:pPrChange w:id="1436" w:author="Kleber Marques Lisboa" w:date="2023-10-24T09:41:00Z">
          <w:pPr>
            <w:spacing w:line="276" w:lineRule="auto"/>
            <w:ind w:firstLine="0"/>
            <w:jc w:val="center"/>
          </w:pPr>
        </w:pPrChange>
      </w:pPr>
      <w:r w:rsidRPr="008B6A89">
        <w:rPr>
          <w:spacing w:val="-3"/>
          <w:lang w:val="en-US"/>
        </w:rPr>
        <w:t>Figur</w:t>
      </w:r>
      <w:r>
        <w:rPr>
          <w:spacing w:val="-3"/>
          <w:lang w:val="en-US"/>
        </w:rPr>
        <w:t>e</w:t>
      </w:r>
      <w:r w:rsidRPr="008B6A89">
        <w:rPr>
          <w:spacing w:val="-3"/>
          <w:lang w:val="en-US"/>
        </w:rPr>
        <w:t xml:space="preserve"> </w:t>
      </w:r>
      <w:r>
        <w:rPr>
          <w:spacing w:val="-3"/>
          <w:lang w:val="en-US"/>
        </w:rPr>
        <w:t>1</w:t>
      </w:r>
      <w:ins w:id="1437" w:author="Kleber Marques Lisboa" w:date="2023-10-25T14:25:00Z">
        <w:r w:rsidR="0059608A">
          <w:rPr>
            <w:spacing w:val="-3"/>
            <w:lang w:val="en-US"/>
          </w:rPr>
          <w:t>1</w:t>
        </w:r>
      </w:ins>
      <w:del w:id="1438" w:author="Kleber Marques Lisboa" w:date="2023-10-25T14:25:00Z">
        <w:r w:rsidDel="0059608A">
          <w:rPr>
            <w:spacing w:val="-3"/>
            <w:lang w:val="en-US"/>
          </w:rPr>
          <w:delText>2</w:delText>
        </w:r>
      </w:del>
      <w:r w:rsidRPr="008B6A89">
        <w:rPr>
          <w:spacing w:val="-3"/>
          <w:lang w:val="en-US"/>
        </w:rPr>
        <w:t xml:space="preserve"> </w:t>
      </w:r>
      <w:r>
        <w:rPr>
          <w:spacing w:val="-3"/>
          <w:lang w:val="en-US"/>
        </w:rPr>
        <w:t>–</w:t>
      </w:r>
      <w:r w:rsidRPr="008B6A89">
        <w:rPr>
          <w:spacing w:val="-3"/>
          <w:lang w:val="en-US"/>
        </w:rPr>
        <w:t xml:space="preserve"> </w:t>
      </w:r>
      <w:r>
        <w:rPr>
          <w:spacing w:val="-3"/>
          <w:lang w:val="en-US"/>
        </w:rPr>
        <w:t xml:space="preserve">Effect of the system operation mode on the averaged specific thermal energy cost, </w:t>
      </w:r>
      <m:oMath>
        <m:sSub>
          <m:sSubPr>
            <m:ctrlPr>
              <w:rPr>
                <w:rFonts w:ascii="Cambria Math" w:hAnsi="Cambria Math"/>
                <w:i/>
                <w:spacing w:val="-3"/>
                <w:lang w:val="en-US"/>
              </w:rPr>
            </m:ctrlPr>
          </m:sSubPr>
          <m:e>
            <m:acc>
              <m:accPr>
                <m:chr m:val="̅"/>
                <m:ctrlPr>
                  <w:rPr>
                    <w:rFonts w:ascii="Cambria Math" w:hAnsi="Cambria Math"/>
                    <w:i/>
                    <w:spacing w:val="-3"/>
                    <w:lang w:val="en-US"/>
                  </w:rPr>
                </m:ctrlPr>
              </m:accPr>
              <m:e>
                <m:r>
                  <w:rPr>
                    <w:rFonts w:ascii="Cambria Math" w:hAnsi="Cambria Math"/>
                    <w:spacing w:val="-3"/>
                    <w:lang w:val="en-US"/>
                  </w:rPr>
                  <m:t>SEC</m:t>
                </m:r>
              </m:e>
            </m:acc>
          </m:e>
          <m:sub>
            <m:r>
              <w:rPr>
                <w:rFonts w:ascii="Cambria Math" w:hAnsi="Cambria Math"/>
                <w:spacing w:val="-3"/>
                <w:lang w:val="en-US"/>
              </w:rPr>
              <m:t>th</m:t>
            </m:r>
          </m:sub>
        </m:sSub>
      </m:oMath>
      <w:r>
        <w:rPr>
          <w:spacing w:val="-3"/>
          <w:lang w:val="en-US"/>
        </w:rPr>
        <w:t>, for different mixture salinity.</w:t>
      </w:r>
    </w:p>
    <w:p w14:paraId="17F64DAD" w14:textId="77777777" w:rsidR="0006223A" w:rsidRDefault="0006223A" w:rsidP="00165B87">
      <w:pPr>
        <w:widowControl w:val="0"/>
        <w:spacing w:before="120"/>
        <w:ind w:firstLine="0"/>
        <w:jc w:val="center"/>
        <w:rPr>
          <w:spacing w:val="-3"/>
          <w:lang w:val="en-US"/>
        </w:rPr>
      </w:pPr>
    </w:p>
    <w:p w14:paraId="5030CA5D" w14:textId="45A1CFEB" w:rsidR="00102F6C" w:rsidRDefault="00102F6C" w:rsidP="00165B87">
      <w:pPr>
        <w:widowControl w:val="0"/>
        <w:spacing w:before="120"/>
        <w:ind w:firstLine="720"/>
        <w:rPr>
          <w:spacing w:val="-3"/>
          <w:lang w:val="en-US"/>
        </w:rPr>
      </w:pPr>
      <w:r w:rsidRPr="004647C4">
        <w:rPr>
          <w:spacing w:val="-3"/>
          <w:lang w:val="en-US"/>
        </w:rPr>
        <w:t>The blue bars appearing in the steady-state continuous mode represent the scen</w:t>
      </w:r>
      <w:del w:id="1439" w:author="Kleber Marques Lisboa" w:date="2023-10-25T15:11:00Z">
        <w:r w:rsidRPr="004647C4" w:rsidDel="0065558D">
          <w:rPr>
            <w:spacing w:val="-3"/>
            <w:lang w:val="en-US"/>
          </w:rPr>
          <w:delText>e</w:delText>
        </w:r>
      </w:del>
      <w:r w:rsidRPr="004647C4">
        <w:rPr>
          <w:spacing w:val="-3"/>
          <w:lang w:val="en-US"/>
        </w:rPr>
        <w:t xml:space="preserve">arios where </w:t>
      </w:r>
      <m:oMath>
        <m:sSub>
          <m:sSubPr>
            <m:ctrlPr>
              <w:rPr>
                <w:rFonts w:ascii="Cambria Math" w:hAnsi="Cambria Math"/>
                <w:i/>
                <w:spacing w:val="-3"/>
                <w:sz w:val="22"/>
                <w:szCs w:val="22"/>
                <w:lang w:val="en-US"/>
              </w:rPr>
            </m:ctrlPr>
          </m:sSubPr>
          <m:e>
            <m:r>
              <w:rPr>
                <w:rFonts w:ascii="Cambria Math" w:hAnsi="Cambria Math"/>
                <w:spacing w:val="-3"/>
                <w:sz w:val="22"/>
                <w:szCs w:val="22"/>
                <w:lang w:val="en-US"/>
              </w:rPr>
              <m:t>Cs</m:t>
            </m:r>
          </m:e>
          <m:sub>
            <m:r>
              <w:rPr>
                <w:rFonts w:ascii="Cambria Math" w:hAnsi="Cambria Math"/>
                <w:spacing w:val="-3"/>
                <w:sz w:val="22"/>
                <w:szCs w:val="22"/>
                <w:lang w:val="en-US"/>
              </w:rPr>
              <m:t>oper</m:t>
            </m:r>
          </m:sub>
        </m:sSub>
        <m:r>
          <w:rPr>
            <w:rFonts w:ascii="Cambria Math" w:hAnsi="Cambria Math"/>
            <w:spacing w:val="-3"/>
            <w:sz w:val="22"/>
            <w:szCs w:val="22"/>
            <w:lang w:val="en-US"/>
          </w:rPr>
          <m:t>=</m:t>
        </m:r>
      </m:oMath>
      <w:r w:rsidRPr="004647C4">
        <w:rPr>
          <w:spacing w:val="-3"/>
          <w:sz w:val="22"/>
          <w:szCs w:val="22"/>
          <w:lang w:val="en-US"/>
        </w:rPr>
        <w:t xml:space="preserve"> </w:t>
      </w:r>
      <m:oMath>
        <m:sSub>
          <m:sSubPr>
            <m:ctrlPr>
              <w:rPr>
                <w:rFonts w:ascii="Cambria Math" w:hAnsi="Cambria Math"/>
                <w:i/>
                <w:spacing w:val="-3"/>
                <w:sz w:val="22"/>
                <w:szCs w:val="22"/>
                <w:lang w:val="en-US"/>
              </w:rPr>
            </m:ctrlPr>
          </m:sSubPr>
          <m:e>
            <m:r>
              <w:rPr>
                <w:rFonts w:ascii="Cambria Math" w:hAnsi="Cambria Math"/>
                <w:spacing w:val="-3"/>
                <w:sz w:val="22"/>
                <w:szCs w:val="22"/>
                <w:lang w:val="en-US"/>
              </w:rPr>
              <m:t>Cs</m:t>
            </m:r>
          </m:e>
          <m:sub>
            <m:r>
              <w:rPr>
                <w:rFonts w:ascii="Cambria Math" w:hAnsi="Cambria Math"/>
                <w:spacing w:val="-3"/>
                <w:sz w:val="22"/>
                <w:szCs w:val="22"/>
                <w:lang w:val="en-US"/>
              </w:rPr>
              <m:t>max</m:t>
            </m:r>
          </m:sub>
        </m:sSub>
      </m:oMath>
      <w:r w:rsidRPr="004647C4">
        <w:rPr>
          <w:spacing w:val="-3"/>
          <w:sz w:val="22"/>
          <w:szCs w:val="22"/>
          <w:lang w:val="en-US"/>
        </w:rPr>
        <w:t xml:space="preserve"> (</w:t>
      </w:r>
      <m:oMath>
        <m:r>
          <w:rPr>
            <w:rFonts w:ascii="Cambria Math" w:hAnsi="Cambria Math"/>
            <w:spacing w:val="-3"/>
            <w:sz w:val="22"/>
            <w:szCs w:val="22"/>
            <w:lang w:val="en-US"/>
          </w:rPr>
          <m:t>66</m:t>
        </m:r>
      </m:oMath>
      <w:r w:rsidRPr="004647C4">
        <w:rPr>
          <w:spacing w:val="-3"/>
          <w:lang w:val="en-US"/>
        </w:rPr>
        <w:t xml:space="preserve"> g</w:t>
      </w:r>
      <w:r w:rsidRPr="004647C4">
        <w:rPr>
          <w:spacing w:val="-3"/>
          <w:vertAlign w:val="subscript"/>
          <w:lang w:val="en-US"/>
        </w:rPr>
        <w:t>s</w:t>
      </w:r>
      <w:r w:rsidRPr="004647C4">
        <w:rPr>
          <w:spacing w:val="-3"/>
          <w:lang w:val="en-US"/>
        </w:rPr>
        <w:t>/L</w:t>
      </w:r>
      <w:r w:rsidRPr="004647C4">
        <w:rPr>
          <w:spacing w:val="-3"/>
          <w:vertAlign w:val="subscript"/>
          <w:lang w:val="en-US"/>
        </w:rPr>
        <w:t>mix</w:t>
      </w:r>
      <w:r w:rsidRPr="004647C4">
        <w:rPr>
          <w:spacing w:val="-3"/>
          <w:lang w:val="en-US"/>
        </w:rPr>
        <w:t xml:space="preserve"> or </w:t>
      </w:r>
      <m:oMath>
        <m:r>
          <w:rPr>
            <w:rFonts w:ascii="Cambria Math" w:hAnsi="Cambria Math"/>
            <w:spacing w:val="-3"/>
            <w:sz w:val="22"/>
            <w:szCs w:val="22"/>
            <w:lang w:val="en-US"/>
          </w:rPr>
          <m:t>97</m:t>
        </m:r>
      </m:oMath>
      <w:r w:rsidRPr="004647C4">
        <w:rPr>
          <w:spacing w:val="-3"/>
          <w:sz w:val="22"/>
          <w:szCs w:val="22"/>
          <w:lang w:val="en-US"/>
        </w:rPr>
        <w:t xml:space="preserve"> </w:t>
      </w:r>
      <w:r w:rsidRPr="004647C4">
        <w:rPr>
          <w:spacing w:val="-3"/>
          <w:lang w:val="en-US"/>
        </w:rPr>
        <w:t>g</w:t>
      </w:r>
      <w:r w:rsidRPr="004647C4">
        <w:rPr>
          <w:spacing w:val="-3"/>
          <w:vertAlign w:val="subscript"/>
          <w:lang w:val="en-US"/>
        </w:rPr>
        <w:t>s</w:t>
      </w:r>
      <w:r w:rsidRPr="004647C4">
        <w:rPr>
          <w:spacing w:val="-3"/>
          <w:lang w:val="en-US"/>
        </w:rPr>
        <w:t>/L</w:t>
      </w:r>
      <w:r w:rsidRPr="004647C4">
        <w:rPr>
          <w:spacing w:val="-3"/>
          <w:vertAlign w:val="subscript"/>
          <w:lang w:val="en-US"/>
        </w:rPr>
        <w:t>mix</w:t>
      </w:r>
      <w:r w:rsidRPr="004647C4">
        <w:rPr>
          <w:spacing w:val="-3"/>
          <w:lang w:val="en-US"/>
        </w:rPr>
        <w:t xml:space="preserve">), which are the average values of the system salinity when operating in the batch mode. In the </w:t>
      </w:r>
      <w:del w:id="1440" w:author="Kleber Marques Lisboa" w:date="2023-10-25T15:12:00Z">
        <w:r w:rsidRPr="004647C4" w:rsidDel="0065558D">
          <w:rPr>
            <w:spacing w:val="-3"/>
            <w:lang w:val="en-US"/>
          </w:rPr>
          <w:delText xml:space="preserve">“true” </w:delText>
        </w:r>
      </w:del>
      <w:r w:rsidRPr="004647C4">
        <w:rPr>
          <w:spacing w:val="-3"/>
          <w:lang w:val="en-US"/>
        </w:rPr>
        <w:t xml:space="preserve">steady-state operation scenario, as long as the brine from the DCMD module is rejected from the system, a saline stream with specified salinity (green bars: </w:t>
      </w:r>
      <m:oMath>
        <m:r>
          <w:rPr>
            <w:rFonts w:ascii="Cambria Math" w:hAnsi="Cambria Math"/>
            <w:spacing w:val="-3"/>
            <w:sz w:val="22"/>
            <w:szCs w:val="22"/>
            <w:lang w:val="en-US"/>
          </w:rPr>
          <m:t>66</m:t>
        </m:r>
      </m:oMath>
      <w:r w:rsidRPr="004647C4">
        <w:rPr>
          <w:spacing w:val="-3"/>
          <w:sz w:val="22"/>
          <w:szCs w:val="22"/>
          <w:lang w:val="en-US"/>
        </w:rPr>
        <w:t xml:space="preserve"> </w:t>
      </w:r>
      <w:r w:rsidRPr="004647C4">
        <w:rPr>
          <w:spacing w:val="-3"/>
          <w:lang w:val="en-US"/>
        </w:rPr>
        <w:t xml:space="preserve">or </w:t>
      </w:r>
      <m:oMath>
        <m:r>
          <w:rPr>
            <w:rFonts w:ascii="Cambria Math" w:hAnsi="Cambria Math"/>
            <w:spacing w:val="-3"/>
            <w:sz w:val="22"/>
            <w:szCs w:val="22"/>
            <w:lang w:val="en-US"/>
          </w:rPr>
          <m:t>97</m:t>
        </m:r>
      </m:oMath>
      <w:r w:rsidRPr="004647C4">
        <w:rPr>
          <w:spacing w:val="-3"/>
          <w:lang w:val="en-US"/>
        </w:rPr>
        <w:t xml:space="preserve"> g</w:t>
      </w:r>
      <w:r w:rsidRPr="004647C4">
        <w:rPr>
          <w:spacing w:val="-3"/>
          <w:vertAlign w:val="subscript"/>
          <w:lang w:val="en-US"/>
        </w:rPr>
        <w:t>s</w:t>
      </w:r>
      <w:r w:rsidRPr="004647C4">
        <w:rPr>
          <w:spacing w:val="-3"/>
          <w:lang w:val="en-US"/>
        </w:rPr>
        <w:t>/L</w:t>
      </w:r>
      <w:r w:rsidRPr="004647C4">
        <w:rPr>
          <w:spacing w:val="-3"/>
          <w:vertAlign w:val="subscript"/>
          <w:lang w:val="en-US"/>
        </w:rPr>
        <w:t>mix</w:t>
      </w:r>
      <w:r w:rsidRPr="004647C4">
        <w:rPr>
          <w:spacing w:val="-3"/>
          <w:lang w:val="en-US"/>
        </w:rPr>
        <w:t>,</w:t>
      </w:r>
      <w:r w:rsidRPr="004647C4">
        <w:rPr>
          <w:spacing w:val="-3"/>
          <w:sz w:val="22"/>
          <w:szCs w:val="22"/>
          <w:lang w:val="en-US"/>
        </w:rPr>
        <w:t xml:space="preserve"> </w:t>
      </w:r>
      <w:r w:rsidRPr="004647C4">
        <w:rPr>
          <w:spacing w:val="-3"/>
          <w:lang w:val="en-US"/>
        </w:rPr>
        <w:t xml:space="preserve">black bars: </w:t>
      </w:r>
      <m:oMath>
        <m:r>
          <w:rPr>
            <w:rFonts w:ascii="Cambria Math" w:hAnsi="Cambria Math"/>
            <w:spacing w:val="-3"/>
            <w:sz w:val="22"/>
            <w:szCs w:val="22"/>
            <w:lang w:val="en-US"/>
          </w:rPr>
          <m:t>120</m:t>
        </m:r>
      </m:oMath>
      <w:r w:rsidRPr="004647C4">
        <w:rPr>
          <w:spacing w:val="-3"/>
          <w:sz w:val="22"/>
          <w:szCs w:val="22"/>
          <w:lang w:val="en-US"/>
        </w:rPr>
        <w:t xml:space="preserve"> </w:t>
      </w:r>
      <w:r w:rsidRPr="004647C4">
        <w:rPr>
          <w:spacing w:val="-3"/>
          <w:lang w:val="en-US"/>
        </w:rPr>
        <w:t xml:space="preserve">or </w:t>
      </w:r>
      <m:oMath>
        <m:r>
          <w:rPr>
            <w:rFonts w:ascii="Cambria Math" w:hAnsi="Cambria Math"/>
            <w:spacing w:val="-3"/>
            <w:sz w:val="22"/>
            <w:szCs w:val="22"/>
            <w:lang w:val="en-US"/>
          </w:rPr>
          <m:t>260</m:t>
        </m:r>
      </m:oMath>
      <w:r w:rsidRPr="004647C4">
        <w:rPr>
          <w:spacing w:val="-3"/>
          <w:sz w:val="22"/>
          <w:szCs w:val="22"/>
          <w:lang w:val="en-US"/>
        </w:rPr>
        <w:t xml:space="preserve"> </w:t>
      </w:r>
      <w:r w:rsidRPr="004647C4">
        <w:rPr>
          <w:spacing w:val="-3"/>
          <w:lang w:val="en-US"/>
        </w:rPr>
        <w:t>g</w:t>
      </w:r>
      <w:r w:rsidRPr="004647C4">
        <w:rPr>
          <w:spacing w:val="-3"/>
          <w:vertAlign w:val="subscript"/>
          <w:lang w:val="en-US"/>
        </w:rPr>
        <w:t>s</w:t>
      </w:r>
      <w:r w:rsidRPr="004647C4">
        <w:rPr>
          <w:spacing w:val="-3"/>
          <w:lang w:val="en-US"/>
        </w:rPr>
        <w:t>/L</w:t>
      </w:r>
      <w:r w:rsidRPr="004647C4">
        <w:rPr>
          <w:spacing w:val="-3"/>
          <w:vertAlign w:val="subscript"/>
          <w:lang w:val="en-US"/>
        </w:rPr>
        <w:t>mix</w:t>
      </w:r>
      <w:r w:rsidRPr="004647C4">
        <w:rPr>
          <w:spacing w:val="-3"/>
          <w:lang w:val="en-US"/>
        </w:rPr>
        <w:t>) is continually pumped to the system at the predefined system flow rate (</w:t>
      </w:r>
      <w:r w:rsidRPr="00873CA4">
        <w:rPr>
          <w:spacing w:val="-3"/>
          <w:sz w:val="22"/>
          <w:szCs w:val="22"/>
          <w:lang w:val="en-US"/>
        </w:rPr>
        <w:t>50</w:t>
      </w:r>
      <w:r w:rsidRPr="004647C4">
        <w:rPr>
          <w:spacing w:val="-3"/>
          <w:lang w:val="en-US"/>
        </w:rPr>
        <w:t xml:space="preserve"> L/min).</w:t>
      </w:r>
    </w:p>
    <w:p w14:paraId="7AD03FA0" w14:textId="3CCDF27B" w:rsidR="00102F6C" w:rsidRPr="00102F6C" w:rsidRDefault="00102F6C" w:rsidP="00165B87">
      <w:pPr>
        <w:widowControl w:val="0"/>
        <w:spacing w:before="120"/>
        <w:ind w:firstLine="720"/>
        <w:rPr>
          <w:spacing w:val="-3"/>
          <w:lang w:val="en-US"/>
        </w:rPr>
      </w:pPr>
      <w:r w:rsidRPr="00102F6C">
        <w:rPr>
          <w:spacing w:val="-3"/>
          <w:lang w:val="en-US"/>
        </w:rPr>
        <w:t>Finally, the red bars represent two scenarios representing the salinity-control mode, when the concentration of the mixture in the mixing tank is limited to vary from</w:t>
      </w:r>
      <w:del w:id="1441" w:author="Kleber Marques Lisboa" w:date="2023-10-25T15:12:00Z">
        <w:r w:rsidRPr="00102F6C" w:rsidDel="0065558D">
          <w:rPr>
            <w:spacing w:val="-3"/>
            <w:lang w:val="en-US"/>
          </w:rPr>
          <w:delText xml:space="preserve"> (gradient:</w:delText>
        </w:r>
      </w:del>
      <w:r w:rsidRPr="00102F6C">
        <w:rPr>
          <w:spacing w:val="-3"/>
          <w:lang w:val="en-US"/>
        </w:rPr>
        <w:t xml:space="preserve"> </w:t>
      </w:r>
      <m:oMath>
        <m:r>
          <w:rPr>
            <w:rFonts w:ascii="Cambria Math" w:hAnsi="Cambria Math"/>
            <w:spacing w:val="-3"/>
            <w:sz w:val="22"/>
            <w:szCs w:val="22"/>
            <w:lang w:val="en-US"/>
          </w:rPr>
          <m:t>40</m:t>
        </m:r>
      </m:oMath>
      <w:r w:rsidRPr="00102F6C">
        <w:rPr>
          <w:spacing w:val="-3"/>
          <w:sz w:val="22"/>
          <w:szCs w:val="22"/>
          <w:lang w:val="en-US"/>
        </w:rPr>
        <w:t xml:space="preserve"> </w:t>
      </w:r>
      <w:r w:rsidRPr="00102F6C">
        <w:rPr>
          <w:spacing w:val="-3"/>
          <w:lang w:val="en-US"/>
        </w:rPr>
        <w:t xml:space="preserve">to </w:t>
      </w:r>
      <m:oMath>
        <m:r>
          <w:rPr>
            <w:rFonts w:ascii="Cambria Math" w:hAnsi="Cambria Math"/>
            <w:spacing w:val="-3"/>
            <w:sz w:val="22"/>
            <w:szCs w:val="22"/>
            <w:lang w:val="en-US"/>
          </w:rPr>
          <m:t>97</m:t>
        </m:r>
      </m:oMath>
      <w:r w:rsidRPr="00102F6C">
        <w:rPr>
          <w:spacing w:val="-3"/>
          <w:lang w:val="en-US"/>
        </w:rPr>
        <w:t xml:space="preserve"> g</w:t>
      </w:r>
      <w:r w:rsidRPr="00102F6C">
        <w:rPr>
          <w:spacing w:val="-3"/>
          <w:vertAlign w:val="subscript"/>
          <w:lang w:val="en-US"/>
        </w:rPr>
        <w:t>s</w:t>
      </w:r>
      <w:r w:rsidRPr="00102F6C">
        <w:rPr>
          <w:spacing w:val="-3"/>
          <w:lang w:val="en-US"/>
        </w:rPr>
        <w:t>/L</w:t>
      </w:r>
      <w:r w:rsidRPr="00102F6C">
        <w:rPr>
          <w:spacing w:val="-3"/>
          <w:vertAlign w:val="subscript"/>
          <w:lang w:val="en-US"/>
        </w:rPr>
        <w:t>mix</w:t>
      </w:r>
      <w:ins w:id="1442" w:author="Kleber Marques Lisboa" w:date="2023-10-25T15:12:00Z">
        <w:r w:rsidR="0065558D">
          <w:rPr>
            <w:spacing w:val="-3"/>
            <w:vertAlign w:val="subscript"/>
            <w:lang w:val="en-US"/>
          </w:rPr>
          <w:t xml:space="preserve"> </w:t>
        </w:r>
      </w:ins>
      <w:del w:id="1443" w:author="Kleber Marques Lisboa" w:date="2023-10-25T15:12:00Z">
        <w:r w:rsidRPr="00102F6C" w:rsidDel="0065558D">
          <w:rPr>
            <w:spacing w:val="-3"/>
            <w:lang w:val="en-US"/>
          </w:rPr>
          <w:delText>,</w:delText>
        </w:r>
        <w:r w:rsidRPr="00102F6C" w:rsidDel="0065558D">
          <w:rPr>
            <w:spacing w:val="-3"/>
            <w:sz w:val="22"/>
            <w:szCs w:val="22"/>
            <w:lang w:val="en-US"/>
          </w:rPr>
          <w:delText xml:space="preserve"> </w:delText>
        </w:r>
        <w:r w:rsidRPr="00102F6C" w:rsidDel="0065558D">
          <w:rPr>
            <w:spacing w:val="-3"/>
            <w:lang w:val="en-US"/>
          </w:rPr>
          <w:delText>solid:</w:delText>
        </w:r>
      </w:del>
      <w:ins w:id="1444" w:author="Kleber Marques Lisboa" w:date="2023-10-25T15:12:00Z">
        <w:r w:rsidR="0065558D">
          <w:rPr>
            <w:spacing w:val="-3"/>
            <w:lang w:val="en-US"/>
          </w:rPr>
          <w:t xml:space="preserve"> and </w:t>
        </w:r>
      </w:ins>
      <w:ins w:id="1445" w:author="Kleber Marques Lisboa" w:date="2023-10-25T15:13:00Z">
        <w:r w:rsidR="0065558D">
          <w:rPr>
            <w:spacing w:val="-3"/>
            <w:lang w:val="en-US"/>
          </w:rPr>
          <w:t>from</w:t>
        </w:r>
      </w:ins>
      <w:r w:rsidRPr="00102F6C">
        <w:rPr>
          <w:spacing w:val="-3"/>
          <w:lang w:val="en-US"/>
        </w:rPr>
        <w:t xml:space="preserve"> </w:t>
      </w:r>
      <m:oMath>
        <m:r>
          <w:rPr>
            <w:rFonts w:ascii="Cambria Math" w:hAnsi="Cambria Math"/>
            <w:spacing w:val="-3"/>
            <w:sz w:val="22"/>
            <w:szCs w:val="22"/>
            <w:lang w:val="en-US"/>
          </w:rPr>
          <m:t>66</m:t>
        </m:r>
      </m:oMath>
      <w:r w:rsidRPr="00102F6C">
        <w:rPr>
          <w:spacing w:val="-3"/>
          <w:sz w:val="22"/>
          <w:szCs w:val="22"/>
          <w:lang w:val="en-US"/>
        </w:rPr>
        <w:t xml:space="preserve"> </w:t>
      </w:r>
      <w:r w:rsidRPr="00102F6C">
        <w:rPr>
          <w:spacing w:val="-3"/>
          <w:lang w:val="en-US"/>
        </w:rPr>
        <w:t xml:space="preserve">to </w:t>
      </w:r>
      <m:oMath>
        <m:r>
          <w:rPr>
            <w:rFonts w:ascii="Cambria Math" w:hAnsi="Cambria Math"/>
            <w:spacing w:val="-3"/>
            <w:sz w:val="22"/>
            <w:szCs w:val="22"/>
            <w:lang w:val="en-US"/>
          </w:rPr>
          <m:t>120</m:t>
        </m:r>
      </m:oMath>
      <w:r w:rsidRPr="00102F6C">
        <w:rPr>
          <w:spacing w:val="-3"/>
          <w:sz w:val="22"/>
          <w:szCs w:val="22"/>
          <w:lang w:val="en-US"/>
        </w:rPr>
        <w:t xml:space="preserve"> </w:t>
      </w:r>
      <w:r w:rsidRPr="00102F6C">
        <w:rPr>
          <w:spacing w:val="-3"/>
          <w:lang w:val="en-US"/>
        </w:rPr>
        <w:t>g</w:t>
      </w:r>
      <w:r w:rsidRPr="00102F6C">
        <w:rPr>
          <w:spacing w:val="-3"/>
          <w:vertAlign w:val="subscript"/>
          <w:lang w:val="en-US"/>
        </w:rPr>
        <w:t>s</w:t>
      </w:r>
      <w:r w:rsidRPr="00102F6C">
        <w:rPr>
          <w:spacing w:val="-3"/>
          <w:lang w:val="en-US"/>
        </w:rPr>
        <w:t>/L</w:t>
      </w:r>
      <w:r w:rsidRPr="00102F6C">
        <w:rPr>
          <w:spacing w:val="-3"/>
          <w:vertAlign w:val="subscript"/>
          <w:lang w:val="en-US"/>
        </w:rPr>
        <w:t>mix</w:t>
      </w:r>
      <w:ins w:id="1446" w:author="Kleber Marques Lisboa" w:date="2023-10-25T15:13:00Z">
        <w:r w:rsidR="0065558D">
          <w:rPr>
            <w:spacing w:val="-3"/>
            <w:lang w:val="en-US"/>
          </w:rPr>
          <w:t xml:space="preserve"> for the gradient- and solid-filled bars, respectively</w:t>
        </w:r>
      </w:ins>
      <w:del w:id="1447" w:author="Kleber Marques Lisboa" w:date="2023-10-25T15:13:00Z">
        <w:r w:rsidRPr="00102F6C" w:rsidDel="0065558D">
          <w:rPr>
            <w:spacing w:val="-3"/>
            <w:lang w:val="en-US"/>
          </w:rPr>
          <w:delText>)</w:delText>
        </w:r>
      </w:del>
      <w:r w:rsidRPr="00102F6C">
        <w:rPr>
          <w:spacing w:val="-3"/>
          <w:lang w:val="en-US"/>
        </w:rPr>
        <w:t>.</w:t>
      </w:r>
    </w:p>
    <w:p w14:paraId="2225E845" w14:textId="77777777" w:rsidR="00102F6C" w:rsidRDefault="00102F6C">
      <w:pPr>
        <w:widowControl w:val="0"/>
        <w:spacing w:after="0"/>
        <w:ind w:firstLine="0"/>
        <w:rPr>
          <w:spacing w:val="-3"/>
          <w:lang w:val="en-US"/>
        </w:rPr>
        <w:pPrChange w:id="1448" w:author="Kleber Marques Lisboa" w:date="2023-10-25T15:10:00Z">
          <w:pPr>
            <w:widowControl w:val="0"/>
            <w:spacing w:after="0" w:line="276" w:lineRule="auto"/>
            <w:ind w:firstLine="720"/>
          </w:pPr>
        </w:pPrChange>
      </w:pPr>
    </w:p>
    <w:p w14:paraId="52039014" w14:textId="6748198E" w:rsidR="00ED728C" w:rsidRDefault="000967FA" w:rsidP="00165B87">
      <w:pPr>
        <w:widowControl w:val="0"/>
        <w:spacing w:before="120"/>
        <w:ind w:firstLine="0"/>
        <w:jc w:val="center"/>
        <w:rPr>
          <w:spacing w:val="-3"/>
          <w:lang w:val="en-US"/>
        </w:rPr>
      </w:pPr>
      <w:r>
        <w:rPr>
          <w:noProof/>
          <w:spacing w:val="-3"/>
          <w:lang w:val="en-US"/>
        </w:rPr>
        <w:drawing>
          <wp:inline distT="0" distB="0" distL="0" distR="0" wp14:anchorId="540949E8" wp14:editId="68C1B035">
            <wp:extent cx="4163568" cy="2257044"/>
            <wp:effectExtent l="0" t="0" r="8890" b="0"/>
            <wp:docPr id="28470094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00949" name="Imagem 284700949"/>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4163568" cy="2257044"/>
                    </a:xfrm>
                    <a:prstGeom prst="rect">
                      <a:avLst/>
                    </a:prstGeom>
                  </pic:spPr>
                </pic:pic>
              </a:graphicData>
            </a:graphic>
          </wp:inline>
        </w:drawing>
      </w:r>
    </w:p>
    <w:p w14:paraId="4CA97A52" w14:textId="55C8F0FA" w:rsidR="004647C4" w:rsidRPr="008B6A89" w:rsidRDefault="004647C4">
      <w:pPr>
        <w:ind w:firstLine="0"/>
        <w:jc w:val="center"/>
        <w:rPr>
          <w:spacing w:val="-3"/>
          <w:lang w:val="en-US"/>
        </w:rPr>
        <w:pPrChange w:id="1449" w:author="Kleber Marques Lisboa" w:date="2023-10-24T09:41:00Z">
          <w:pPr>
            <w:spacing w:line="276" w:lineRule="auto"/>
            <w:ind w:firstLine="0"/>
            <w:jc w:val="center"/>
          </w:pPr>
        </w:pPrChange>
      </w:pPr>
      <w:r w:rsidRPr="008B6A89">
        <w:rPr>
          <w:spacing w:val="-3"/>
          <w:lang w:val="en-US"/>
        </w:rPr>
        <w:t>Figur</w:t>
      </w:r>
      <w:r>
        <w:rPr>
          <w:spacing w:val="-3"/>
          <w:lang w:val="en-US"/>
        </w:rPr>
        <w:t>e</w:t>
      </w:r>
      <w:r w:rsidRPr="008B6A89">
        <w:rPr>
          <w:spacing w:val="-3"/>
          <w:lang w:val="en-US"/>
        </w:rPr>
        <w:t xml:space="preserve"> </w:t>
      </w:r>
      <w:del w:id="1450" w:author="Kleber Marques Lisboa" w:date="2023-10-25T14:25:00Z">
        <w:r w:rsidDel="0059608A">
          <w:rPr>
            <w:spacing w:val="-3"/>
            <w:lang w:val="en-US"/>
          </w:rPr>
          <w:delText>13</w:delText>
        </w:r>
        <w:r w:rsidRPr="008B6A89" w:rsidDel="0059608A">
          <w:rPr>
            <w:spacing w:val="-3"/>
            <w:lang w:val="en-US"/>
          </w:rPr>
          <w:delText xml:space="preserve"> </w:delText>
        </w:r>
      </w:del>
      <w:ins w:id="1451" w:author="Kleber Marques Lisboa" w:date="2023-10-25T14:25:00Z">
        <w:r w:rsidR="0059608A">
          <w:rPr>
            <w:spacing w:val="-3"/>
            <w:lang w:val="en-US"/>
          </w:rPr>
          <w:t>12</w:t>
        </w:r>
        <w:r w:rsidR="0059608A" w:rsidRPr="008B6A89">
          <w:rPr>
            <w:spacing w:val="-3"/>
            <w:lang w:val="en-US"/>
          </w:rPr>
          <w:t xml:space="preserve"> </w:t>
        </w:r>
      </w:ins>
      <w:r>
        <w:rPr>
          <w:spacing w:val="-3"/>
          <w:lang w:val="en-US"/>
        </w:rPr>
        <w:t>–</w:t>
      </w:r>
      <w:r w:rsidRPr="008B6A89">
        <w:rPr>
          <w:spacing w:val="-3"/>
          <w:lang w:val="en-US"/>
        </w:rPr>
        <w:t xml:space="preserve"> </w:t>
      </w:r>
      <w:r>
        <w:rPr>
          <w:spacing w:val="-3"/>
          <w:lang w:val="en-US"/>
        </w:rPr>
        <w:t xml:space="preserve">Effect of the system operation mode on the water recovery ratio, </w:t>
      </w:r>
      <m:oMath>
        <m:r>
          <w:rPr>
            <w:rFonts w:ascii="Cambria Math" w:hAnsi="Cambria Math"/>
            <w:spacing w:val="-3"/>
            <w:lang w:val="en-US"/>
          </w:rPr>
          <m:t>RR</m:t>
        </m:r>
      </m:oMath>
      <w:r>
        <w:rPr>
          <w:spacing w:val="-3"/>
          <w:lang w:val="en-US"/>
        </w:rPr>
        <w:t>, for different mixture salinity.</w:t>
      </w:r>
    </w:p>
    <w:p w14:paraId="5E3C2A78" w14:textId="24FFDD31" w:rsidR="00D6787B" w:rsidRDefault="00D6787B" w:rsidP="00165B87">
      <w:pPr>
        <w:widowControl w:val="0"/>
        <w:spacing w:before="120"/>
        <w:ind w:firstLine="0"/>
        <w:jc w:val="center"/>
        <w:rPr>
          <w:spacing w:val="-3"/>
          <w:lang w:val="en-US"/>
        </w:rPr>
      </w:pPr>
    </w:p>
    <w:p w14:paraId="5D24D60D" w14:textId="58E8EE5C" w:rsidR="00102F6C" w:rsidRDefault="00102F6C" w:rsidP="00165B87">
      <w:pPr>
        <w:widowControl w:val="0"/>
        <w:spacing w:before="120"/>
        <w:ind w:firstLine="720"/>
        <w:rPr>
          <w:spacing w:val="-3"/>
          <w:lang w:val="en-US"/>
        </w:rPr>
      </w:pPr>
      <w:r>
        <w:rPr>
          <w:spacing w:val="-3"/>
          <w:lang w:val="en-US"/>
        </w:rPr>
        <w:t xml:space="preserve">Overall, according to these figures, one must seek a balance between the specific energy cost and the water recovery ratio, since there exist, for the same maximum operational salinity, a trade-off between these metrics, </w:t>
      </w:r>
      <w:r w:rsidRPr="0031040B">
        <w:rPr>
          <w:i/>
          <w:iCs/>
          <w:spacing w:val="-3"/>
          <w:lang w:val="en-US"/>
        </w:rPr>
        <w:t>i.e.</w:t>
      </w:r>
      <w:r>
        <w:rPr>
          <w:spacing w:val="-3"/>
          <w:lang w:val="en-US"/>
        </w:rPr>
        <w:t>,</w:t>
      </w:r>
      <w:r w:rsidRPr="0031040B">
        <w:rPr>
          <w:spacing w:val="-3"/>
          <w:lang w:val="en-US"/>
        </w:rPr>
        <w:t xml:space="preserve"> you can't have a low specific thermal energy cost with high water recovery</w:t>
      </w:r>
      <w:r>
        <w:rPr>
          <w:spacing w:val="-3"/>
          <w:lang w:val="en-US"/>
        </w:rPr>
        <w:t xml:space="preserve"> ratio</w:t>
      </w:r>
      <w:r w:rsidR="00A15EA4">
        <w:rPr>
          <w:spacing w:val="-3"/>
          <w:lang w:val="en-US"/>
        </w:rPr>
        <w:t xml:space="preserve"> at the same time.</w:t>
      </w:r>
    </w:p>
    <w:p w14:paraId="06E57C61" w14:textId="50E582CE" w:rsidR="001124EC" w:rsidRDefault="00102F6C" w:rsidP="00165B87">
      <w:pPr>
        <w:widowControl w:val="0"/>
        <w:spacing w:before="120"/>
        <w:ind w:firstLine="720"/>
        <w:rPr>
          <w:lang w:val="en-US"/>
        </w:rPr>
      </w:pPr>
      <w:r>
        <w:rPr>
          <w:spacing w:val="-3"/>
          <w:lang w:val="en-US"/>
        </w:rPr>
        <w:t>When it comes to the energy cost, and for the same limiting mixture salinity, the best operating mode is the batch, followed by the semi-batch, steady-state</w:t>
      </w:r>
      <w:ins w:id="1452" w:author="Kleber Marques Lisboa" w:date="2023-10-25T15:15:00Z">
        <w:r w:rsidR="006A3BF2">
          <w:rPr>
            <w:spacing w:val="-3"/>
            <w:lang w:val="en-US"/>
          </w:rPr>
          <w:t>,</w:t>
        </w:r>
      </w:ins>
      <w:r>
        <w:rPr>
          <w:spacing w:val="-3"/>
          <w:lang w:val="en-US"/>
        </w:rPr>
        <w:t xml:space="preserve"> and continuous modes, as indicated in the literature (</w:t>
      </w:r>
      <w:r w:rsidRPr="00E5794E">
        <w:rPr>
          <w:lang w:val="en-US"/>
        </w:rPr>
        <w:t xml:space="preserve">Swaminathan </w:t>
      </w:r>
      <w:r>
        <w:rPr>
          <w:lang w:val="en-US"/>
        </w:rPr>
        <w:t xml:space="preserve">and </w:t>
      </w:r>
      <w:r w:rsidRPr="008B6A89">
        <w:rPr>
          <w:lang w:val="en-US"/>
        </w:rPr>
        <w:t>Lienhard</w:t>
      </w:r>
      <w:r>
        <w:rPr>
          <w:lang w:val="en-US"/>
        </w:rPr>
        <w:t xml:space="preserve">, </w:t>
      </w:r>
      <w:r w:rsidRPr="00E5794E">
        <w:rPr>
          <w:lang w:val="en-US"/>
        </w:rPr>
        <w:t>2018)</w:t>
      </w:r>
      <w:r>
        <w:rPr>
          <w:lang w:val="en-US"/>
        </w:rPr>
        <w:t>.</w:t>
      </w:r>
      <w:r w:rsidR="00E63DE1">
        <w:rPr>
          <w:lang w:val="en-US"/>
        </w:rPr>
        <w:t xml:space="preserve"> </w:t>
      </w:r>
      <w:r w:rsidR="001124EC">
        <w:rPr>
          <w:lang w:val="en-US"/>
        </w:rPr>
        <w:t>On the other hand, when it comes to water recovery, Figure 1</w:t>
      </w:r>
      <w:ins w:id="1453" w:author="Kleber Marques Lisboa" w:date="2023-10-25T15:18:00Z">
        <w:r w:rsidR="00FD5B63">
          <w:rPr>
            <w:lang w:val="en-US"/>
          </w:rPr>
          <w:t>2</w:t>
        </w:r>
      </w:ins>
      <w:del w:id="1454" w:author="Kleber Marques Lisboa" w:date="2023-10-25T15:18:00Z">
        <w:r w:rsidR="001124EC" w:rsidDel="00FD5B63">
          <w:rPr>
            <w:lang w:val="en-US"/>
          </w:rPr>
          <w:delText>3</w:delText>
        </w:r>
      </w:del>
      <w:r w:rsidR="001124EC">
        <w:rPr>
          <w:lang w:val="en-US"/>
        </w:rPr>
        <w:t xml:space="preserve"> reveals that the best choice is the semi-batch operating mode, </w:t>
      </w:r>
      <w:r w:rsidR="00081832">
        <w:rPr>
          <w:lang w:val="en-US"/>
        </w:rPr>
        <w:t xml:space="preserve">followed by the V-control and batch modes, </w:t>
      </w:r>
      <w:r w:rsidR="00C948AC">
        <w:rPr>
          <w:lang w:val="en-US"/>
        </w:rPr>
        <w:t xml:space="preserve">while </w:t>
      </w:r>
      <w:r w:rsidR="001124EC">
        <w:rPr>
          <w:lang w:val="en-US"/>
        </w:rPr>
        <w:t>the steady-state operating mode is prohibitive</w:t>
      </w:r>
      <w:ins w:id="1455" w:author="Kleber Marques Lisboa" w:date="2023-10-25T15:15:00Z">
        <w:r w:rsidR="006A3BF2">
          <w:rPr>
            <w:lang w:val="en-US"/>
          </w:rPr>
          <w:t xml:space="preserve">, </w:t>
        </w:r>
      </w:ins>
      <w:del w:id="1456" w:author="Kleber Marques Lisboa" w:date="2023-10-25T15:15:00Z">
        <w:r w:rsidR="001124EC" w:rsidDel="006A3BF2">
          <w:rPr>
            <w:lang w:val="en-US"/>
          </w:rPr>
          <w:delText xml:space="preserve"> (</w:delText>
        </w:r>
      </w:del>
      <w:r w:rsidR="002B686D">
        <w:rPr>
          <w:lang w:val="en-US"/>
        </w:rPr>
        <w:t>u</w:t>
      </w:r>
      <w:r w:rsidR="002B686D" w:rsidRPr="002B686D">
        <w:rPr>
          <w:lang w:val="en-US"/>
        </w:rPr>
        <w:t>nless the system is of the type analyzed by Sampaio</w:t>
      </w:r>
      <w:r w:rsidR="002B686D">
        <w:rPr>
          <w:lang w:val="en-US"/>
        </w:rPr>
        <w:t xml:space="preserve"> (202</w:t>
      </w:r>
      <w:r w:rsidR="00DF4D0A">
        <w:rPr>
          <w:lang w:val="en-US"/>
        </w:rPr>
        <w:t>2</w:t>
      </w:r>
      <w:r w:rsidR="002B686D">
        <w:rPr>
          <w:lang w:val="en-US"/>
        </w:rPr>
        <w:t>)</w:t>
      </w:r>
      <w:r w:rsidR="002B686D" w:rsidRPr="002B686D">
        <w:rPr>
          <w:lang w:val="en-US"/>
        </w:rPr>
        <w:t>, in which there is no problem in totally rejecting the retentate that leaves the desalination module</w:t>
      </w:r>
      <w:del w:id="1457" w:author="Kleber Marques Lisboa" w:date="2023-10-25T15:15:00Z">
        <w:r w:rsidR="001124EC" w:rsidDel="006A3BF2">
          <w:rPr>
            <w:lang w:val="en-US"/>
          </w:rPr>
          <w:delText>)</w:delText>
        </w:r>
      </w:del>
      <w:r w:rsidR="001124EC">
        <w:rPr>
          <w:lang w:val="en-US"/>
        </w:rPr>
        <w:t>.</w:t>
      </w:r>
    </w:p>
    <w:p w14:paraId="46AA6106" w14:textId="47A5A296" w:rsidR="00480989" w:rsidRDefault="00480989" w:rsidP="00165B87">
      <w:pPr>
        <w:widowControl w:val="0"/>
        <w:spacing w:before="120"/>
        <w:ind w:firstLine="720"/>
        <w:rPr>
          <w:spacing w:val="-3"/>
          <w:lang w:val="en-US"/>
        </w:rPr>
      </w:pPr>
      <w:r>
        <w:rPr>
          <w:lang w:val="en-US"/>
        </w:rPr>
        <w:t>The behavior of the V-control operating mode in handling</w:t>
      </w:r>
      <w:ins w:id="1458" w:author="Kleber Marques Lisboa" w:date="2023-10-25T15:16:00Z">
        <w:r w:rsidR="00FD5B63">
          <w:rPr>
            <w:lang w:val="en-US"/>
          </w:rPr>
          <w:t xml:space="preserve"> the</w:t>
        </w:r>
      </w:ins>
      <w:r>
        <w:rPr>
          <w:lang w:val="en-US"/>
        </w:rPr>
        <w:t xml:space="preserve"> scenario with intermediary salt concentration </w:t>
      </w:r>
      <w:del w:id="1459" w:author="Kleber Marques Lisboa" w:date="2023-10-25T15:16:00Z">
        <w:r w:rsidDel="00FD5B63">
          <w:rPr>
            <w:lang w:val="en-US"/>
          </w:rPr>
          <w:delText>calls the attention</w:delText>
        </w:r>
      </w:del>
      <w:ins w:id="1460" w:author="Kleber Marques Lisboa" w:date="2023-10-25T15:16:00Z">
        <w:r w:rsidR="00FD5B63">
          <w:rPr>
            <w:lang w:val="en-US"/>
          </w:rPr>
          <w:t>is especially interesting</w:t>
        </w:r>
      </w:ins>
      <w:r>
        <w:rPr>
          <w:lang w:val="en-US"/>
        </w:rPr>
        <w:t>. Figure 1</w:t>
      </w:r>
      <w:del w:id="1461" w:author="Kleber Marques Lisboa" w:date="2023-10-25T15:17:00Z">
        <w:r w:rsidDel="00FD5B63">
          <w:rPr>
            <w:lang w:val="en-US"/>
          </w:rPr>
          <w:delText>3</w:delText>
        </w:r>
      </w:del>
      <w:ins w:id="1462" w:author="Kleber Marques Lisboa" w:date="2023-10-25T15:18:00Z">
        <w:r w:rsidR="00FD5B63">
          <w:rPr>
            <w:lang w:val="en-US"/>
          </w:rPr>
          <w:t>2</w:t>
        </w:r>
      </w:ins>
      <w:r>
        <w:rPr>
          <w:lang w:val="en-US"/>
        </w:rPr>
        <w:t xml:space="preserve"> shows that for </w:t>
      </w:r>
      <m:oMath>
        <m:sSub>
          <m:sSubPr>
            <m:ctrlPr>
              <w:rPr>
                <w:rFonts w:ascii="Cambria Math" w:hAnsi="Cambria Math"/>
                <w:i/>
                <w:spacing w:val="-3"/>
                <w:sz w:val="22"/>
                <w:szCs w:val="22"/>
                <w:lang w:val="en-US"/>
              </w:rPr>
            </m:ctrlPr>
          </m:sSubPr>
          <m:e>
            <m:r>
              <w:rPr>
                <w:rFonts w:ascii="Cambria Math" w:hAnsi="Cambria Math"/>
                <w:spacing w:val="-3"/>
                <w:sz w:val="22"/>
                <w:szCs w:val="22"/>
                <w:lang w:val="en-US"/>
              </w:rPr>
              <m:t>Cs</m:t>
            </m:r>
          </m:e>
          <m:sub>
            <m:r>
              <w:rPr>
                <w:rFonts w:ascii="Cambria Math" w:hAnsi="Cambria Math"/>
                <w:spacing w:val="-3"/>
                <w:sz w:val="22"/>
                <w:szCs w:val="22"/>
                <w:lang w:val="en-US"/>
              </w:rPr>
              <m:t>max</m:t>
            </m:r>
          </m:sub>
        </m:sSub>
        <m:r>
          <w:rPr>
            <w:rFonts w:ascii="Cambria Math" w:hAnsi="Cambria Math"/>
            <w:spacing w:val="-3"/>
            <w:sz w:val="22"/>
            <w:szCs w:val="22"/>
            <w:lang w:val="en-US"/>
          </w:rPr>
          <m:t>=120</m:t>
        </m:r>
      </m:oMath>
      <w:r>
        <w:rPr>
          <w:spacing w:val="-3"/>
          <w:sz w:val="22"/>
          <w:szCs w:val="22"/>
          <w:lang w:val="en-US"/>
        </w:rPr>
        <w:t xml:space="preserve"> </w:t>
      </w:r>
      <w:r w:rsidRPr="004647C4">
        <w:rPr>
          <w:spacing w:val="-3"/>
          <w:lang w:val="en-US"/>
        </w:rPr>
        <w:t>g</w:t>
      </w:r>
      <w:r w:rsidRPr="004647C4">
        <w:rPr>
          <w:spacing w:val="-3"/>
          <w:vertAlign w:val="subscript"/>
          <w:lang w:val="en-US"/>
        </w:rPr>
        <w:t>s</w:t>
      </w:r>
      <w:r w:rsidRPr="004647C4">
        <w:rPr>
          <w:spacing w:val="-3"/>
          <w:lang w:val="en-US"/>
        </w:rPr>
        <w:t>/L</w:t>
      </w:r>
      <w:r w:rsidRPr="004647C4">
        <w:rPr>
          <w:spacing w:val="-3"/>
          <w:vertAlign w:val="subscript"/>
          <w:lang w:val="en-US"/>
        </w:rPr>
        <w:t>mix</w:t>
      </w:r>
      <w:r w:rsidRPr="004647C4">
        <w:rPr>
          <w:spacing w:val="-3"/>
          <w:lang w:val="en-US"/>
        </w:rPr>
        <w:t>,</w:t>
      </w:r>
      <w:r>
        <w:rPr>
          <w:spacing w:val="-3"/>
          <w:lang w:val="en-US"/>
        </w:rPr>
        <w:t xml:space="preserve"> the system operating in the V-control model will produce more distillate water (</w:t>
      </w:r>
      <m:oMath>
        <m:r>
          <w:rPr>
            <w:rFonts w:ascii="Cambria Math" w:hAnsi="Cambria Math"/>
            <w:spacing w:val="-3"/>
            <w:sz w:val="23"/>
            <w:szCs w:val="23"/>
            <w:lang w:val="en-US"/>
          </w:rPr>
          <m:t>RR=76.4</m:t>
        </m:r>
      </m:oMath>
      <w:r>
        <w:rPr>
          <w:spacing w:val="-3"/>
          <w:sz w:val="22"/>
          <w:szCs w:val="22"/>
          <w:lang w:val="en-US"/>
        </w:rPr>
        <w:t xml:space="preserve"> </w:t>
      </w:r>
      <w:r w:rsidRPr="002B686D">
        <w:rPr>
          <w:spacing w:val="-3"/>
          <w:lang w:val="en-US"/>
        </w:rPr>
        <w:t>L</w:t>
      </w:r>
      <w:r w:rsidRPr="002B686D">
        <w:rPr>
          <w:spacing w:val="-3"/>
          <w:vertAlign w:val="subscript"/>
          <w:lang w:val="en-US"/>
        </w:rPr>
        <w:t>dist</w:t>
      </w:r>
      <w:r w:rsidRPr="002B686D">
        <w:rPr>
          <w:spacing w:val="-3"/>
          <w:lang w:val="en-US"/>
        </w:rPr>
        <w:t>/L</w:t>
      </w:r>
      <w:r w:rsidRPr="002B686D">
        <w:rPr>
          <w:spacing w:val="-3"/>
          <w:vertAlign w:val="subscript"/>
          <w:lang w:val="en-US"/>
        </w:rPr>
        <w:t>well</w:t>
      </w:r>
      <w:r>
        <w:rPr>
          <w:spacing w:val="-3"/>
          <w:lang w:val="en-US"/>
        </w:rPr>
        <w:t xml:space="preserve"> against  </w:t>
      </w:r>
      <m:oMath>
        <m:r>
          <w:rPr>
            <w:rFonts w:ascii="Cambria Math" w:hAnsi="Cambria Math"/>
            <w:spacing w:val="-3"/>
            <w:sz w:val="23"/>
            <w:szCs w:val="23"/>
            <w:lang w:val="en-US"/>
          </w:rPr>
          <m:t>RR=76.2</m:t>
        </m:r>
      </m:oMath>
      <w:r>
        <w:rPr>
          <w:spacing w:val="-3"/>
          <w:sz w:val="22"/>
          <w:szCs w:val="22"/>
          <w:lang w:val="en-US"/>
        </w:rPr>
        <w:t xml:space="preserve"> </w:t>
      </w:r>
      <w:r w:rsidRPr="002B686D">
        <w:rPr>
          <w:spacing w:val="-3"/>
          <w:lang w:val="en-US"/>
        </w:rPr>
        <w:t>L</w:t>
      </w:r>
      <w:r w:rsidRPr="002B686D">
        <w:rPr>
          <w:spacing w:val="-3"/>
          <w:vertAlign w:val="subscript"/>
          <w:lang w:val="en-US"/>
        </w:rPr>
        <w:t>dist</w:t>
      </w:r>
      <w:r w:rsidRPr="002B686D">
        <w:rPr>
          <w:spacing w:val="-3"/>
          <w:lang w:val="en-US"/>
        </w:rPr>
        <w:t>/L</w:t>
      </w:r>
      <w:r w:rsidRPr="002B686D">
        <w:rPr>
          <w:spacing w:val="-3"/>
          <w:vertAlign w:val="subscript"/>
          <w:lang w:val="en-US"/>
        </w:rPr>
        <w:t>well</w:t>
      </w:r>
      <w:r>
        <w:rPr>
          <w:spacing w:val="-3"/>
          <w:lang w:val="en-US"/>
        </w:rPr>
        <w:t>) for the same input of brackish water from the well at the same energetic cost (</w:t>
      </w:r>
      <m:oMath>
        <m:sSub>
          <m:sSubPr>
            <m:ctrlPr>
              <w:rPr>
                <w:rFonts w:ascii="Cambria Math" w:hAnsi="Cambria Math"/>
                <w:i/>
                <w:spacing w:val="-3"/>
                <w:sz w:val="23"/>
                <w:szCs w:val="23"/>
                <w:lang w:val="en-US"/>
              </w:rPr>
            </m:ctrlPr>
          </m:sSubPr>
          <m:e>
            <m:acc>
              <m:accPr>
                <m:chr m:val="̅"/>
                <m:ctrlPr>
                  <w:rPr>
                    <w:rFonts w:ascii="Cambria Math" w:hAnsi="Cambria Math"/>
                    <w:i/>
                    <w:spacing w:val="-3"/>
                    <w:sz w:val="23"/>
                    <w:szCs w:val="23"/>
                    <w:lang w:val="en-US"/>
                  </w:rPr>
                </m:ctrlPr>
              </m:accPr>
              <m:e>
                <m:r>
                  <w:rPr>
                    <w:rFonts w:ascii="Cambria Math" w:hAnsi="Cambria Math"/>
                    <w:spacing w:val="-3"/>
                    <w:sz w:val="23"/>
                    <w:szCs w:val="23"/>
                    <w:lang w:val="en-US"/>
                  </w:rPr>
                  <m:t>SEC</m:t>
                </m:r>
              </m:e>
            </m:acc>
          </m:e>
          <m:sub>
            <m:r>
              <w:rPr>
                <w:rFonts w:ascii="Cambria Math" w:hAnsi="Cambria Math"/>
                <w:spacing w:val="-3"/>
                <w:sz w:val="23"/>
                <w:szCs w:val="23"/>
                <w:lang w:val="en-US"/>
              </w:rPr>
              <m:t>th</m:t>
            </m:r>
          </m:sub>
        </m:sSub>
        <m:r>
          <w:rPr>
            <w:rFonts w:ascii="Cambria Math" w:hAnsi="Cambria Math"/>
            <w:spacing w:val="-3"/>
            <w:sz w:val="23"/>
            <w:szCs w:val="23"/>
            <w:lang w:val="en-US"/>
          </w:rPr>
          <m:t>=0.40</m:t>
        </m:r>
      </m:oMath>
      <w:r>
        <w:rPr>
          <w:spacing w:val="-3"/>
          <w:lang w:val="en-US"/>
        </w:rPr>
        <w:t>)</w:t>
      </w:r>
      <w:r w:rsidR="00A15EA4">
        <w:rPr>
          <w:spacing w:val="-3"/>
          <w:lang w:val="en-US"/>
        </w:rPr>
        <w:t xml:space="preserve"> when compared to the semi-batch operating mode</w:t>
      </w:r>
      <w:r>
        <w:rPr>
          <w:spacing w:val="-3"/>
          <w:lang w:val="en-US"/>
        </w:rPr>
        <w:t xml:space="preserve">. It is important to mention that this gain can be </w:t>
      </w:r>
      <w:del w:id="1463" w:author="Kleber Marques Lisboa" w:date="2023-10-25T15:17:00Z">
        <w:r w:rsidDel="00FD5B63">
          <w:rPr>
            <w:spacing w:val="-3"/>
            <w:lang w:val="en-US"/>
          </w:rPr>
          <w:delText xml:space="preserve">marginal, or even </w:delText>
        </w:r>
        <w:r w:rsidRPr="00C948AC" w:rsidDel="00FD5B63">
          <w:rPr>
            <w:spacing w:val="-3"/>
            <w:lang w:val="en-US"/>
          </w:rPr>
          <w:delText>may not be true</w:delText>
        </w:r>
      </w:del>
      <w:del w:id="1464" w:author="Kleber Marques Lisboa" w:date="2023-10-25T15:18:00Z">
        <w:r w:rsidRPr="00C948AC" w:rsidDel="00FD5B63">
          <w:rPr>
            <w:spacing w:val="-3"/>
            <w:lang w:val="en-US"/>
          </w:rPr>
          <w:delText>, since</w:delText>
        </w:r>
      </w:del>
      <w:ins w:id="1465" w:author="Kleber Marques Lisboa" w:date="2023-10-25T15:18:00Z">
        <w:r w:rsidR="00FD5B63">
          <w:rPr>
            <w:spacing w:val="-3"/>
            <w:lang w:val="en-US"/>
          </w:rPr>
          <w:t>negligible</w:t>
        </w:r>
        <w:r w:rsidR="00FD5B63" w:rsidRPr="00C948AC">
          <w:rPr>
            <w:spacing w:val="-3"/>
            <w:lang w:val="en-US"/>
          </w:rPr>
          <w:t xml:space="preserve"> since</w:t>
        </w:r>
      </w:ins>
      <w:r w:rsidRPr="00C948AC">
        <w:rPr>
          <w:spacing w:val="-3"/>
          <w:lang w:val="en-US"/>
        </w:rPr>
        <w:t xml:space="preserve"> no energy costs related to control and intermittent pumping have been taken into account</w:t>
      </w:r>
      <w:r w:rsidR="00A15EA4">
        <w:rPr>
          <w:spacing w:val="-3"/>
          <w:lang w:val="en-US"/>
        </w:rPr>
        <w:t xml:space="preserve"> in this work</w:t>
      </w:r>
      <w:r w:rsidRPr="00C948AC">
        <w:rPr>
          <w:spacing w:val="-3"/>
          <w:lang w:val="en-US"/>
        </w:rPr>
        <w:t>.</w:t>
      </w:r>
    </w:p>
    <w:p w14:paraId="7B6149BE" w14:textId="3F8C122A" w:rsidR="00B85A7D" w:rsidRDefault="00B85A7D" w:rsidP="00165B87">
      <w:pPr>
        <w:widowControl w:val="0"/>
        <w:spacing w:before="120"/>
        <w:ind w:firstLine="720"/>
        <w:rPr>
          <w:spacing w:val="-3"/>
          <w:lang w:val="en-US"/>
        </w:rPr>
      </w:pPr>
      <w:r>
        <w:rPr>
          <w:spacing w:val="-3"/>
          <w:lang w:val="en-US"/>
        </w:rPr>
        <w:t xml:space="preserve">Figure </w:t>
      </w:r>
      <w:del w:id="1466" w:author="Kleber Marques Lisboa" w:date="2023-10-25T15:18:00Z">
        <w:r w:rsidDel="00FD5B63">
          <w:rPr>
            <w:spacing w:val="-3"/>
            <w:lang w:val="en-US"/>
          </w:rPr>
          <w:delText xml:space="preserve">13 </w:delText>
        </w:r>
      </w:del>
      <w:ins w:id="1467" w:author="Kleber Marques Lisboa" w:date="2023-10-25T15:18:00Z">
        <w:r w:rsidR="00FD5B63">
          <w:rPr>
            <w:spacing w:val="-3"/>
            <w:lang w:val="en-US"/>
          </w:rPr>
          <w:t xml:space="preserve">12 </w:t>
        </w:r>
      </w:ins>
      <w:r>
        <w:rPr>
          <w:spacing w:val="-3"/>
          <w:lang w:val="en-US"/>
        </w:rPr>
        <w:t xml:space="preserve">also reveals that operating the desalination unit in a continuous way under a salinity level equivalent to the average of the salinity of the batch mode (blue bars) can </w:t>
      </w:r>
      <w:r w:rsidR="00E64242">
        <w:rPr>
          <w:spacing w:val="-3"/>
          <w:lang w:val="en-US"/>
        </w:rPr>
        <w:t>present a lower energy cost tha</w:t>
      </w:r>
      <w:r w:rsidR="0029392C">
        <w:rPr>
          <w:spacing w:val="-3"/>
          <w:lang w:val="en-US"/>
        </w:rPr>
        <w:t>n tha</w:t>
      </w:r>
      <w:r w:rsidR="00E64242">
        <w:rPr>
          <w:spacing w:val="-3"/>
          <w:lang w:val="en-US"/>
        </w:rPr>
        <w:t xml:space="preserve">t </w:t>
      </w:r>
      <w:r w:rsidR="0029392C">
        <w:rPr>
          <w:spacing w:val="-3"/>
          <w:lang w:val="en-US"/>
        </w:rPr>
        <w:t xml:space="preserve">of </w:t>
      </w:r>
      <w:r w:rsidR="00E64242">
        <w:rPr>
          <w:spacing w:val="-3"/>
          <w:lang w:val="en-US"/>
        </w:rPr>
        <w:t>the batch mode at the expense of lower recovery ratio though.</w:t>
      </w:r>
    </w:p>
    <w:p w14:paraId="0C511026" w14:textId="1D1681C9" w:rsidR="000967FA" w:rsidRDefault="00081832" w:rsidP="00165B87">
      <w:pPr>
        <w:widowControl w:val="0"/>
        <w:spacing w:before="120"/>
        <w:ind w:firstLine="720"/>
        <w:rPr>
          <w:spacing w:val="-3"/>
          <w:lang w:val="en-US"/>
        </w:rPr>
      </w:pPr>
      <w:r>
        <w:rPr>
          <w:spacing w:val="-3"/>
          <w:lang w:val="en-US"/>
        </w:rPr>
        <w:t xml:space="preserve">Figure </w:t>
      </w:r>
      <w:del w:id="1468" w:author="Kleber Marques Lisboa" w:date="2023-10-25T15:19:00Z">
        <w:r w:rsidDel="006C581F">
          <w:rPr>
            <w:spacing w:val="-3"/>
            <w:lang w:val="en-US"/>
          </w:rPr>
          <w:delText xml:space="preserve">14 </w:delText>
        </w:r>
      </w:del>
      <w:ins w:id="1469" w:author="Kleber Marques Lisboa" w:date="2023-10-25T15:19:00Z">
        <w:r w:rsidR="006C581F">
          <w:rPr>
            <w:spacing w:val="-3"/>
            <w:lang w:val="en-US"/>
          </w:rPr>
          <w:t xml:space="preserve">13 </w:t>
        </w:r>
      </w:ins>
      <w:r w:rsidR="00B85A7D">
        <w:rPr>
          <w:spacing w:val="-3"/>
          <w:lang w:val="en-US"/>
        </w:rPr>
        <w:t>shows the potential of each operating mode in producing distillate water when the desalination system is operated for 8h.</w:t>
      </w:r>
      <w:del w:id="1470" w:author="Kleber Marques Lisboa" w:date="2023-10-25T15:19:00Z">
        <w:r w:rsidR="009C104F" w:rsidDel="006C581F">
          <w:rPr>
            <w:spacing w:val="-3"/>
            <w:lang w:val="en-US"/>
          </w:rPr>
          <w:delText xml:space="preserve"> </w:delText>
        </w:r>
      </w:del>
      <w:r w:rsidR="009C104F">
        <w:rPr>
          <w:spacing w:val="-3"/>
          <w:lang w:val="en-US"/>
        </w:rPr>
        <w:t xml:space="preserve"> In general, the desalination system </w:t>
      </w:r>
      <w:del w:id="1471" w:author="Kleber Marques Lisboa" w:date="2023-10-25T15:19:00Z">
        <w:r w:rsidR="009C104F" w:rsidDel="006C581F">
          <w:rPr>
            <w:spacing w:val="-3"/>
            <w:lang w:val="en-US"/>
          </w:rPr>
          <w:delText>is able to</w:delText>
        </w:r>
      </w:del>
      <w:ins w:id="1472" w:author="Kleber Marques Lisboa" w:date="2023-10-25T15:19:00Z">
        <w:r w:rsidR="006C581F">
          <w:rPr>
            <w:spacing w:val="-3"/>
            <w:lang w:val="en-US"/>
          </w:rPr>
          <w:t>can</w:t>
        </w:r>
      </w:ins>
      <w:r w:rsidR="009C104F">
        <w:rPr>
          <w:spacing w:val="-3"/>
          <w:lang w:val="en-US"/>
        </w:rPr>
        <w:t xml:space="preserve"> produce </w:t>
      </w:r>
      <w:del w:id="1473" w:author="Kleber Marques Lisboa" w:date="2023-10-25T15:20:00Z">
        <w:r w:rsidR="00A15EA4" w:rsidDel="006C581F">
          <w:rPr>
            <w:spacing w:val="-3"/>
            <w:lang w:val="en-US"/>
          </w:rPr>
          <w:delText>between</w:delText>
        </w:r>
        <w:r w:rsidR="009C104F" w:rsidDel="006C581F">
          <w:rPr>
            <w:spacing w:val="-3"/>
            <w:lang w:val="en-US"/>
          </w:rPr>
          <w:delText xml:space="preserve"> </w:delText>
        </w:r>
        <w:r w:rsidR="00A15EA4" w:rsidDel="006C581F">
          <w:rPr>
            <w:spacing w:val="-3"/>
            <w:lang w:val="en-US"/>
          </w:rPr>
          <w:delText>1.00 L and</w:delText>
        </w:r>
      </w:del>
      <w:ins w:id="1474" w:author="Kleber Marques Lisboa" w:date="2023-10-25T15:20:00Z">
        <w:r w:rsidR="006C581F">
          <w:rPr>
            <w:spacing w:val="-3"/>
            <w:lang w:val="en-US"/>
          </w:rPr>
          <w:t>up to</w:t>
        </w:r>
      </w:ins>
      <w:r w:rsidR="00A15EA4">
        <w:rPr>
          <w:spacing w:val="-3"/>
          <w:lang w:val="en-US"/>
        </w:rPr>
        <w:t xml:space="preserve"> </w:t>
      </w:r>
      <w:r w:rsidR="009C104F">
        <w:rPr>
          <w:spacing w:val="-3"/>
          <w:lang w:val="en-US"/>
        </w:rPr>
        <w:t>1</w:t>
      </w:r>
      <w:ins w:id="1475" w:author="Kleber Marques Lisboa" w:date="2023-10-25T15:20:00Z">
        <w:r w:rsidR="006C581F">
          <w:rPr>
            <w:spacing w:val="-3"/>
            <w:lang w:val="en-US"/>
          </w:rPr>
          <w:t>,</w:t>
        </w:r>
      </w:ins>
      <w:del w:id="1476" w:author="Kleber Marques Lisboa" w:date="2023-10-25T15:20:00Z">
        <w:r w:rsidR="009C104F" w:rsidDel="006C581F">
          <w:rPr>
            <w:spacing w:val="-3"/>
            <w:lang w:val="en-US"/>
          </w:rPr>
          <w:delText>.</w:delText>
        </w:r>
      </w:del>
      <w:r w:rsidR="009C104F">
        <w:rPr>
          <w:spacing w:val="-3"/>
          <w:lang w:val="en-US"/>
        </w:rPr>
        <w:t>200 L of distillate water running in any of the operating modes for the lower salinity level. On the other</w:t>
      </w:r>
      <w:r w:rsidR="000967FA">
        <w:rPr>
          <w:spacing w:val="-3"/>
          <w:lang w:val="en-US"/>
        </w:rPr>
        <w:t>, when the salinity increases</w:t>
      </w:r>
      <w:ins w:id="1477" w:author="Kleber Marques Lisboa" w:date="2023-10-25T15:20:00Z">
        <w:r w:rsidR="006C581F">
          <w:rPr>
            <w:spacing w:val="-3"/>
            <w:lang w:val="en-US"/>
          </w:rPr>
          <w:t>,</w:t>
        </w:r>
      </w:ins>
      <w:r w:rsidR="000967FA">
        <w:rPr>
          <w:spacing w:val="-3"/>
          <w:lang w:val="en-US"/>
        </w:rPr>
        <w:t xml:space="preserve"> it impacts negatively, especially for the steady-states modes (continuous and steady-state), when only about 750 L of distillate water is produced.</w:t>
      </w:r>
    </w:p>
    <w:p w14:paraId="71073669" w14:textId="77777777" w:rsidR="009C104F" w:rsidRDefault="009C104F" w:rsidP="00165B87">
      <w:pPr>
        <w:widowControl w:val="0"/>
        <w:spacing w:before="120"/>
        <w:ind w:firstLine="0"/>
        <w:rPr>
          <w:spacing w:val="-3"/>
          <w:lang w:val="en-US"/>
        </w:rPr>
      </w:pPr>
    </w:p>
    <w:p w14:paraId="3A6319AC" w14:textId="6C2F513E" w:rsidR="009C104F" w:rsidRDefault="000967FA">
      <w:pPr>
        <w:ind w:firstLine="0"/>
        <w:jc w:val="center"/>
        <w:rPr>
          <w:spacing w:val="-3"/>
          <w:lang w:val="en-US"/>
        </w:rPr>
        <w:pPrChange w:id="1478" w:author="Kleber Marques Lisboa" w:date="2023-10-24T09:41:00Z">
          <w:pPr>
            <w:spacing w:line="276" w:lineRule="auto"/>
            <w:ind w:firstLine="0"/>
            <w:jc w:val="center"/>
          </w:pPr>
        </w:pPrChange>
      </w:pPr>
      <w:r>
        <w:rPr>
          <w:noProof/>
          <w:spacing w:val="-3"/>
          <w:lang w:val="en-US"/>
        </w:rPr>
        <w:drawing>
          <wp:inline distT="0" distB="0" distL="0" distR="0" wp14:anchorId="6E4CAA9D" wp14:editId="62CCE031">
            <wp:extent cx="4158996" cy="2249424"/>
            <wp:effectExtent l="0" t="0" r="0" b="0"/>
            <wp:docPr id="98172311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23118" name="Imagem 981723118"/>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4158996" cy="2249424"/>
                    </a:xfrm>
                    <a:prstGeom prst="rect">
                      <a:avLst/>
                    </a:prstGeom>
                  </pic:spPr>
                </pic:pic>
              </a:graphicData>
            </a:graphic>
          </wp:inline>
        </w:drawing>
      </w:r>
    </w:p>
    <w:p w14:paraId="0FACEB8A" w14:textId="52D5CED4" w:rsidR="009C104F" w:rsidRPr="008B6A89" w:rsidRDefault="009C104F">
      <w:pPr>
        <w:ind w:firstLine="0"/>
        <w:jc w:val="center"/>
        <w:rPr>
          <w:spacing w:val="-3"/>
          <w:lang w:val="en-US"/>
        </w:rPr>
        <w:pPrChange w:id="1479" w:author="Kleber Marques Lisboa" w:date="2023-10-24T09:41:00Z">
          <w:pPr>
            <w:spacing w:line="276" w:lineRule="auto"/>
            <w:ind w:firstLine="0"/>
            <w:jc w:val="center"/>
          </w:pPr>
        </w:pPrChange>
      </w:pPr>
      <w:r w:rsidRPr="008B6A89">
        <w:rPr>
          <w:spacing w:val="-3"/>
          <w:lang w:val="en-US"/>
        </w:rPr>
        <w:t>Figur</w:t>
      </w:r>
      <w:r>
        <w:rPr>
          <w:spacing w:val="-3"/>
          <w:lang w:val="en-US"/>
        </w:rPr>
        <w:t>e</w:t>
      </w:r>
      <w:r w:rsidRPr="008B6A89">
        <w:rPr>
          <w:spacing w:val="-3"/>
          <w:lang w:val="en-US"/>
        </w:rPr>
        <w:t xml:space="preserve"> </w:t>
      </w:r>
      <w:del w:id="1480" w:author="Kleber Marques Lisboa" w:date="2023-10-25T14:26:00Z">
        <w:r w:rsidDel="0059608A">
          <w:rPr>
            <w:spacing w:val="-3"/>
            <w:lang w:val="en-US"/>
          </w:rPr>
          <w:delText>14</w:delText>
        </w:r>
        <w:r w:rsidRPr="008B6A89" w:rsidDel="0059608A">
          <w:rPr>
            <w:spacing w:val="-3"/>
            <w:lang w:val="en-US"/>
          </w:rPr>
          <w:delText xml:space="preserve"> </w:delText>
        </w:r>
      </w:del>
      <w:ins w:id="1481" w:author="Kleber Marques Lisboa" w:date="2023-10-25T14:26:00Z">
        <w:r w:rsidR="0059608A">
          <w:rPr>
            <w:spacing w:val="-3"/>
            <w:lang w:val="en-US"/>
          </w:rPr>
          <w:t>13</w:t>
        </w:r>
        <w:r w:rsidR="0059608A" w:rsidRPr="008B6A89">
          <w:rPr>
            <w:spacing w:val="-3"/>
            <w:lang w:val="en-US"/>
          </w:rPr>
          <w:t xml:space="preserve"> </w:t>
        </w:r>
      </w:ins>
      <w:r>
        <w:rPr>
          <w:spacing w:val="-3"/>
          <w:lang w:val="en-US"/>
        </w:rPr>
        <w:t>–</w:t>
      </w:r>
      <w:r w:rsidRPr="008B6A89">
        <w:rPr>
          <w:spacing w:val="-3"/>
          <w:lang w:val="en-US"/>
        </w:rPr>
        <w:t xml:space="preserve"> </w:t>
      </w:r>
      <w:r>
        <w:rPr>
          <w:spacing w:val="-3"/>
          <w:lang w:val="en-US"/>
        </w:rPr>
        <w:t xml:space="preserve">Effect of the system operation mode on the </w:t>
      </w:r>
      <w:r w:rsidR="000967FA">
        <w:rPr>
          <w:spacing w:val="-3"/>
          <w:lang w:val="en-US"/>
        </w:rPr>
        <w:t xml:space="preserve">produced </w:t>
      </w:r>
      <w:r>
        <w:rPr>
          <w:spacing w:val="-3"/>
          <w:lang w:val="en-US"/>
        </w:rPr>
        <w:t>volume of distillate water, for different mixture salinity.</w:t>
      </w:r>
    </w:p>
    <w:p w14:paraId="5F496244" w14:textId="77777777" w:rsidR="00B85A7D" w:rsidRDefault="00B85A7D" w:rsidP="00165B87">
      <w:pPr>
        <w:widowControl w:val="0"/>
        <w:spacing w:before="120"/>
        <w:ind w:firstLine="0"/>
        <w:rPr>
          <w:lang w:val="en-US"/>
        </w:rPr>
      </w:pPr>
    </w:p>
    <w:p w14:paraId="2D1D0F07" w14:textId="2D040D43" w:rsidR="002B686D" w:rsidRDefault="002B686D" w:rsidP="00165B87">
      <w:pPr>
        <w:widowControl w:val="0"/>
        <w:spacing w:before="120"/>
        <w:ind w:firstLine="720"/>
        <w:rPr>
          <w:lang w:val="en-US"/>
        </w:rPr>
      </w:pPr>
      <w:r>
        <w:rPr>
          <w:lang w:val="en-US"/>
        </w:rPr>
        <w:t xml:space="preserve">Therefore, if the desalination system must be </w:t>
      </w:r>
      <w:del w:id="1482" w:author="Kleber Marques Lisboa" w:date="2023-10-25T15:20:00Z">
        <w:r w:rsidDel="006C581F">
          <w:rPr>
            <w:lang w:val="en-US"/>
          </w:rPr>
          <w:delText xml:space="preserve">implanted </w:delText>
        </w:r>
      </w:del>
      <w:ins w:id="1483" w:author="Kleber Marques Lisboa" w:date="2023-10-25T15:20:00Z">
        <w:r w:rsidR="006C581F">
          <w:rPr>
            <w:lang w:val="en-US"/>
          </w:rPr>
          <w:t xml:space="preserve">implemented </w:t>
        </w:r>
      </w:ins>
      <w:r>
        <w:rPr>
          <w:lang w:val="en-US"/>
        </w:rPr>
        <w:t xml:space="preserve">in areas with hydrologic seasonal stress, as the semi-arid region of the Brazilian northeastern, </w:t>
      </w:r>
      <w:r w:rsidR="00480989">
        <w:rPr>
          <w:lang w:val="en-US"/>
        </w:rPr>
        <w:t>the results point out that the semi-batch could be the preferred choice for brackish water desalination, since the main interest is</w:t>
      </w:r>
      <w:r w:rsidR="000B69B7">
        <w:rPr>
          <w:lang w:val="en-US"/>
        </w:rPr>
        <w:t xml:space="preserve"> in</w:t>
      </w:r>
      <w:r w:rsidR="00480989">
        <w:rPr>
          <w:lang w:val="en-US"/>
        </w:rPr>
        <w:t xml:space="preserve"> saving salt water from the well. Of course, the cost related to pumps and other intrinsic accessories for each operating modes must be considered in a more general thermo-economic analysis.</w:t>
      </w:r>
    </w:p>
    <w:p w14:paraId="0AD6B142" w14:textId="02816E60" w:rsidR="00480989" w:rsidRPr="008B6A89" w:rsidRDefault="000B69B7" w:rsidP="00165B87">
      <w:pPr>
        <w:pStyle w:val="PargrafodaLista"/>
        <w:numPr>
          <w:ilvl w:val="0"/>
          <w:numId w:val="12"/>
        </w:numPr>
        <w:ind w:left="567" w:hanging="567"/>
        <w:rPr>
          <w:b/>
          <w:bCs/>
          <w:lang w:val="en-US"/>
        </w:rPr>
      </w:pPr>
      <w:r>
        <w:rPr>
          <w:b/>
          <w:bCs/>
          <w:lang w:val="en-US"/>
        </w:rPr>
        <w:t>Conclusions</w:t>
      </w:r>
    </w:p>
    <w:p w14:paraId="192DFF24" w14:textId="242A8FA7" w:rsidR="006856D0" w:rsidRPr="006856D0" w:rsidRDefault="00356DF8" w:rsidP="00165B87">
      <w:pPr>
        <w:spacing w:before="120"/>
        <w:rPr>
          <w:color w:val="FF0000"/>
          <w:spacing w:val="-3"/>
          <w:lang w:val="en-US"/>
        </w:rPr>
      </w:pPr>
      <w:r w:rsidRPr="000B69B7">
        <w:rPr>
          <w:rFonts w:eastAsia="Arial"/>
          <w:lang w:val="en-US"/>
        </w:rPr>
        <w:t xml:space="preserve">The present work developed </w:t>
      </w:r>
      <w:r w:rsidR="000B69B7" w:rsidRPr="000B69B7">
        <w:rPr>
          <w:rFonts w:eastAsia="Arial"/>
          <w:lang w:val="en-US"/>
        </w:rPr>
        <w:t xml:space="preserve">a </w:t>
      </w:r>
      <w:r w:rsidRPr="000B69B7">
        <w:rPr>
          <w:rFonts w:eastAsia="Arial"/>
          <w:lang w:val="en-US"/>
        </w:rPr>
        <w:t xml:space="preserve">mathematical modeling and computer simulation of a DCMD desalination system with double heat recovery </w:t>
      </w:r>
      <w:del w:id="1484" w:author="Kleber Marques Lisboa" w:date="2023-10-25T15:21:00Z">
        <w:r w:rsidRPr="000B69B7" w:rsidDel="006C581F">
          <w:rPr>
            <w:rFonts w:eastAsia="Arial"/>
            <w:lang w:val="en-US"/>
          </w:rPr>
          <w:delText>(</w:delText>
        </w:r>
      </w:del>
      <w:r w:rsidRPr="000B69B7">
        <w:rPr>
          <w:rFonts w:eastAsia="Arial"/>
          <w:lang w:val="en-US"/>
        </w:rPr>
        <w:t>from the distillate stream and the feed stream</w:t>
      </w:r>
      <w:del w:id="1485" w:author="Kleber Marques Lisboa" w:date="2023-10-25T15:21:00Z">
        <w:r w:rsidRPr="000B69B7" w:rsidDel="006C581F">
          <w:rPr>
            <w:rFonts w:eastAsia="Arial"/>
            <w:lang w:val="en-US"/>
          </w:rPr>
          <w:delText>)</w:delText>
        </w:r>
      </w:del>
      <w:r w:rsidRPr="000B69B7">
        <w:rPr>
          <w:rFonts w:eastAsia="Arial"/>
          <w:lang w:val="en-US"/>
        </w:rPr>
        <w:t xml:space="preserve">, </w:t>
      </w:r>
      <w:ins w:id="1486" w:author="Kleber Marques Lisboa" w:date="2023-10-25T15:21:00Z">
        <w:r w:rsidR="006C581F">
          <w:rPr>
            <w:rFonts w:eastAsia="Arial"/>
            <w:lang w:val="en-US"/>
          </w:rPr>
          <w:t xml:space="preserve">together </w:t>
        </w:r>
      </w:ins>
      <w:r w:rsidRPr="000B69B7">
        <w:rPr>
          <w:rFonts w:eastAsia="Arial"/>
          <w:lang w:val="en-US"/>
        </w:rPr>
        <w:t xml:space="preserve">with </w:t>
      </w:r>
      <w:r w:rsidR="000B69B7">
        <w:rPr>
          <w:rFonts w:eastAsia="Arial"/>
          <w:lang w:val="en-US"/>
        </w:rPr>
        <w:t xml:space="preserve">total or </w:t>
      </w:r>
      <w:r w:rsidRPr="000B69B7">
        <w:rPr>
          <w:rFonts w:eastAsia="Arial"/>
          <w:lang w:val="en-US"/>
        </w:rPr>
        <w:t>partial recirculation of the retentate</w:t>
      </w:r>
      <w:r w:rsidR="000967FA">
        <w:rPr>
          <w:rFonts w:eastAsia="Arial"/>
          <w:lang w:val="en-US"/>
        </w:rPr>
        <w:t xml:space="preserve">. The main goal was to employ the developed </w:t>
      </w:r>
      <w:r w:rsidR="00F63055">
        <w:rPr>
          <w:rFonts w:eastAsia="Arial"/>
          <w:lang w:val="en-US"/>
        </w:rPr>
        <w:t xml:space="preserve">code to </w:t>
      </w:r>
      <w:r w:rsidRPr="000B69B7">
        <w:rPr>
          <w:rFonts w:eastAsia="Arial"/>
          <w:lang w:val="en-US"/>
        </w:rPr>
        <w:t xml:space="preserve">identify </w:t>
      </w:r>
      <w:r w:rsidR="000B69B7">
        <w:rPr>
          <w:rFonts w:eastAsia="Arial"/>
          <w:lang w:val="en-US"/>
        </w:rPr>
        <w:t xml:space="preserve">the best scenarios </w:t>
      </w:r>
      <w:r w:rsidR="004F0935">
        <w:rPr>
          <w:rFonts w:eastAsia="Arial"/>
          <w:lang w:val="en-US"/>
        </w:rPr>
        <w:t xml:space="preserve">for </w:t>
      </w:r>
      <w:r w:rsidR="000B69B7">
        <w:rPr>
          <w:rFonts w:eastAsia="Arial"/>
          <w:lang w:val="en-US"/>
        </w:rPr>
        <w:t xml:space="preserve">operation </w:t>
      </w:r>
      <w:r w:rsidR="004F0935">
        <w:rPr>
          <w:rFonts w:eastAsia="Arial"/>
          <w:lang w:val="en-US"/>
        </w:rPr>
        <w:t xml:space="preserve">of the system </w:t>
      </w:r>
      <w:r w:rsidR="000B69B7">
        <w:rPr>
          <w:rFonts w:eastAsia="Arial"/>
          <w:lang w:val="en-US"/>
        </w:rPr>
        <w:t xml:space="preserve">in terms of maximizing </w:t>
      </w:r>
      <w:r w:rsidR="004F0935">
        <w:rPr>
          <w:rFonts w:eastAsia="Arial"/>
          <w:lang w:val="en-US"/>
        </w:rPr>
        <w:t xml:space="preserve">its </w:t>
      </w:r>
      <w:r w:rsidRPr="000B69B7">
        <w:rPr>
          <w:rFonts w:eastAsia="Arial"/>
          <w:lang w:val="en-US"/>
        </w:rPr>
        <w:t xml:space="preserve">thermal efficiency </w:t>
      </w:r>
      <w:r w:rsidR="004F0935">
        <w:rPr>
          <w:rFonts w:eastAsia="Arial"/>
          <w:lang w:val="en-US"/>
        </w:rPr>
        <w:t xml:space="preserve">at the same time </w:t>
      </w:r>
      <w:r w:rsidRPr="000B69B7">
        <w:rPr>
          <w:rFonts w:eastAsia="Arial"/>
          <w:lang w:val="en-US"/>
        </w:rPr>
        <w:t>minimizing the use of brackish water</w:t>
      </w:r>
      <w:r w:rsidR="004F0935">
        <w:rPr>
          <w:rFonts w:eastAsia="Arial"/>
          <w:lang w:val="en-US"/>
        </w:rPr>
        <w:t xml:space="preserve"> from wells</w:t>
      </w:r>
      <w:r w:rsidRPr="000B69B7">
        <w:rPr>
          <w:rFonts w:eastAsia="Arial"/>
          <w:lang w:val="en-US"/>
        </w:rPr>
        <w:t>, seeking optimized production of the amount of distilled water.</w:t>
      </w:r>
      <w:del w:id="1487" w:author="Kleber Marques Lisboa" w:date="2023-10-25T15:21:00Z">
        <w:r w:rsidR="006856D0" w:rsidDel="006C581F">
          <w:rPr>
            <w:rFonts w:eastAsia="Arial"/>
            <w:lang w:val="en-US"/>
          </w:rPr>
          <w:delText xml:space="preserve"> </w:delText>
        </w:r>
      </w:del>
    </w:p>
    <w:p w14:paraId="5389A184" w14:textId="5BC1704B" w:rsidR="006856D0" w:rsidRDefault="00356DF8" w:rsidP="00165B87">
      <w:pPr>
        <w:spacing w:before="120"/>
        <w:rPr>
          <w:rFonts w:eastAsia="Arial"/>
          <w:lang w:val="en-US"/>
        </w:rPr>
      </w:pPr>
      <w:commentRangeStart w:id="1488"/>
      <w:r w:rsidRPr="006856D0">
        <w:rPr>
          <w:rFonts w:eastAsia="Arial"/>
          <w:lang w:val="en-US"/>
        </w:rPr>
        <w:t xml:space="preserve">In </w:t>
      </w:r>
      <w:r w:rsidR="00F63055">
        <w:rPr>
          <w:rFonts w:eastAsia="Arial"/>
          <w:lang w:val="en-US"/>
        </w:rPr>
        <w:t>general</w:t>
      </w:r>
      <w:r w:rsidRPr="006856D0">
        <w:rPr>
          <w:rFonts w:eastAsia="Arial"/>
          <w:lang w:val="en-US"/>
        </w:rPr>
        <w:t>, the following conclusions can be summarized from the present result</w:t>
      </w:r>
      <w:r w:rsidR="00F63055">
        <w:rPr>
          <w:rFonts w:eastAsia="Arial"/>
          <w:lang w:val="en-US"/>
        </w:rPr>
        <w:t>s</w:t>
      </w:r>
      <w:r w:rsidRPr="006856D0">
        <w:rPr>
          <w:rFonts w:eastAsia="Arial"/>
          <w:lang w:val="en-US"/>
        </w:rPr>
        <w:t>:</w:t>
      </w:r>
    </w:p>
    <w:p w14:paraId="30E7F8A0" w14:textId="77777777" w:rsidR="006856D0" w:rsidRDefault="00356DF8" w:rsidP="00165B87">
      <w:pPr>
        <w:pStyle w:val="PargrafodaLista"/>
        <w:numPr>
          <w:ilvl w:val="0"/>
          <w:numId w:val="15"/>
        </w:numPr>
        <w:spacing w:before="120"/>
        <w:ind w:left="993" w:hanging="426"/>
        <w:rPr>
          <w:rFonts w:eastAsia="Arial"/>
          <w:lang w:val="en-US"/>
        </w:rPr>
      </w:pPr>
      <w:r w:rsidRPr="006856D0">
        <w:rPr>
          <w:rFonts w:eastAsia="Arial"/>
          <w:lang w:val="en-US"/>
        </w:rPr>
        <w:t>heat recovery from the distillate stream already produces a significant increase in the energy efficiency of the desalination system, being a mandatory condition for operation of DCMD-based systems;</w:t>
      </w:r>
    </w:p>
    <w:p w14:paraId="6362BD2B" w14:textId="22A36634" w:rsidR="006856D0" w:rsidRDefault="00356DF8" w:rsidP="00165B87">
      <w:pPr>
        <w:pStyle w:val="PargrafodaLista"/>
        <w:numPr>
          <w:ilvl w:val="0"/>
          <w:numId w:val="15"/>
        </w:numPr>
        <w:spacing w:before="120"/>
        <w:ind w:left="993" w:hanging="426"/>
        <w:rPr>
          <w:rFonts w:eastAsia="Arial"/>
          <w:lang w:val="en-US"/>
        </w:rPr>
      </w:pPr>
      <w:r w:rsidRPr="006856D0">
        <w:rPr>
          <w:rFonts w:eastAsia="Arial"/>
          <w:lang w:val="en-US"/>
        </w:rPr>
        <w:t>use of an additional heat exchanger to recover heat from the retentate stream also improves the energy efficiency of the process</w:t>
      </w:r>
      <w:r w:rsidR="004F0935" w:rsidRPr="006856D0">
        <w:rPr>
          <w:rFonts w:eastAsia="Arial"/>
          <w:lang w:val="en-US"/>
        </w:rPr>
        <w:t>, especially when the system operates in the FLR condition with mass flow rate near the critical mass flow rate</w:t>
      </w:r>
      <w:r w:rsidRPr="006856D0">
        <w:rPr>
          <w:rFonts w:eastAsia="Arial"/>
          <w:lang w:val="en-US"/>
        </w:rPr>
        <w:t>;</w:t>
      </w:r>
    </w:p>
    <w:p w14:paraId="172BCD24" w14:textId="77777777" w:rsidR="006856D0" w:rsidRDefault="00356DF8" w:rsidP="00165B87">
      <w:pPr>
        <w:pStyle w:val="PargrafodaLista"/>
        <w:numPr>
          <w:ilvl w:val="0"/>
          <w:numId w:val="15"/>
        </w:numPr>
        <w:spacing w:before="120"/>
        <w:ind w:left="993" w:hanging="426"/>
        <w:rPr>
          <w:rFonts w:eastAsia="Arial"/>
          <w:lang w:val="en-US"/>
        </w:rPr>
      </w:pPr>
      <w:r w:rsidRPr="006856D0">
        <w:rPr>
          <w:rFonts w:eastAsia="Arial"/>
          <w:lang w:val="en-US"/>
        </w:rPr>
        <w:t>peaks in GOR values and lows in SEC values can be observed when the well and an external heat exchanger coupled to its stream operate simultaneously</w:t>
      </w:r>
      <w:r w:rsidR="006856D0" w:rsidRPr="006856D0">
        <w:rPr>
          <w:rFonts w:eastAsia="Arial"/>
          <w:lang w:val="en-US"/>
        </w:rPr>
        <w:t>, so double heat recovery and partial recirculation of the retentate play an important role in the competitiveness of the membrane distillation process compared to other forms of desalination, especially in long operation processes</w:t>
      </w:r>
      <w:r w:rsidRPr="006856D0">
        <w:rPr>
          <w:rFonts w:eastAsia="Arial"/>
          <w:lang w:val="en-US"/>
        </w:rPr>
        <w:t>;</w:t>
      </w:r>
    </w:p>
    <w:p w14:paraId="41C05C6A" w14:textId="77777777" w:rsidR="006856D0" w:rsidRDefault="00356DF8" w:rsidP="00165B87">
      <w:pPr>
        <w:pStyle w:val="PargrafodaLista"/>
        <w:numPr>
          <w:ilvl w:val="0"/>
          <w:numId w:val="15"/>
        </w:numPr>
        <w:spacing w:before="120"/>
        <w:ind w:left="993" w:hanging="426"/>
        <w:rPr>
          <w:rFonts w:eastAsia="Arial"/>
          <w:lang w:val="en-US"/>
        </w:rPr>
      </w:pPr>
      <w:r w:rsidRPr="006856D0">
        <w:rPr>
          <w:rFonts w:eastAsia="Arial"/>
          <w:lang w:val="en-US"/>
        </w:rPr>
        <w:t>the amount of heat supplied to the system is strongly impacted by the rejection fraction of the retentate stream</w:t>
      </w:r>
      <w:r w:rsidR="006856D0" w:rsidRPr="006856D0">
        <w:rPr>
          <w:rFonts w:eastAsia="Arial"/>
          <w:lang w:val="en-US"/>
        </w:rPr>
        <w:t>;</w:t>
      </w:r>
    </w:p>
    <w:p w14:paraId="2F4DC72B" w14:textId="77777777" w:rsidR="00AB2BB4" w:rsidRPr="00AB2BB4" w:rsidRDefault="006856D0" w:rsidP="00165B87">
      <w:pPr>
        <w:pStyle w:val="PargrafodaLista"/>
        <w:numPr>
          <w:ilvl w:val="0"/>
          <w:numId w:val="15"/>
        </w:numPr>
        <w:spacing w:before="120"/>
        <w:ind w:left="993" w:hanging="426"/>
        <w:rPr>
          <w:spacing w:val="-3"/>
          <w:lang w:val="en-US"/>
        </w:rPr>
      </w:pPr>
      <w:r w:rsidRPr="006856D0">
        <w:rPr>
          <w:rFonts w:eastAsia="Arial"/>
          <w:lang w:val="en-US"/>
        </w:rPr>
        <w:t>the system operating mode has a strong impact on the energy consumption and water recovery of the DCMD desalination system.</w:t>
      </w:r>
    </w:p>
    <w:p w14:paraId="4E42259A" w14:textId="08DB2FB2" w:rsidR="006856D0" w:rsidRPr="00AB2BB4" w:rsidRDefault="00AB2BB4" w:rsidP="00165B87">
      <w:pPr>
        <w:pStyle w:val="PargrafodaLista"/>
        <w:numPr>
          <w:ilvl w:val="0"/>
          <w:numId w:val="15"/>
        </w:numPr>
        <w:spacing w:before="120"/>
        <w:ind w:left="993" w:hanging="426"/>
        <w:rPr>
          <w:spacing w:val="-3"/>
          <w:lang w:val="en-US"/>
        </w:rPr>
      </w:pPr>
      <w:r w:rsidRPr="00AB2BB4">
        <w:rPr>
          <w:lang w:val="en-US"/>
        </w:rPr>
        <w:t xml:space="preserve">The lowest specific thermal energy cost is associated with the batch operation mode of the desalination plant, however, in regions with hydrologic seasonal stress, the results point out that the semi-batch could be the preferred choice for brackish water saving. </w:t>
      </w:r>
      <w:r w:rsidR="006856D0" w:rsidRPr="00AB2BB4">
        <w:rPr>
          <w:rFonts w:eastAsia="Arial"/>
          <w:lang w:val="en-US"/>
        </w:rPr>
        <w:t xml:space="preserve">Therefore, its choice must be based </w:t>
      </w:r>
      <w:r w:rsidR="00A15EA4" w:rsidRPr="00AB2BB4">
        <w:rPr>
          <w:rFonts w:eastAsia="Arial"/>
          <w:lang w:val="en-US"/>
        </w:rPr>
        <w:t>on</w:t>
      </w:r>
      <w:r w:rsidR="006856D0" w:rsidRPr="00AB2BB4">
        <w:rPr>
          <w:rFonts w:eastAsia="Arial"/>
          <w:lang w:val="en-US"/>
        </w:rPr>
        <w:t xml:space="preserve"> information as where the system has to be implanted and what are the availability of energy and brackish water salinity.</w:t>
      </w:r>
      <w:commentRangeEnd w:id="1488"/>
      <w:r w:rsidR="0067118B" w:rsidRPr="00AB2BB4">
        <w:rPr>
          <w:rStyle w:val="Refdecomentrio"/>
          <w:spacing w:val="-3"/>
          <w:sz w:val="24"/>
          <w:szCs w:val="24"/>
          <w:lang w:val="en-US"/>
        </w:rPr>
        <w:commentReference w:id="1488"/>
      </w:r>
    </w:p>
    <w:p w14:paraId="2D002A9F" w14:textId="55C6876F" w:rsidR="00F63055" w:rsidRDefault="00081832" w:rsidP="00165B87">
      <w:pPr>
        <w:spacing w:before="120"/>
        <w:rPr>
          <w:lang w:val="en-US"/>
        </w:rPr>
      </w:pPr>
      <w:r w:rsidRPr="000967FA">
        <w:rPr>
          <w:rFonts w:eastAsia="Arial"/>
          <w:lang w:val="en-US"/>
        </w:rPr>
        <w:t xml:space="preserve">It should be clear, however, that to be conclusive a more in-depth study involving </w:t>
      </w:r>
      <w:r w:rsidR="00A15EA4">
        <w:rPr>
          <w:rFonts w:eastAsia="Arial"/>
          <w:lang w:val="en-US"/>
        </w:rPr>
        <w:t xml:space="preserve">environment and </w:t>
      </w:r>
      <w:r w:rsidRPr="000967FA">
        <w:rPr>
          <w:rFonts w:eastAsia="Arial"/>
          <w:lang w:val="en-US"/>
        </w:rPr>
        <w:t>economic aspects should be carried out.</w:t>
      </w:r>
      <w:r w:rsidR="00F63055">
        <w:rPr>
          <w:rFonts w:eastAsia="Arial"/>
          <w:lang w:val="en-US"/>
        </w:rPr>
        <w:t xml:space="preserve"> Extension to other desalination </w:t>
      </w:r>
      <w:r w:rsidR="00F63055" w:rsidRPr="008B6A89">
        <w:rPr>
          <w:lang w:val="en-US"/>
        </w:rPr>
        <w:t xml:space="preserve">MD </w:t>
      </w:r>
      <w:r w:rsidR="00F63055">
        <w:rPr>
          <w:lang w:val="en-US"/>
        </w:rPr>
        <w:t xml:space="preserve">methods, like AGMD and V-AGMD, are currently in development, in order to simulate the entire </w:t>
      </w:r>
      <w:r w:rsidR="00F63055" w:rsidRPr="008B6A89">
        <w:rPr>
          <w:lang w:val="en-US"/>
        </w:rPr>
        <w:t xml:space="preserve">experimental </w:t>
      </w:r>
      <w:r w:rsidR="00F63055">
        <w:rPr>
          <w:lang w:val="en-US"/>
        </w:rPr>
        <w:t>TRL-6 desalination unit installed</w:t>
      </w:r>
      <w:r w:rsidR="00F63055" w:rsidRPr="008B6A89">
        <w:rPr>
          <w:lang w:val="en-US"/>
        </w:rPr>
        <w:t xml:space="preserve"> in </w:t>
      </w:r>
      <w:r w:rsidR="00F63055">
        <w:rPr>
          <w:lang w:val="en-US"/>
        </w:rPr>
        <w:t xml:space="preserve">the </w:t>
      </w:r>
      <w:r w:rsidR="00F63055" w:rsidRPr="008B6A89">
        <w:rPr>
          <w:lang w:val="en-US"/>
        </w:rPr>
        <w:t>LabMEMS/UFRJ</w:t>
      </w:r>
      <w:r w:rsidR="00A15EA4">
        <w:rPr>
          <w:lang w:val="en-US"/>
        </w:rPr>
        <w:t>, which operates in a controlling method based on the volume of the collector tank.</w:t>
      </w:r>
    </w:p>
    <w:p w14:paraId="7B7F481D" w14:textId="77777777" w:rsidR="00A15EA4" w:rsidRDefault="00A15EA4">
      <w:pPr>
        <w:spacing w:before="120"/>
        <w:ind w:firstLine="0"/>
        <w:rPr>
          <w:lang w:val="en-US"/>
        </w:rPr>
        <w:pPrChange w:id="1489" w:author="Kleber Marques Lisboa" w:date="2023-10-25T15:22:00Z">
          <w:pPr>
            <w:spacing w:before="120"/>
          </w:pPr>
        </w:pPrChange>
      </w:pPr>
    </w:p>
    <w:p w14:paraId="5E89F54F" w14:textId="0EE30E09" w:rsidR="000B69B7" w:rsidRPr="008B6A89" w:rsidRDefault="000B69B7" w:rsidP="00165B87">
      <w:pPr>
        <w:pStyle w:val="PargrafodaLista"/>
        <w:numPr>
          <w:ilvl w:val="0"/>
          <w:numId w:val="12"/>
        </w:numPr>
        <w:ind w:left="567" w:hanging="567"/>
        <w:rPr>
          <w:b/>
          <w:bCs/>
          <w:lang w:val="en-US"/>
        </w:rPr>
      </w:pPr>
      <w:commentRangeStart w:id="1490"/>
      <w:r>
        <w:rPr>
          <w:b/>
          <w:bCs/>
          <w:lang w:val="en-US"/>
        </w:rPr>
        <w:t>References</w:t>
      </w:r>
      <w:commentRangeEnd w:id="1490"/>
      <w:r w:rsidR="005E7C76" w:rsidRPr="008B6A89">
        <w:rPr>
          <w:rStyle w:val="Refdecomentrio"/>
          <w:b/>
          <w:bCs/>
          <w:sz w:val="24"/>
          <w:szCs w:val="24"/>
          <w:lang w:val="en-US"/>
        </w:rPr>
        <w:commentReference w:id="1490"/>
      </w:r>
    </w:p>
    <w:p w14:paraId="339A5754" w14:textId="77777777" w:rsidR="00C81062" w:rsidRPr="00AB2BB4" w:rsidRDefault="00C81062" w:rsidP="00165B87">
      <w:pPr>
        <w:autoSpaceDE w:val="0"/>
        <w:autoSpaceDN w:val="0"/>
        <w:adjustRightInd w:val="0"/>
        <w:spacing w:after="0"/>
        <w:ind w:firstLine="540"/>
        <w:rPr>
          <w:lang w:val="en-US"/>
        </w:rPr>
      </w:pPr>
      <w:r w:rsidRPr="00AB2BB4">
        <w:rPr>
          <w:lang w:val="en-US"/>
        </w:rPr>
        <w:t>Alkhudhiri, A., Darwish, N., Hilal, N. Membrane distillation: A comprehensive review. Desalination, 287, pp. 2-18, 2012.</w:t>
      </w:r>
    </w:p>
    <w:p w14:paraId="182B01B3" w14:textId="77777777" w:rsidR="00C81062" w:rsidRPr="00AB2BB4" w:rsidRDefault="00C81062" w:rsidP="00165B87">
      <w:pPr>
        <w:autoSpaceDE w:val="0"/>
        <w:autoSpaceDN w:val="0"/>
        <w:adjustRightInd w:val="0"/>
        <w:spacing w:after="0"/>
        <w:ind w:firstLine="540"/>
        <w:rPr>
          <w:lang w:val="en-US"/>
        </w:rPr>
      </w:pPr>
      <w:r w:rsidRPr="00AB2BB4">
        <w:rPr>
          <w:lang w:val="en-US"/>
        </w:rPr>
        <w:t>Al-Obaidani, S., Crucio, E, Macedonio, F., Profio, G.D., Al-Hinai H., Drioli, E. Potential of membrane distillation in seawater desalination: thermal efficiency, sensitivity study and cost estimation. J. Memb. Sci., 323 (1), pp. 85-98, 2008.</w:t>
      </w:r>
    </w:p>
    <w:p w14:paraId="44ECFA22" w14:textId="77777777" w:rsidR="00C81062" w:rsidRPr="00AB2BB4" w:rsidRDefault="00C81062" w:rsidP="00165B87">
      <w:pPr>
        <w:autoSpaceDE w:val="0"/>
        <w:autoSpaceDN w:val="0"/>
        <w:adjustRightInd w:val="0"/>
        <w:spacing w:after="0"/>
        <w:ind w:firstLine="540"/>
        <w:rPr>
          <w:lang w:val="en-US"/>
        </w:rPr>
      </w:pPr>
      <w:r w:rsidRPr="00AB2BB4">
        <w:rPr>
          <w:lang w:val="en-US"/>
        </w:rPr>
        <w:t>Beeckman, J. Mathematical description of heterogeneous materials. Chem. Eng. Sci., 45, pp. 2603-2610, 1990.</w:t>
      </w:r>
    </w:p>
    <w:p w14:paraId="31195524" w14:textId="77777777" w:rsidR="00C81062" w:rsidRPr="00AB2BB4" w:rsidRDefault="00C81062" w:rsidP="00165B87">
      <w:pPr>
        <w:autoSpaceDE w:val="0"/>
        <w:autoSpaceDN w:val="0"/>
        <w:adjustRightInd w:val="0"/>
        <w:spacing w:after="0"/>
        <w:ind w:firstLine="540"/>
        <w:rPr>
          <w:lang w:val="en-US"/>
        </w:rPr>
      </w:pPr>
      <w:r w:rsidRPr="00AB2BB4">
        <w:rPr>
          <w:lang w:val="en-US"/>
        </w:rPr>
        <w:t>Bruggeman, D.A.G. Calculation of Different Physical Constants of Heterogeneous Substances I: Dielectric Constant and Conductivity of Media of Isotropic Substances. Ann. Phys. Series-5, 24, pp. 636-664, 1935.</w:t>
      </w:r>
    </w:p>
    <w:p w14:paraId="33E4125B" w14:textId="77777777" w:rsidR="00C81062" w:rsidRPr="00AB2BB4" w:rsidRDefault="00C81062" w:rsidP="00165B87">
      <w:pPr>
        <w:spacing w:after="0"/>
        <w:ind w:firstLine="540"/>
        <w:rPr>
          <w:rFonts w:eastAsia="Arial"/>
          <w:lang w:val="en-US"/>
        </w:rPr>
      </w:pPr>
      <w:r w:rsidRPr="00AB2BB4">
        <w:rPr>
          <w:rFonts w:eastAsia="Arial"/>
          <w:lang w:val="en-US"/>
        </w:rPr>
        <w:t>Charcosset, C. A review of membrane processes and renewable energies for desalination. Desalination, 245, pp. 214-231, 2009.</w:t>
      </w:r>
    </w:p>
    <w:p w14:paraId="4FA10373" w14:textId="77777777" w:rsidR="00C81062" w:rsidRPr="00AB2BB4" w:rsidRDefault="00C81062" w:rsidP="00165B87">
      <w:pPr>
        <w:spacing w:after="0"/>
        <w:ind w:firstLine="540"/>
        <w:rPr>
          <w:rFonts w:eastAsia="Arial"/>
          <w:lang w:val="en-US"/>
        </w:rPr>
      </w:pPr>
      <w:r w:rsidRPr="00AB2BB4">
        <w:rPr>
          <w:rFonts w:eastAsia="Arial"/>
          <w:lang w:val="en-US"/>
        </w:rPr>
        <w:t>Christie, K.S.S., Horseman, T., Shihong, L. Energy efficiency of membrane distillation: simplified analysis, heat recovery and the use of waster-heat. Environment International, 138, 2020, 105588.</w:t>
      </w:r>
    </w:p>
    <w:p w14:paraId="6F0E3D2C" w14:textId="77777777" w:rsidR="00C81062" w:rsidRPr="00AB2BB4" w:rsidRDefault="00C81062" w:rsidP="00165B87">
      <w:pPr>
        <w:autoSpaceDE w:val="0"/>
        <w:autoSpaceDN w:val="0"/>
        <w:adjustRightInd w:val="0"/>
        <w:spacing w:after="0"/>
        <w:ind w:firstLine="540"/>
        <w:rPr>
          <w:rFonts w:eastAsia="CharisSIL"/>
          <w:lang w:val="en-US"/>
        </w:rPr>
      </w:pPr>
      <w:r w:rsidRPr="00AB2BB4">
        <w:rPr>
          <w:rFonts w:eastAsia="CharisSIL"/>
          <w:lang w:val="en-US"/>
        </w:rPr>
        <w:t>Chung, S., Seo, C.D., Lee, H., Choi, J.H., Chung, J. Design strategy for networking membrane module and heat exchanger for direct contact membrane distillation process in seawater desalination. Desalination, 349, pp. 126-135, 2014.</w:t>
      </w:r>
    </w:p>
    <w:p w14:paraId="104DBE7E" w14:textId="77777777" w:rsidR="00C81062" w:rsidRPr="00AB2BB4" w:rsidRDefault="00C81062" w:rsidP="00165B87">
      <w:pPr>
        <w:spacing w:after="0"/>
        <w:ind w:firstLine="540"/>
        <w:rPr>
          <w:rFonts w:eastAsia="Arial"/>
          <w:lang w:val="en-US"/>
        </w:rPr>
      </w:pPr>
      <w:r w:rsidRPr="00AB2BB4">
        <w:rPr>
          <w:rFonts w:eastAsia="Arial"/>
          <w:lang w:val="en-US"/>
        </w:rPr>
        <w:t>Curcio, E., Drioli, E. Membrane distillation and related operations – a review. Dep. Purif. Rev., 34, pp. 3586, 2005.</w:t>
      </w:r>
    </w:p>
    <w:p w14:paraId="1191A4D8" w14:textId="317748F3" w:rsidR="0049583D" w:rsidRPr="00AB2BB4" w:rsidRDefault="0049583D" w:rsidP="00165B87">
      <w:pPr>
        <w:spacing w:after="0"/>
        <w:ind w:firstLine="540"/>
        <w:rPr>
          <w:rFonts w:eastAsia="Arial"/>
          <w:lang w:val="en-US"/>
        </w:rPr>
      </w:pPr>
      <w:r w:rsidRPr="00AB2BB4">
        <w:rPr>
          <w:rFonts w:eastAsia="Arial"/>
          <w:lang w:val="en-US"/>
        </w:rPr>
        <w:t>Curcino, I.V., Costa Júnior, P.R.S., Cárdenas Gómez, A.O., Peñaranda Chenche, L.E., Lima, J.A., Naveira-Cotta, C.P., Cotta, R.M. Analysis of effective thermal conductivity and tortuosity modeling in membrane distillation simulation, Micro and Nano Engineering, 17, 100165, 2022.</w:t>
      </w:r>
    </w:p>
    <w:p w14:paraId="58BAA421" w14:textId="77777777" w:rsidR="00C81062" w:rsidRPr="00AB2BB4" w:rsidRDefault="00C81062" w:rsidP="00165B87">
      <w:pPr>
        <w:spacing w:after="0"/>
        <w:ind w:firstLine="540"/>
        <w:rPr>
          <w:rFonts w:eastAsia="Arial"/>
          <w:lang w:val="en-US"/>
        </w:rPr>
      </w:pPr>
      <w:r w:rsidRPr="00AB2BB4">
        <w:rPr>
          <w:rFonts w:eastAsia="Arial"/>
          <w:lang w:val="en-US"/>
        </w:rPr>
        <w:t>Drioli, E., Ali, A., Macedonio, F. Membrane distillation: Recent developments and perspectives. Desalination, 356, pp. 56-84, 2015.</w:t>
      </w:r>
    </w:p>
    <w:p w14:paraId="2517DCB0" w14:textId="1066C501" w:rsidR="00906891" w:rsidRPr="00AB2BB4" w:rsidRDefault="00906891" w:rsidP="00165B87">
      <w:pPr>
        <w:autoSpaceDE w:val="0"/>
        <w:autoSpaceDN w:val="0"/>
        <w:adjustRightInd w:val="0"/>
        <w:spacing w:after="0"/>
        <w:ind w:firstLine="540"/>
        <w:rPr>
          <w:lang w:val="en-US"/>
        </w:rPr>
      </w:pPr>
      <w:r w:rsidRPr="00AB2BB4">
        <w:rPr>
          <w:lang w:val="en-US"/>
        </w:rPr>
        <w:t>Duong, H.C., Cooper, P., Nelemans, B., Cath, T.Y., Nghiem, L.D. Optimising thermal efficiency of direct contact membrane distillation by brine recycling for small-scale seawater desalination. Desalination, 374, pp. 1-9, 2015.</w:t>
      </w:r>
    </w:p>
    <w:p w14:paraId="71A61F64" w14:textId="17ADF4C3" w:rsidR="00D07CC2" w:rsidRPr="00AB2BB4" w:rsidRDefault="00D07CC2" w:rsidP="00165B87">
      <w:pPr>
        <w:autoSpaceDE w:val="0"/>
        <w:autoSpaceDN w:val="0"/>
        <w:adjustRightInd w:val="0"/>
        <w:spacing w:after="0"/>
        <w:ind w:firstLine="540"/>
        <w:rPr>
          <w:lang w:val="en-US"/>
        </w:rPr>
      </w:pPr>
      <w:r w:rsidRPr="00AB2BB4">
        <w:rPr>
          <w:lang w:val="en-US"/>
        </w:rPr>
        <w:t>Elias-Kohav, T., Moshe, S., Avnir, D. Steady-state diffusion and reactions in catalytic fractal porous media. Chemical Engineering Science, 46 (11), pp. 2787-2798, 1991.</w:t>
      </w:r>
    </w:p>
    <w:p w14:paraId="66167D2D" w14:textId="77777777" w:rsidR="00C81062" w:rsidRPr="00AB2BB4" w:rsidRDefault="00C81062" w:rsidP="00165B87">
      <w:pPr>
        <w:spacing w:after="0"/>
        <w:ind w:firstLine="540"/>
        <w:rPr>
          <w:rFonts w:eastAsia="Arial"/>
          <w:lang w:val="en-US"/>
        </w:rPr>
      </w:pPr>
      <w:r w:rsidRPr="00AB2BB4">
        <w:rPr>
          <w:rFonts w:eastAsia="Arial"/>
          <w:lang w:val="en-US"/>
        </w:rPr>
        <w:t>Elimech, M., Phillip, W.A. The future of seawater desalination: Energy, Technology and the Environment. Science, 333, pp. 712-717, 2011.</w:t>
      </w:r>
    </w:p>
    <w:p w14:paraId="07CD2348" w14:textId="77777777" w:rsidR="00C81062" w:rsidRPr="00AB2BB4" w:rsidRDefault="00C81062" w:rsidP="00165B87">
      <w:pPr>
        <w:autoSpaceDE w:val="0"/>
        <w:autoSpaceDN w:val="0"/>
        <w:adjustRightInd w:val="0"/>
        <w:spacing w:after="0"/>
        <w:ind w:firstLine="540"/>
        <w:rPr>
          <w:lang w:val="en-US"/>
        </w:rPr>
      </w:pPr>
      <w:r w:rsidRPr="00AB2BB4">
        <w:rPr>
          <w:lang w:val="en-US"/>
        </w:rPr>
        <w:t>Fan, H, Peng, Y. Application of symmetric PVDF membranes in desalination and comparison of the VMD and DCMD processes. Chem. Eng. Sci., 79, pp. 94-102, 2012.</w:t>
      </w:r>
    </w:p>
    <w:p w14:paraId="63CF4544" w14:textId="77777777" w:rsidR="00C81062" w:rsidRPr="00AB2BB4" w:rsidRDefault="00C81062" w:rsidP="00165B87">
      <w:pPr>
        <w:autoSpaceDE w:val="0"/>
        <w:autoSpaceDN w:val="0"/>
        <w:adjustRightInd w:val="0"/>
        <w:spacing w:after="0"/>
        <w:ind w:firstLine="540"/>
        <w:rPr>
          <w:lang w:val="en-US"/>
        </w:rPr>
      </w:pPr>
      <w:r w:rsidRPr="00AB2BB4">
        <w:rPr>
          <w:lang w:val="en-US"/>
        </w:rPr>
        <w:t>Fane, A.G., Schofield, R.W., Fell, C.J.D. The efficient use of energy in membrane distillation. Desalination, 64, pp. 231-243, 1987.</w:t>
      </w:r>
    </w:p>
    <w:p w14:paraId="37F7E159" w14:textId="0FEF5F09" w:rsidR="00AB0432" w:rsidRPr="00AB2BB4" w:rsidRDefault="00AB0432" w:rsidP="00165B87">
      <w:pPr>
        <w:autoSpaceDE w:val="0"/>
        <w:autoSpaceDN w:val="0"/>
        <w:adjustRightInd w:val="0"/>
        <w:spacing w:after="0"/>
        <w:ind w:firstLine="540"/>
        <w:rPr>
          <w:lang w:val="en-US"/>
        </w:rPr>
      </w:pPr>
      <w:r w:rsidRPr="00AB2BB4">
        <w:rPr>
          <w:lang w:val="en-US"/>
        </w:rPr>
        <w:t>García-Payo, M.C., Izquierdo-Gil, M.A. Thermal resistance technique for measuring the thermal conductivity of thin microporous membranes. Journal of Physics D: Applied Physics, 37(21), pp. 3008–3016, 2004, https://doi.org/10.1088/0022-3727/37/21/011.</w:t>
      </w:r>
    </w:p>
    <w:p w14:paraId="21A11FD1" w14:textId="77777777" w:rsidR="00C81062" w:rsidRPr="00AB2BB4" w:rsidRDefault="00C81062" w:rsidP="00165B87">
      <w:pPr>
        <w:autoSpaceDE w:val="0"/>
        <w:autoSpaceDN w:val="0"/>
        <w:adjustRightInd w:val="0"/>
        <w:spacing w:after="0"/>
        <w:ind w:firstLine="540"/>
        <w:rPr>
          <w:lang w:val="en-US"/>
        </w:rPr>
      </w:pPr>
      <w:r w:rsidRPr="00AB2BB4">
        <w:rPr>
          <w:lang w:val="en-US"/>
        </w:rPr>
        <w:t>Ghanbarian, B., Hunt, A.G., Ewing, R.P., Sahimi, M. Tortuosity in porous media: a critical review. Soil Sci. Soc. Am. J., 77, pp. 1461-1477, 2013.</w:t>
      </w:r>
    </w:p>
    <w:p w14:paraId="3D4E4DCC" w14:textId="77777777" w:rsidR="00C81062" w:rsidRPr="00AB2BB4" w:rsidRDefault="00C81062" w:rsidP="00165B87">
      <w:pPr>
        <w:autoSpaceDE w:val="0"/>
        <w:autoSpaceDN w:val="0"/>
        <w:adjustRightInd w:val="0"/>
        <w:spacing w:after="0"/>
        <w:ind w:firstLine="540"/>
        <w:rPr>
          <w:lang w:val="en-US"/>
        </w:rPr>
      </w:pPr>
      <w:r w:rsidRPr="00AB2BB4">
        <w:rPr>
          <w:lang w:val="en-US"/>
        </w:rPr>
        <w:t>Gilron, J., Song, L.M., Sirkar, K.K. Design of cascade of crossflow direct contact membrane distillation. Ind. Eng. Chem. Res., 46 (8), pp. 2324-2334, 2007.</w:t>
      </w:r>
    </w:p>
    <w:p w14:paraId="000B5FC8" w14:textId="77777777" w:rsidR="00C81062" w:rsidRPr="00AB2BB4" w:rsidRDefault="00C81062" w:rsidP="00165B87">
      <w:pPr>
        <w:autoSpaceDE w:val="0"/>
        <w:autoSpaceDN w:val="0"/>
        <w:adjustRightInd w:val="0"/>
        <w:spacing w:after="0"/>
        <w:ind w:firstLine="540"/>
        <w:rPr>
          <w:lang w:val="en-US"/>
        </w:rPr>
      </w:pPr>
      <w:r w:rsidRPr="00AB2BB4">
        <w:rPr>
          <w:rFonts w:eastAsia="CharisSIL"/>
          <w:lang w:val="en-US"/>
        </w:rPr>
        <w:t>Gonzalez-Bravo, R., Elsayed, N.A., Ponce-Ortega, J.M., Napoles-Rivera, F., El-Halwagi, M.M. Optimal design of thermal membrane distillation systems with heat integration with process plants. Appl. Therm. Eng., 75, pp. 154-166, 2015.</w:t>
      </w:r>
    </w:p>
    <w:p w14:paraId="1FA0AC37" w14:textId="77777777" w:rsidR="00C81062" w:rsidRPr="00AB2BB4" w:rsidRDefault="00C81062" w:rsidP="00165B87">
      <w:pPr>
        <w:autoSpaceDE w:val="0"/>
        <w:autoSpaceDN w:val="0"/>
        <w:adjustRightInd w:val="0"/>
        <w:spacing w:after="0"/>
        <w:ind w:firstLine="540"/>
        <w:rPr>
          <w:lang w:val="en-US"/>
        </w:rPr>
      </w:pPr>
      <w:r w:rsidRPr="00AB2BB4">
        <w:rPr>
          <w:lang w:val="en-US"/>
        </w:rPr>
        <w:t>Gostoli, C., Sarti G.C. Low temperature distillation through hydrophobic membrane. Sep. Sci. Technol., 22 (2&amp;3), pp. 852-872, 1998.</w:t>
      </w:r>
    </w:p>
    <w:p w14:paraId="4F891F6F" w14:textId="4EFA7FF3" w:rsidR="00210795" w:rsidRPr="00AB2BB4" w:rsidRDefault="00210795" w:rsidP="00165B87">
      <w:pPr>
        <w:autoSpaceDE w:val="0"/>
        <w:autoSpaceDN w:val="0"/>
        <w:adjustRightInd w:val="0"/>
        <w:spacing w:after="0"/>
        <w:ind w:firstLine="540"/>
        <w:rPr>
          <w:lang w:val="en-US"/>
        </w:rPr>
      </w:pPr>
      <w:r w:rsidRPr="00AB2BB4">
        <w:rPr>
          <w:lang w:val="en-US"/>
        </w:rPr>
        <w:t>Guan, G., Wang, R., Wicaksana, F., Yang, X., Fane, A.G. Analysis of membrane distillation crystallization system for high salinity brine treatment with zero discharge using Aspen Flowsheet Simulation. Ind. Chem. Res., 51, pp. 13405-</w:t>
      </w:r>
      <w:r w:rsidR="00C855C4" w:rsidRPr="00AB2BB4">
        <w:rPr>
          <w:lang w:val="en-US"/>
        </w:rPr>
        <w:t>13413, 2012.</w:t>
      </w:r>
    </w:p>
    <w:p w14:paraId="57D09A16" w14:textId="77777777" w:rsidR="00C81062" w:rsidRPr="00AB2BB4" w:rsidRDefault="00C81062" w:rsidP="00165B87">
      <w:pPr>
        <w:spacing w:after="0"/>
        <w:ind w:firstLine="540"/>
        <w:rPr>
          <w:rFonts w:eastAsia="Arial"/>
          <w:lang w:val="en-US"/>
        </w:rPr>
      </w:pPr>
      <w:r w:rsidRPr="00AB2BB4">
        <w:rPr>
          <w:rFonts w:eastAsia="Arial"/>
          <w:lang w:val="en-US"/>
        </w:rPr>
        <w:t>Guan, G., Yang, X. Wang, R., Fane, A.G. Evaluation of heat utilization in membrane desalination system integrated with heat recovery. Desalination, 366, pp. 80-93, 2015.</w:t>
      </w:r>
    </w:p>
    <w:p w14:paraId="78B41D86" w14:textId="77777777" w:rsidR="00C81062" w:rsidRPr="00AB2BB4" w:rsidRDefault="00C81062" w:rsidP="00165B87">
      <w:pPr>
        <w:autoSpaceDE w:val="0"/>
        <w:autoSpaceDN w:val="0"/>
        <w:adjustRightInd w:val="0"/>
        <w:spacing w:after="0"/>
        <w:ind w:firstLine="540"/>
        <w:rPr>
          <w:lang w:val="en-US"/>
        </w:rPr>
      </w:pPr>
      <w:r w:rsidRPr="00AB2BB4">
        <w:rPr>
          <w:lang w:val="en-US"/>
        </w:rPr>
        <w:t>Guan, G., Yang, X., Wang, R., Field, R., Fane, A.G. Evaluation of hollow fiber-based direct contact and vacuum membrane distillation systems using aspen process simulation. Journal of Membrane Science, 464, pp. 127-139, 2014.</w:t>
      </w:r>
    </w:p>
    <w:p w14:paraId="3EA5F3F4" w14:textId="77777777" w:rsidR="00C81062" w:rsidRPr="00AB2BB4" w:rsidRDefault="00C81062" w:rsidP="00165B87">
      <w:pPr>
        <w:autoSpaceDE w:val="0"/>
        <w:autoSpaceDN w:val="0"/>
        <w:adjustRightInd w:val="0"/>
        <w:spacing w:after="0"/>
        <w:ind w:firstLine="540"/>
        <w:rPr>
          <w:lang w:val="en-US"/>
        </w:rPr>
      </w:pPr>
      <w:r w:rsidRPr="00AB2BB4">
        <w:rPr>
          <w:lang w:val="en-US"/>
        </w:rPr>
        <w:t>Hausmann, A., Sanciolo, P., Vasiljevic, T., Weeks, M., Duke, M. Integration of membrane distillation into heat paths of industrial processes. Chem. Eng. J., 211-212, pp. 378–387, 2012.</w:t>
      </w:r>
    </w:p>
    <w:p w14:paraId="7F8CA9E9" w14:textId="77777777" w:rsidR="00C81062" w:rsidRPr="00AB2BB4" w:rsidRDefault="00C81062" w:rsidP="00165B87">
      <w:pPr>
        <w:autoSpaceDE w:val="0"/>
        <w:autoSpaceDN w:val="0"/>
        <w:adjustRightInd w:val="0"/>
        <w:spacing w:after="0"/>
        <w:ind w:firstLine="540"/>
        <w:rPr>
          <w:lang w:val="en-US"/>
        </w:rPr>
      </w:pPr>
      <w:r w:rsidRPr="00AB2BB4">
        <w:rPr>
          <w:lang w:val="en-US"/>
        </w:rPr>
        <w:t>He, F., Gilron, J., Sirkar, K.K. High water recovery in direct contact membrane distillation using a series of cascades. Desalination, 323, pp. 48-54, 2013.</w:t>
      </w:r>
    </w:p>
    <w:p w14:paraId="525F3A6B" w14:textId="77777777" w:rsidR="00E75068" w:rsidRPr="00AB2BB4" w:rsidRDefault="00E75068" w:rsidP="00165B87">
      <w:pPr>
        <w:autoSpaceDE w:val="0"/>
        <w:autoSpaceDN w:val="0"/>
        <w:adjustRightInd w:val="0"/>
        <w:spacing w:after="0"/>
        <w:ind w:firstLine="540"/>
        <w:rPr>
          <w:rFonts w:ascii="Times-Roman" w:eastAsia="Calibri" w:hAnsi="Times-Roman" w:cs="Times-Roman"/>
          <w:lang w:val="en-US"/>
        </w:rPr>
      </w:pPr>
      <w:r w:rsidRPr="00AB2BB4">
        <w:rPr>
          <w:rFonts w:ascii="Times-Roman" w:eastAsia="Calibri" w:hAnsi="Times-Roman" w:cs="Times-Roman"/>
          <w:lang w:val="en-US"/>
        </w:rPr>
        <w:t>IMSL Fortran Math Library. Perforce/Rogue Wave Software, Minneapolis, 2022.</w:t>
      </w:r>
    </w:p>
    <w:p w14:paraId="02EF95C3" w14:textId="3A65C3AB" w:rsidR="00C43294" w:rsidRPr="00AB2BB4" w:rsidRDefault="00C43294" w:rsidP="00165B87">
      <w:pPr>
        <w:autoSpaceDE w:val="0"/>
        <w:autoSpaceDN w:val="0"/>
        <w:adjustRightInd w:val="0"/>
        <w:spacing w:after="0"/>
        <w:ind w:firstLine="540"/>
        <w:rPr>
          <w:lang w:val="en-US"/>
        </w:rPr>
      </w:pPr>
      <w:r w:rsidRPr="00AB2BB4">
        <w:rPr>
          <w:lang w:val="en-US"/>
        </w:rPr>
        <w:t>Ismail, M.S., Mohamed, A.M., Poggio, D., Pourkashanian, M. Direct contact membrane distillation: A sensitivity analysis and an outlook on membrane effective thermal conductivity, Journal of Membrane Science, vol. 624, p. 119035, 2021.</w:t>
      </w:r>
    </w:p>
    <w:p w14:paraId="234B22BD" w14:textId="77777777" w:rsidR="00C81062" w:rsidRPr="00AB2BB4" w:rsidRDefault="00C81062" w:rsidP="00165B87">
      <w:pPr>
        <w:autoSpaceDE w:val="0"/>
        <w:autoSpaceDN w:val="0"/>
        <w:adjustRightInd w:val="0"/>
        <w:spacing w:after="0"/>
        <w:ind w:firstLine="540"/>
        <w:rPr>
          <w:lang w:val="en-US"/>
        </w:rPr>
      </w:pPr>
      <w:r w:rsidRPr="00AB2BB4">
        <w:rPr>
          <w:lang w:val="en-US"/>
        </w:rPr>
        <w:t>Khayet, M.S., Godino, P., Mengual, J.I. Theory and experiments on sweeping gas membrane distillation. J. Membr. Sci., 165, pp. 261-272, 2000.</w:t>
      </w:r>
    </w:p>
    <w:p w14:paraId="1480829B" w14:textId="77777777" w:rsidR="00C81062" w:rsidRPr="00AB2BB4" w:rsidRDefault="00C81062" w:rsidP="00165B87">
      <w:pPr>
        <w:autoSpaceDE w:val="0"/>
        <w:autoSpaceDN w:val="0"/>
        <w:adjustRightInd w:val="0"/>
        <w:spacing w:after="0"/>
        <w:ind w:firstLine="540"/>
        <w:rPr>
          <w:lang w:val="en-US"/>
        </w:rPr>
      </w:pPr>
      <w:r w:rsidRPr="00AB2BB4">
        <w:rPr>
          <w:lang w:val="en-US"/>
        </w:rPr>
        <w:t>Khayet, M.S., Matsuura, T. Membrane distillation: principles and applications, 2011.</w:t>
      </w:r>
    </w:p>
    <w:p w14:paraId="211F34E6" w14:textId="77777777" w:rsidR="00C81062" w:rsidRPr="00AB2BB4" w:rsidRDefault="00C81062" w:rsidP="00165B87">
      <w:pPr>
        <w:autoSpaceDE w:val="0"/>
        <w:autoSpaceDN w:val="0"/>
        <w:adjustRightInd w:val="0"/>
        <w:spacing w:after="0"/>
        <w:ind w:firstLine="540"/>
        <w:rPr>
          <w:lang w:val="en-US"/>
        </w:rPr>
      </w:pPr>
      <w:r w:rsidRPr="00AB2BB4">
        <w:rPr>
          <w:lang w:val="en-US"/>
        </w:rPr>
        <w:t>Khayet, M.S., Matsuura, T., Mengual, J.I., Qtaishat, M. Design of novel direct contact membrane distillation, membranes. Desalination, 192 (1-3), pp. 105-111, 2006.</w:t>
      </w:r>
    </w:p>
    <w:p w14:paraId="453D250F" w14:textId="77777777" w:rsidR="00C81062" w:rsidRPr="00AB2BB4" w:rsidRDefault="00C81062" w:rsidP="00165B87">
      <w:pPr>
        <w:autoSpaceDE w:val="0"/>
        <w:autoSpaceDN w:val="0"/>
        <w:adjustRightInd w:val="0"/>
        <w:spacing w:after="0"/>
        <w:ind w:firstLine="540"/>
        <w:rPr>
          <w:lang w:val="en-US"/>
        </w:rPr>
      </w:pPr>
      <w:r w:rsidRPr="00AB2BB4">
        <w:rPr>
          <w:lang w:val="en-US"/>
        </w:rPr>
        <w:t>Kim Woo-Ju, Campanella, O., Heldman, D.R. Predicting the performance of direct contact membrane distillation (DCMD): Mathematical determination of appropriate tortuosity based on porosity. Journal of Food Engineering, 294, 110400, 2021.</w:t>
      </w:r>
    </w:p>
    <w:p w14:paraId="55C3918E" w14:textId="77777777" w:rsidR="00C81062" w:rsidRPr="00AB2BB4" w:rsidRDefault="00C81062" w:rsidP="00165B87">
      <w:pPr>
        <w:autoSpaceDE w:val="0"/>
        <w:autoSpaceDN w:val="0"/>
        <w:adjustRightInd w:val="0"/>
        <w:spacing w:after="0"/>
        <w:ind w:firstLine="540"/>
        <w:rPr>
          <w:lang w:val="en-US"/>
        </w:rPr>
      </w:pPr>
      <w:r w:rsidRPr="00AB2BB4">
        <w:rPr>
          <w:lang w:val="en-US"/>
        </w:rPr>
        <w:t>Kim, A.S. Cylindrical cell mode for direct contact membrane distillation (DCMD) of densely packed hollow fibers, Journal of Membrane Science, 455, pp. 168-186, 2014.</w:t>
      </w:r>
    </w:p>
    <w:p w14:paraId="4AB3DE02" w14:textId="77777777" w:rsidR="00C81062" w:rsidRPr="00AB2BB4" w:rsidRDefault="00C81062" w:rsidP="00165B87">
      <w:pPr>
        <w:autoSpaceDE w:val="0"/>
        <w:autoSpaceDN w:val="0"/>
        <w:adjustRightInd w:val="0"/>
        <w:spacing w:after="0"/>
        <w:ind w:firstLine="540"/>
        <w:rPr>
          <w:lang w:val="en-US"/>
        </w:rPr>
      </w:pPr>
      <w:r w:rsidRPr="00AB2BB4">
        <w:rPr>
          <w:lang w:val="en-US"/>
        </w:rPr>
        <w:t>Kim, Y.D., Thu, K., Choi, S.H. Solar-assisted multi-stage vacuum membrane distillation system with heat recovery unit. Desalination, 367, pp. 161-171, 2015.</w:t>
      </w:r>
    </w:p>
    <w:p w14:paraId="7158E25E" w14:textId="77777777" w:rsidR="00C81062" w:rsidRPr="00AB2BB4" w:rsidRDefault="00C81062" w:rsidP="00165B87">
      <w:pPr>
        <w:autoSpaceDE w:val="0"/>
        <w:autoSpaceDN w:val="0"/>
        <w:adjustRightInd w:val="0"/>
        <w:spacing w:after="0"/>
        <w:ind w:firstLine="540"/>
        <w:rPr>
          <w:lang w:val="en-US"/>
        </w:rPr>
      </w:pPr>
      <w:r w:rsidRPr="00AB2BB4">
        <w:rPr>
          <w:lang w:val="en-US"/>
        </w:rPr>
        <w:t>Kurokawa, H., Sawa, T. Heat recovery characteristics of membrane distillation. Heat Transf. Jpn. Res., 25 (3), pp. 135-150, 1996.</w:t>
      </w:r>
    </w:p>
    <w:p w14:paraId="35697B88" w14:textId="6815F676" w:rsidR="00450ADB" w:rsidRPr="00AB2BB4" w:rsidRDefault="00450ADB" w:rsidP="00165B87">
      <w:pPr>
        <w:autoSpaceDE w:val="0"/>
        <w:autoSpaceDN w:val="0"/>
        <w:adjustRightInd w:val="0"/>
        <w:spacing w:after="0"/>
        <w:ind w:firstLine="540"/>
        <w:rPr>
          <w:lang w:val="en-US"/>
        </w:rPr>
      </w:pPr>
      <w:r w:rsidRPr="00AB2BB4">
        <w:rPr>
          <w:lang w:val="en-US"/>
        </w:rPr>
        <w:t>Lawson, K.W., Lloyd, D.R. Membrane distillation. Journal of Membrane Science, 124 pp. 1-25, 1997.</w:t>
      </w:r>
    </w:p>
    <w:p w14:paraId="79F122B6" w14:textId="77777777" w:rsidR="00C81062" w:rsidRPr="00AB2BB4" w:rsidRDefault="00C81062" w:rsidP="00165B87">
      <w:pPr>
        <w:autoSpaceDE w:val="0"/>
        <w:autoSpaceDN w:val="0"/>
        <w:adjustRightInd w:val="0"/>
        <w:spacing w:after="0"/>
        <w:ind w:firstLine="540"/>
        <w:rPr>
          <w:lang w:val="en-US"/>
        </w:rPr>
      </w:pPr>
      <w:r w:rsidRPr="00AB2BB4">
        <w:rPr>
          <w:lang w:val="en-US"/>
        </w:rPr>
        <w:t>Lee, H.Y., He, F., Song, L.M., Sirkar, K.K. Desalination with a cascade of crossflow hollow fiber membrane distillation devices integrated with a heat exchanger. AICHE J., 54 (7), pp. 1780-1795, 2011.</w:t>
      </w:r>
    </w:p>
    <w:p w14:paraId="32CD95FB" w14:textId="77777777" w:rsidR="00C81062" w:rsidRPr="00AB2BB4" w:rsidRDefault="00C81062" w:rsidP="00165B87">
      <w:pPr>
        <w:autoSpaceDE w:val="0"/>
        <w:autoSpaceDN w:val="0"/>
        <w:adjustRightInd w:val="0"/>
        <w:spacing w:after="0"/>
        <w:ind w:firstLine="540"/>
        <w:rPr>
          <w:lang w:val="en-US"/>
        </w:rPr>
      </w:pPr>
      <w:r w:rsidRPr="00AB2BB4">
        <w:rPr>
          <w:lang w:val="en-US"/>
        </w:rPr>
        <w:t>Li, Z., Peng, Y., Dong, Y., Han, H., Chen, P., Qiu, L. Jiang, Q. Effects of thermal efficiency in DCMD and the preparation of membranes with low thermal conductivity. Appl. Surf. Sci., 317, pp. 338-349, 2014.</w:t>
      </w:r>
    </w:p>
    <w:p w14:paraId="5D1300B8" w14:textId="1850E730" w:rsidR="003C03FF" w:rsidRPr="00AB2BB4" w:rsidRDefault="003C03FF" w:rsidP="00165B87">
      <w:pPr>
        <w:autoSpaceDE w:val="0"/>
        <w:autoSpaceDN w:val="0"/>
        <w:adjustRightInd w:val="0"/>
        <w:spacing w:after="0"/>
        <w:ind w:firstLine="540"/>
        <w:rPr>
          <w:lang w:val="en-US"/>
        </w:rPr>
      </w:pPr>
      <w:r w:rsidRPr="00AB2BB4">
        <w:rPr>
          <w:lang w:val="en-US"/>
        </w:rPr>
        <w:t>Li, B., Sirkar, K.K., Novel Membrane and Device for Direct Contact Membrane Distillation-Based Desalination Process. Ind. Eng. Chem. Res. 43, pp. 5300-5309, 2004.</w:t>
      </w:r>
    </w:p>
    <w:p w14:paraId="13FF8D63" w14:textId="77777777" w:rsidR="00C81062" w:rsidRPr="00AB2BB4" w:rsidRDefault="00C81062" w:rsidP="00165B87">
      <w:pPr>
        <w:spacing w:after="0"/>
        <w:ind w:firstLine="540"/>
        <w:rPr>
          <w:rFonts w:eastAsia="Arial"/>
          <w:lang w:val="en-US"/>
        </w:rPr>
      </w:pPr>
      <w:r w:rsidRPr="00AB2BB4">
        <w:rPr>
          <w:rFonts w:eastAsia="Arial"/>
          <w:lang w:val="en-US"/>
        </w:rPr>
        <w:t>Lin, S., Yip, N.Y., Elimelech, M. Direct contact membrane distillation with heat recovery: thermodynamic insights from module scale modeling. Journal of Membrane Science, 453, pp. 498-515, 2014.</w:t>
      </w:r>
    </w:p>
    <w:p w14:paraId="4DDFC237" w14:textId="77777777" w:rsidR="00C81062" w:rsidRPr="00AB2BB4" w:rsidRDefault="00C81062" w:rsidP="00165B87">
      <w:pPr>
        <w:spacing w:after="0"/>
        <w:ind w:firstLine="540"/>
        <w:rPr>
          <w:rFonts w:eastAsia="Arial"/>
          <w:lang w:val="en-US"/>
        </w:rPr>
      </w:pPr>
      <w:r w:rsidRPr="00AB2BB4">
        <w:rPr>
          <w:rFonts w:eastAsia="Arial"/>
          <w:lang w:val="en-US"/>
        </w:rPr>
        <w:t>Lisboa, K. M., Moraes, D. B., Naveira-Cotta, C. P., Cotta, R. M. Analysis of the membrane effects on the energy efficiency of water desalination in a direct contact membrane distillation (DCMD) system with heat recovery. Applied Thermal Engineering, 182, 2021,116063.</w:t>
      </w:r>
    </w:p>
    <w:p w14:paraId="3F6B2BC7" w14:textId="79567818" w:rsidR="00895E15" w:rsidRPr="00AB2BB4" w:rsidRDefault="00895E15" w:rsidP="00165B87">
      <w:pPr>
        <w:spacing w:after="0"/>
        <w:ind w:firstLine="540"/>
        <w:rPr>
          <w:rFonts w:eastAsia="Arial"/>
          <w:lang w:val="en-US"/>
        </w:rPr>
      </w:pPr>
      <w:r w:rsidRPr="00AB2BB4">
        <w:rPr>
          <w:rFonts w:eastAsia="Arial"/>
          <w:lang w:val="en-US"/>
        </w:rPr>
        <w:t>Lokare, O.R., Tavakkoli, S., Khanna, V., Vidic, R.D. Importance of feed recirculation for the overall energy consumption in membrane distillation systems. Desalination, 428, pp. 250-254, 2018</w:t>
      </w:r>
    </w:p>
    <w:p w14:paraId="1C2A9B1D" w14:textId="77777777" w:rsidR="00C81062" w:rsidRPr="00AB2BB4" w:rsidRDefault="00C81062" w:rsidP="00165B87">
      <w:pPr>
        <w:autoSpaceDE w:val="0"/>
        <w:autoSpaceDN w:val="0"/>
        <w:adjustRightInd w:val="0"/>
        <w:spacing w:after="0"/>
        <w:ind w:firstLine="540"/>
        <w:rPr>
          <w:lang w:val="en-US"/>
        </w:rPr>
      </w:pPr>
      <w:r w:rsidRPr="00AB2BB4">
        <w:rPr>
          <w:rFonts w:eastAsia="CharisSIL"/>
          <w:lang w:val="en-US"/>
        </w:rPr>
        <w:t>Lu, Y., Chen, J. Integration design of heat exchanger networks into membrane distillation systems to save energy. Ind. Eng. Chem. Res., 51, pp. 6798-6810, 2012.</w:t>
      </w:r>
    </w:p>
    <w:p w14:paraId="298D66ED" w14:textId="77777777" w:rsidR="00C81062" w:rsidRPr="00AB2BB4" w:rsidRDefault="00C81062" w:rsidP="00165B87">
      <w:pPr>
        <w:autoSpaceDE w:val="0"/>
        <w:autoSpaceDN w:val="0"/>
        <w:adjustRightInd w:val="0"/>
        <w:spacing w:after="0"/>
        <w:ind w:firstLine="540"/>
        <w:rPr>
          <w:lang w:val="en-US"/>
        </w:rPr>
      </w:pPr>
      <w:r w:rsidRPr="00AB2BB4">
        <w:rPr>
          <w:lang w:val="en-US"/>
        </w:rPr>
        <w:t>Mackie, J., Meares, P. The diffusion of electrolytes in a cation-exchange resin membrane I. Theoretical. Proc. Roy. Soc. Lond. Math. Phys. Sci., 232 (1191), pp. 498-509, 1955.</w:t>
      </w:r>
    </w:p>
    <w:p w14:paraId="30B25F33" w14:textId="77777777" w:rsidR="00C81062" w:rsidRPr="00AB2BB4" w:rsidRDefault="00C81062" w:rsidP="00165B87">
      <w:pPr>
        <w:autoSpaceDE w:val="0"/>
        <w:autoSpaceDN w:val="0"/>
        <w:adjustRightInd w:val="0"/>
        <w:spacing w:after="0"/>
        <w:ind w:firstLine="540"/>
        <w:rPr>
          <w:lang w:val="en-US"/>
        </w:rPr>
      </w:pPr>
      <w:r w:rsidRPr="00AB2BB4">
        <w:rPr>
          <w:rFonts w:eastAsia="CharisSIL"/>
          <w:lang w:val="en-US"/>
        </w:rPr>
        <w:t>Maheswari, K.S., Kalidasa Murugavel, K., Esakkimuthu, G. Thermal desalination using diesel engine exhaust waste heat - an experimental analysis. Desalination, 358, pp. 94-100, 2015.</w:t>
      </w:r>
    </w:p>
    <w:p w14:paraId="39A9415A" w14:textId="3A87FD5C" w:rsidR="00C43294" w:rsidRPr="00AB2BB4" w:rsidRDefault="00C43294" w:rsidP="00165B87">
      <w:pPr>
        <w:autoSpaceDE w:val="0"/>
        <w:autoSpaceDN w:val="0"/>
        <w:adjustRightInd w:val="0"/>
        <w:spacing w:after="0"/>
        <w:ind w:firstLine="540"/>
        <w:rPr>
          <w:lang w:val="en-US"/>
        </w:rPr>
      </w:pPr>
      <w:r w:rsidRPr="00AB2BB4">
        <w:rPr>
          <w:lang w:val="en-US"/>
        </w:rPr>
        <w:t>Phattaranawik, J., Jiraratananon, R., Fane, A.G. Heat transport and membrane distillation coefficients in direct contact membrane distillation. Journal of Membrane Science, vol. 212(1–2), pp. 177–193, 2003.</w:t>
      </w:r>
    </w:p>
    <w:p w14:paraId="3FE8D8A7" w14:textId="35399878" w:rsidR="00DF4D0A" w:rsidRPr="00AB2BB4" w:rsidRDefault="00A46A10" w:rsidP="00165B87">
      <w:pPr>
        <w:autoSpaceDE w:val="0"/>
        <w:autoSpaceDN w:val="0"/>
        <w:adjustRightInd w:val="0"/>
        <w:spacing w:after="0"/>
        <w:ind w:firstLine="540"/>
        <w:rPr>
          <w:lang w:val="en-US"/>
        </w:rPr>
      </w:pPr>
      <w:r w:rsidRPr="00AB2BB4">
        <w:rPr>
          <w:lang w:val="en-US"/>
        </w:rPr>
        <w:t>Sampaio</w:t>
      </w:r>
      <w:r w:rsidR="00DF4D0A" w:rsidRPr="00AB2BB4">
        <w:rPr>
          <w:lang w:val="en-US"/>
        </w:rPr>
        <w:t>, P.A.B., Computational model and simulation of DCMD desalination systems with heat recovery. Desalination, 533, 2022</w:t>
      </w:r>
      <w:r w:rsidR="008637D8" w:rsidRPr="00AB2BB4">
        <w:rPr>
          <w:lang w:val="en-US"/>
        </w:rPr>
        <w:t>, 115769</w:t>
      </w:r>
      <w:r w:rsidR="00DF4D0A" w:rsidRPr="00AB2BB4">
        <w:rPr>
          <w:lang w:val="en-US"/>
        </w:rPr>
        <w:t>.</w:t>
      </w:r>
    </w:p>
    <w:p w14:paraId="7CDAF86C" w14:textId="77777777" w:rsidR="00C81062" w:rsidRPr="00AB2BB4" w:rsidRDefault="00C81062" w:rsidP="00165B87">
      <w:pPr>
        <w:autoSpaceDE w:val="0"/>
        <w:autoSpaceDN w:val="0"/>
        <w:adjustRightInd w:val="0"/>
        <w:spacing w:after="0"/>
        <w:ind w:firstLine="540"/>
        <w:rPr>
          <w:lang w:val="en-US"/>
        </w:rPr>
      </w:pPr>
      <w:r w:rsidRPr="00AB2BB4">
        <w:rPr>
          <w:lang w:val="en-US"/>
        </w:rPr>
        <w:t>Schneider, K., Hölz, W., Wollbeck, R. Membranes and modules for transmembrane distillation. J. Membr. Sci., 39 (1), pp. 25-42, 1988.</w:t>
      </w:r>
    </w:p>
    <w:p w14:paraId="02128CE3" w14:textId="77777777" w:rsidR="00C81062" w:rsidRPr="00AB2BB4" w:rsidRDefault="00C81062" w:rsidP="00165B87">
      <w:pPr>
        <w:spacing w:after="0"/>
        <w:ind w:firstLine="540"/>
        <w:rPr>
          <w:rFonts w:eastAsia="Arial"/>
          <w:lang w:val="en-US"/>
        </w:rPr>
      </w:pPr>
      <w:r w:rsidRPr="00AB2BB4">
        <w:rPr>
          <w:rFonts w:eastAsia="Arial"/>
          <w:lang w:val="en-US"/>
        </w:rPr>
        <w:t>Sharqawy, M.H., Lienhard, J.H., Zubair, S.M. The thermophysical properties of seawater: A review of existing correlation and data. Desalin. Water Treat., 16, pp. 354-380, 2010.</w:t>
      </w:r>
    </w:p>
    <w:p w14:paraId="78878AD8" w14:textId="210E8383" w:rsidR="00F93284" w:rsidRPr="00AB2BB4" w:rsidRDefault="00F93284" w:rsidP="00165B87">
      <w:pPr>
        <w:autoSpaceDE w:val="0"/>
        <w:autoSpaceDN w:val="0"/>
        <w:adjustRightInd w:val="0"/>
        <w:spacing w:after="0"/>
        <w:ind w:firstLine="540"/>
        <w:rPr>
          <w:lang w:val="en-US"/>
        </w:rPr>
      </w:pPr>
      <w:r w:rsidRPr="00AB2BB4">
        <w:rPr>
          <w:lang w:val="en-US"/>
        </w:rPr>
        <w:t>Sparrow, B.S. Empirical equations for the thermodynamic properties of aqueous sodium chloride. Desalination, 159, pp. 161-170, 2003.</w:t>
      </w:r>
    </w:p>
    <w:p w14:paraId="7C74E942" w14:textId="77777777" w:rsidR="00C81062" w:rsidRPr="00AB2BB4" w:rsidRDefault="00C81062" w:rsidP="00165B87">
      <w:pPr>
        <w:autoSpaceDE w:val="0"/>
        <w:autoSpaceDN w:val="0"/>
        <w:adjustRightInd w:val="0"/>
        <w:spacing w:after="0"/>
        <w:ind w:firstLine="540"/>
        <w:rPr>
          <w:lang w:val="en-US"/>
        </w:rPr>
      </w:pPr>
      <w:r w:rsidRPr="00AB2BB4">
        <w:rPr>
          <w:rFonts w:eastAsia="CharisSIL"/>
          <w:lang w:val="en-US"/>
        </w:rPr>
        <w:t xml:space="preserve">Swaminathan, J., </w:t>
      </w:r>
      <w:r w:rsidR="00175C32" w:rsidRPr="00AB2BB4">
        <w:rPr>
          <w:lang w:val="en-US"/>
        </w:rPr>
        <w:t>Lienhard, V.J.H.</w:t>
      </w:r>
      <w:r w:rsidR="00175C32" w:rsidRPr="00AB2BB4">
        <w:rPr>
          <w:rFonts w:eastAsia="Arial"/>
          <w:lang w:val="en-US"/>
        </w:rPr>
        <w:t xml:space="preserve"> </w:t>
      </w:r>
      <w:r w:rsidRPr="00AB2BB4">
        <w:rPr>
          <w:rFonts w:eastAsia="CharisSIL"/>
          <w:lang w:val="en-US"/>
        </w:rPr>
        <w:t xml:space="preserve"> </w:t>
      </w:r>
      <w:r w:rsidR="00175C32" w:rsidRPr="00AB2BB4">
        <w:rPr>
          <w:rFonts w:eastAsia="CharisSIL"/>
          <w:lang w:val="en-US"/>
        </w:rPr>
        <w:t>Design and operation of membrane distillation with feed recirculation for high recovery brine concentration</w:t>
      </w:r>
      <w:r w:rsidRPr="00AB2BB4">
        <w:rPr>
          <w:rFonts w:eastAsia="CharisSIL"/>
          <w:lang w:val="en-US"/>
        </w:rPr>
        <w:t xml:space="preserve">. </w:t>
      </w:r>
      <w:r w:rsidR="00175C32" w:rsidRPr="00AB2BB4">
        <w:rPr>
          <w:rFonts w:eastAsia="CharisSIL"/>
          <w:lang w:val="en-US"/>
        </w:rPr>
        <w:t>Desalination,</w:t>
      </w:r>
      <w:r w:rsidRPr="00AB2BB4">
        <w:rPr>
          <w:rFonts w:eastAsia="CharisSIL"/>
          <w:lang w:val="en-US"/>
        </w:rPr>
        <w:t xml:space="preserve"> </w:t>
      </w:r>
      <w:r w:rsidR="00175C32" w:rsidRPr="00AB2BB4">
        <w:rPr>
          <w:rFonts w:eastAsia="CharisSIL"/>
          <w:lang w:val="en-US"/>
        </w:rPr>
        <w:t>445</w:t>
      </w:r>
      <w:r w:rsidRPr="00AB2BB4">
        <w:rPr>
          <w:rFonts w:eastAsia="CharisSIL"/>
          <w:lang w:val="en-US"/>
        </w:rPr>
        <w:t>, pp.</w:t>
      </w:r>
      <w:r w:rsidR="00175C32" w:rsidRPr="00AB2BB4">
        <w:rPr>
          <w:rFonts w:eastAsia="CharisSIL"/>
          <w:lang w:val="en-US"/>
        </w:rPr>
        <w:t xml:space="preserve"> </w:t>
      </w:r>
      <w:r w:rsidRPr="00AB2BB4">
        <w:rPr>
          <w:rFonts w:eastAsia="CharisSIL"/>
          <w:lang w:val="en-US"/>
        </w:rPr>
        <w:t>5</w:t>
      </w:r>
      <w:r w:rsidR="00175C32" w:rsidRPr="00AB2BB4">
        <w:rPr>
          <w:rFonts w:eastAsia="CharisSIL"/>
          <w:lang w:val="en-US"/>
        </w:rPr>
        <w:t>1</w:t>
      </w:r>
      <w:r w:rsidRPr="00AB2BB4">
        <w:rPr>
          <w:rFonts w:eastAsia="CharisSIL"/>
          <w:lang w:val="en-US"/>
        </w:rPr>
        <w:t>-</w:t>
      </w:r>
      <w:r w:rsidR="00175C32" w:rsidRPr="00AB2BB4">
        <w:rPr>
          <w:rFonts w:eastAsia="CharisSIL"/>
          <w:lang w:val="en-US"/>
        </w:rPr>
        <w:t>62</w:t>
      </w:r>
      <w:r w:rsidRPr="00AB2BB4">
        <w:rPr>
          <w:rFonts w:eastAsia="CharisSIL"/>
          <w:lang w:val="en-US"/>
        </w:rPr>
        <w:t>, 2018.</w:t>
      </w:r>
    </w:p>
    <w:p w14:paraId="2C2592FF" w14:textId="77777777" w:rsidR="00C81062" w:rsidRPr="004B1196" w:rsidRDefault="00C81062" w:rsidP="00165B87">
      <w:pPr>
        <w:autoSpaceDE w:val="0"/>
        <w:autoSpaceDN w:val="0"/>
        <w:adjustRightInd w:val="0"/>
        <w:spacing w:after="0"/>
        <w:ind w:firstLine="540"/>
        <w:rPr>
          <w:rPrChange w:id="1491" w:author="Kleber Marques Lisboa" w:date="2023-10-24T09:17:00Z">
            <w:rPr>
              <w:lang w:val="en-US"/>
            </w:rPr>
          </w:rPrChange>
        </w:rPr>
      </w:pPr>
      <w:r w:rsidRPr="00AB2BB4">
        <w:rPr>
          <w:lang w:val="en-US"/>
        </w:rPr>
        <w:t>Swaminathan, J., Chung, H.W., Warsinger, D.M., Lienhard V</w:t>
      </w:r>
      <w:r w:rsidR="00175C32" w:rsidRPr="00AB2BB4">
        <w:rPr>
          <w:lang w:val="en-US"/>
        </w:rPr>
        <w:t xml:space="preserve">., </w:t>
      </w:r>
      <w:r w:rsidRPr="00AB2BB4">
        <w:rPr>
          <w:lang w:val="en-US"/>
        </w:rPr>
        <w:t>J.H.</w:t>
      </w:r>
      <w:r w:rsidRPr="00AB2BB4">
        <w:rPr>
          <w:rFonts w:eastAsia="Arial"/>
          <w:lang w:val="en-US"/>
        </w:rPr>
        <w:t xml:space="preserve"> </w:t>
      </w:r>
      <w:r w:rsidRPr="00AB2BB4">
        <w:rPr>
          <w:lang w:val="en-US"/>
        </w:rPr>
        <w:t xml:space="preserve">Energy efficiency of membrane distillation up to high salinity: Evaluating critical system size and optimal membrane thickness. </w:t>
      </w:r>
      <w:r w:rsidRPr="004B1196">
        <w:rPr>
          <w:rPrChange w:id="1492" w:author="Kleber Marques Lisboa" w:date="2023-10-24T09:17:00Z">
            <w:rPr>
              <w:lang w:val="en-US"/>
            </w:rPr>
          </w:rPrChange>
        </w:rPr>
        <w:t>Applied Energy, 211, pp. 715–734, 2018.</w:t>
      </w:r>
    </w:p>
    <w:p w14:paraId="51B3A812" w14:textId="7C0A6BAE" w:rsidR="00C81062" w:rsidRPr="00AB2BB4" w:rsidRDefault="00C81062" w:rsidP="00165B87">
      <w:pPr>
        <w:autoSpaceDE w:val="0"/>
        <w:autoSpaceDN w:val="0"/>
        <w:adjustRightInd w:val="0"/>
        <w:spacing w:after="0"/>
        <w:ind w:firstLine="540"/>
      </w:pPr>
      <w:r w:rsidRPr="00AB2BB4">
        <w:t>Veiga, H.P. Encontros Temáticos - Saneamento Ambiental: Desafios e Soluções</w:t>
      </w:r>
      <w:r w:rsidR="00135776" w:rsidRPr="00AB2BB4">
        <w:t xml:space="preserve"> (in portuguese)</w:t>
      </w:r>
      <w:r w:rsidRPr="00AB2BB4">
        <w:t>. ABES-RS, Ministério do Meio Ambiente, Porto Alegre</w:t>
      </w:r>
      <w:r w:rsidR="00135776" w:rsidRPr="00AB2BB4">
        <w:t>/</w:t>
      </w:r>
      <w:r w:rsidRPr="00AB2BB4">
        <w:t xml:space="preserve">RS, </w:t>
      </w:r>
      <w:r w:rsidR="00135776" w:rsidRPr="00AB2BB4">
        <w:t xml:space="preserve">Brazil, </w:t>
      </w:r>
      <w:r w:rsidRPr="00AB2BB4">
        <w:t>2017.</w:t>
      </w:r>
    </w:p>
    <w:p w14:paraId="39DA128C" w14:textId="5119FE6E" w:rsidR="00D07CC2" w:rsidRPr="00AB2BB4" w:rsidRDefault="00D07CC2" w:rsidP="00165B87">
      <w:pPr>
        <w:autoSpaceDE w:val="0"/>
        <w:autoSpaceDN w:val="0"/>
        <w:adjustRightInd w:val="0"/>
        <w:spacing w:after="0"/>
        <w:ind w:firstLine="540"/>
        <w:rPr>
          <w:lang w:val="en-US"/>
        </w:rPr>
      </w:pPr>
      <w:r w:rsidRPr="00AB2BB4">
        <w:rPr>
          <w:lang w:val="en-US"/>
        </w:rPr>
        <w:t>Wang, K.Y., Chung, T.S., Gryta, M. Hydrophobic PVDF hollow fiber membranes with narrow pore size distribution and ultra-thin skin for the fresh water production through membrane distillation. Chemical Engineering Science, 63(9), pp. 2587-2594, 2008.</w:t>
      </w:r>
    </w:p>
    <w:p w14:paraId="62889D6A" w14:textId="77777777" w:rsidR="00C81062" w:rsidRPr="00AB2BB4" w:rsidRDefault="00C81062" w:rsidP="00165B87">
      <w:pPr>
        <w:autoSpaceDE w:val="0"/>
        <w:autoSpaceDN w:val="0"/>
        <w:adjustRightInd w:val="0"/>
        <w:spacing w:after="0"/>
        <w:ind w:firstLine="540"/>
        <w:rPr>
          <w:lang w:val="en-US"/>
        </w:rPr>
      </w:pPr>
      <w:r w:rsidRPr="00AB2BB4">
        <w:rPr>
          <w:lang w:val="en-US"/>
        </w:rPr>
        <w:t>Wang, K.Y., Foo, S.W., Chung, T.S. Mixed matrix PVDF hollow fiber membranes with nanoscale pores for desalination through direct contact membrane distillation. Ind. Eng. Chem. Res., 48, pp. 4474-4483, 2009.</w:t>
      </w:r>
    </w:p>
    <w:p w14:paraId="090223BD" w14:textId="6F7C11BE" w:rsidR="00135776" w:rsidRPr="00AB2BB4" w:rsidRDefault="00135776" w:rsidP="00165B87">
      <w:pPr>
        <w:autoSpaceDE w:val="0"/>
        <w:autoSpaceDN w:val="0"/>
        <w:adjustRightInd w:val="0"/>
        <w:spacing w:after="0"/>
        <w:ind w:firstLine="540"/>
        <w:rPr>
          <w:lang w:val="en-US"/>
        </w:rPr>
      </w:pPr>
      <w:r w:rsidRPr="00AB2BB4">
        <w:rPr>
          <w:lang w:val="en-US"/>
        </w:rPr>
        <w:t>Wirth, D., Cabassud, D. Water desalination using membrane distillation: comparison between inside/out and outside/in permeation. Desalination, 147(1-3), pp. 139-145, 2002.</w:t>
      </w:r>
    </w:p>
    <w:p w14:paraId="30121121" w14:textId="4869D5A1" w:rsidR="00D07CC2" w:rsidRPr="00AB2BB4" w:rsidRDefault="00210795" w:rsidP="00165B87">
      <w:pPr>
        <w:autoSpaceDE w:val="0"/>
        <w:autoSpaceDN w:val="0"/>
        <w:adjustRightInd w:val="0"/>
        <w:spacing w:after="0"/>
        <w:ind w:firstLine="540"/>
        <w:rPr>
          <w:lang w:val="en-US"/>
        </w:rPr>
      </w:pPr>
      <w:r w:rsidRPr="00AB2BB4">
        <w:rPr>
          <w:lang w:val="en-US"/>
        </w:rPr>
        <w:t>Yang, X. Wang, R., Shi., L., Fane, A.G., Debowski M. Performance improvement of PFDV hollow fiber-based membrane distillation process. Journal of Membrane Science, 369, pp. 437-447, 2011.</w:t>
      </w:r>
    </w:p>
    <w:p w14:paraId="1595EDE2" w14:textId="6D42A071" w:rsidR="00C81062" w:rsidRPr="00AB2BB4" w:rsidRDefault="00C81062" w:rsidP="00165B87">
      <w:pPr>
        <w:autoSpaceDE w:val="0"/>
        <w:autoSpaceDN w:val="0"/>
        <w:adjustRightInd w:val="0"/>
        <w:spacing w:after="0"/>
        <w:ind w:firstLine="540"/>
        <w:rPr>
          <w:lang w:val="en-US"/>
        </w:rPr>
      </w:pPr>
      <w:r w:rsidRPr="00AB2BB4">
        <w:rPr>
          <w:lang w:val="en-US"/>
        </w:rPr>
        <w:t>Yao, K., Qin, Y., Yuan, Y. A continuous-effect membrane distillation process based on hollow fiber AGMD module with internal latent-heat recovery. AICHE J., 59, pp. 1278-1297, 2013.</w:t>
      </w:r>
    </w:p>
    <w:p w14:paraId="33D3C75A" w14:textId="77777777" w:rsidR="00C81062" w:rsidRPr="00AB2BB4" w:rsidRDefault="00C81062" w:rsidP="00165B87">
      <w:pPr>
        <w:autoSpaceDE w:val="0"/>
        <w:autoSpaceDN w:val="0"/>
        <w:adjustRightInd w:val="0"/>
        <w:spacing w:after="0"/>
        <w:ind w:firstLine="540"/>
        <w:rPr>
          <w:lang w:val="en-US"/>
        </w:rPr>
      </w:pPr>
      <w:r w:rsidRPr="00AB2BB4">
        <w:rPr>
          <w:lang w:val="en-US"/>
        </w:rPr>
        <w:t>Zhang, J., Li, J., Duke, M., Xie, Z., Gray, S. Performance of asymmetrical hollow fiber membranes in membrane distillation under various configurations and vacuum enhancement. J. Membr. Sci., 362, pp. 517-528, 2010.</w:t>
      </w:r>
    </w:p>
    <w:p w14:paraId="5E9B35D1" w14:textId="697CB304" w:rsidR="003C460C" w:rsidRPr="00AB2BB4" w:rsidRDefault="00C81062" w:rsidP="00165B87">
      <w:pPr>
        <w:spacing w:after="0"/>
        <w:ind w:firstLine="540"/>
        <w:rPr>
          <w:rFonts w:eastAsia="Arial"/>
        </w:rPr>
      </w:pPr>
      <w:r w:rsidRPr="00AB2BB4">
        <w:rPr>
          <w:rFonts w:eastAsia="Arial"/>
          <w:lang w:val="en-US"/>
        </w:rPr>
        <w:t xml:space="preserve">Zhang, Y., Peng, Y., Ji, S., Li, Z., Chen, P. Review of thermal efficiency and heat recycling in membrane distillation processes. </w:t>
      </w:r>
      <w:r w:rsidRPr="00AB2BB4">
        <w:rPr>
          <w:rFonts w:eastAsia="Arial"/>
        </w:rPr>
        <w:t>Desalination, 367, pp. 223-239, 2015.</w:t>
      </w:r>
    </w:p>
    <w:sectPr w:rsidR="003C460C" w:rsidRPr="00AB2BB4" w:rsidSect="0030437F">
      <w:footerReference w:type="default" r:id="rId208"/>
      <w:pgSz w:w="12240" w:h="15840"/>
      <w:pgMar w:top="1418" w:right="1418" w:bottom="1418" w:left="1418" w:header="720" w:footer="56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Kleber Marques Lisboa" w:date="2023-10-24T09:43:00Z" w:initials="KM">
    <w:p w14:paraId="0CB4AE3D" w14:textId="77777777" w:rsidR="003E5970" w:rsidRDefault="003E5970" w:rsidP="00BD62AC">
      <w:pPr>
        <w:pStyle w:val="Textodecomentrio"/>
        <w:ind w:firstLine="0"/>
        <w:jc w:val="left"/>
      </w:pPr>
      <w:r>
        <w:rPr>
          <w:rStyle w:val="Refdecomentrio"/>
        </w:rPr>
        <w:annotationRef/>
      </w:r>
      <w:r>
        <w:t>O ideal é colocar o e-mail institucional de alguém mais estabilizado onde está. No futuro, o Emerson pode não acessar mais este e-mail da COPPE e alguém interessado em algo relacionado ao trabalho não conseguiria entrar em contato.</w:t>
      </w:r>
    </w:p>
  </w:comment>
  <w:comment w:id="20" w:author="Kleber Marques Lisboa" w:date="2023-10-24T09:23:00Z" w:initials="KM">
    <w:p w14:paraId="4163704C" w14:textId="1336A3B9" w:rsidR="00C953C9" w:rsidRDefault="00C953C9" w:rsidP="004B7D2C">
      <w:pPr>
        <w:pStyle w:val="Textodecomentrio"/>
        <w:ind w:firstLine="0"/>
        <w:jc w:val="left"/>
      </w:pPr>
      <w:r>
        <w:rPr>
          <w:rStyle w:val="Refdecomentrio"/>
        </w:rPr>
        <w:annotationRef/>
      </w:r>
      <w:r>
        <w:t>Guarde este argumento para a introdução. Eu excluiria esta parte.</w:t>
      </w:r>
    </w:p>
  </w:comment>
  <w:comment w:id="32" w:author="Kleber Marques Lisboa" w:date="2023-10-24T09:23:00Z" w:initials="KM">
    <w:p w14:paraId="6E311516" w14:textId="4557A11F" w:rsidR="00C953C9" w:rsidRDefault="00C953C9" w:rsidP="00F4036C">
      <w:pPr>
        <w:pStyle w:val="Textodecomentrio"/>
        <w:ind w:firstLine="0"/>
        <w:jc w:val="left"/>
      </w:pPr>
      <w:r>
        <w:rPr>
          <w:rStyle w:val="Refdecomentrio"/>
        </w:rPr>
        <w:annotationRef/>
      </w:r>
      <w:r>
        <w:t>Evite usar a primeira pessoa</w:t>
      </w:r>
    </w:p>
  </w:comment>
  <w:comment w:id="36" w:author="Kleber Marques Lisboa" w:date="2023-10-24T09:49:00Z" w:initials="KM">
    <w:p w14:paraId="28918A04" w14:textId="77777777" w:rsidR="0067512D" w:rsidRDefault="0067512D" w:rsidP="004C18A9">
      <w:pPr>
        <w:pStyle w:val="Textodecomentrio"/>
        <w:ind w:firstLine="0"/>
        <w:jc w:val="left"/>
      </w:pPr>
      <w:r>
        <w:rPr>
          <w:rStyle w:val="Refdecomentrio"/>
        </w:rPr>
        <w:annotationRef/>
      </w:r>
      <w:r>
        <w:t>Importante incluir um ou outro resultado quantitativo para embasar as afirmações. Importante também falar sobre o que fisicamente leva ao comportamento observado.</w:t>
      </w:r>
    </w:p>
  </w:comment>
  <w:comment w:id="39" w:author="Kleber Marques Lisboa" w:date="2023-10-24T09:48:00Z" w:initials="KM">
    <w:p w14:paraId="10CEADAF" w14:textId="1D246290" w:rsidR="0067512D" w:rsidRDefault="0067512D" w:rsidP="003B254C">
      <w:pPr>
        <w:pStyle w:val="Textodecomentrio"/>
        <w:ind w:firstLine="0"/>
        <w:jc w:val="left"/>
      </w:pPr>
      <w:r>
        <w:rPr>
          <w:rStyle w:val="Refdecomentrio"/>
        </w:rPr>
        <w:annotationRef/>
      </w:r>
      <w:r>
        <w:t>Não destaque pregos para serem martelados...</w:t>
      </w:r>
    </w:p>
  </w:comment>
  <w:comment w:id="345" w:author="Kleber Marques Lisboa" w:date="2023-10-24T15:44:00Z" w:initials="KM">
    <w:p w14:paraId="332AF2DB" w14:textId="77777777" w:rsidR="0067118B" w:rsidRDefault="0067118B" w:rsidP="0040588B">
      <w:pPr>
        <w:pStyle w:val="Textodecomentrio"/>
        <w:ind w:firstLine="0"/>
        <w:jc w:val="left"/>
      </w:pPr>
      <w:r>
        <w:rPr>
          <w:rStyle w:val="Refdecomentrio"/>
        </w:rPr>
        <w:annotationRef/>
      </w:r>
      <w:r>
        <w:t>Muito cuidado ao usar uma figura já publicada sob copyright. Isso pode te colocar em situações difíceis. O ideal é que seja full autoral.</w:t>
      </w:r>
    </w:p>
  </w:comment>
  <w:comment w:id="347" w:author="Kleber Marques Lisboa" w:date="2023-10-24T15:25:00Z" w:initials="KM">
    <w:p w14:paraId="3DAF2EF8" w14:textId="52031A74" w:rsidR="004C7358" w:rsidRDefault="004C7358" w:rsidP="00A9343A">
      <w:pPr>
        <w:pStyle w:val="Textodecomentrio"/>
        <w:ind w:firstLine="0"/>
        <w:jc w:val="left"/>
      </w:pPr>
      <w:r>
        <w:rPr>
          <w:rStyle w:val="Refdecomentrio"/>
        </w:rPr>
        <w:annotationRef/>
      </w:r>
      <w:r>
        <w:t>Isso é complicado. Melhor se garantir e não usar figuras que já foram publicadas.</w:t>
      </w:r>
    </w:p>
  </w:comment>
  <w:comment w:id="363" w:author="Kleber Marques Lisboa" w:date="2023-10-24T15:51:00Z" w:initials="KM">
    <w:p w14:paraId="23E3CC8D" w14:textId="77777777" w:rsidR="009D531B" w:rsidRDefault="009D531B" w:rsidP="00AD5766">
      <w:pPr>
        <w:pStyle w:val="Textodecomentrio"/>
        <w:ind w:firstLine="0"/>
        <w:jc w:val="left"/>
      </w:pPr>
      <w:r>
        <w:rPr>
          <w:rStyle w:val="Refdecomentrio"/>
        </w:rPr>
        <w:annotationRef/>
      </w:r>
      <w:r>
        <w:t>Eu tenho a impressão de que as fontes das equações mudam constantemente ao longo do texto. O ideal é uniformizar.</w:t>
      </w:r>
    </w:p>
  </w:comment>
  <w:comment w:id="413" w:author="Kleber Marques Lisboa" w:date="2023-10-25T07:17:00Z" w:initials="KM">
    <w:p w14:paraId="442FEB6E" w14:textId="77777777" w:rsidR="004D7568" w:rsidRDefault="004D7568" w:rsidP="00E54AF7">
      <w:pPr>
        <w:pStyle w:val="Textodecomentrio"/>
        <w:ind w:firstLine="0"/>
        <w:jc w:val="left"/>
      </w:pPr>
      <w:r>
        <w:rPr>
          <w:rStyle w:val="Refdecomentrio"/>
        </w:rPr>
        <w:annotationRef/>
      </w:r>
      <w:r>
        <w:t>Fica estranho apresentar de onde vem uma equação depois que ela já foi apresentada. O ideal é inverter a lógica. Também é necessário considerar que o artigo já está bastante extenso, então recomendo ponderar se é realmente necessário incluir esta parte, uma vez que o método da efetividade é bastante corriqueiro e conhecido.</w:t>
      </w:r>
    </w:p>
  </w:comment>
  <w:comment w:id="441" w:author="Kleber Marques Lisboa" w:date="2023-10-25T07:29:00Z" w:initials="KM">
    <w:p w14:paraId="35216B66" w14:textId="77777777" w:rsidR="001773B8" w:rsidRDefault="001773B8" w:rsidP="00B91C93">
      <w:pPr>
        <w:pStyle w:val="Textodecomentrio"/>
        <w:ind w:firstLine="0"/>
        <w:jc w:val="left"/>
      </w:pPr>
      <w:r>
        <w:rPr>
          <w:rStyle w:val="Refdecomentrio"/>
        </w:rPr>
        <w:annotationRef/>
      </w:r>
      <w:r>
        <w:t>O ideal é ser sucinto. Sugiro só dizer que pegou do artigo que publiquei em 2021. Lembrem-se de que o texto já está bem grande.</w:t>
      </w:r>
    </w:p>
  </w:comment>
  <w:comment w:id="468" w:author="Kleber Marques Lisboa" w:date="2023-10-25T07:50:00Z" w:initials="KM">
    <w:p w14:paraId="27DAF3DD" w14:textId="77777777" w:rsidR="00AE17B2" w:rsidRDefault="00AE17B2" w:rsidP="008E24CF">
      <w:pPr>
        <w:pStyle w:val="Textodecomentrio"/>
        <w:ind w:firstLine="0"/>
        <w:jc w:val="left"/>
      </w:pPr>
      <w:r>
        <w:rPr>
          <w:rStyle w:val="Refdecomentrio"/>
        </w:rPr>
        <w:annotationRef/>
      </w:r>
      <w:r>
        <w:t>Citar de onde tirou. Artigo do Andrjesdóttir ou o meu de 2021.</w:t>
      </w:r>
    </w:p>
  </w:comment>
  <w:comment w:id="492" w:author="Kleber Marques Lisboa" w:date="2023-10-25T07:59:00Z" w:initials="KM">
    <w:p w14:paraId="7F99E5A4" w14:textId="77777777" w:rsidR="00D95880" w:rsidRDefault="00D95880" w:rsidP="003B1FBC">
      <w:pPr>
        <w:pStyle w:val="Textodecomentrio"/>
        <w:ind w:firstLine="0"/>
        <w:jc w:val="left"/>
      </w:pPr>
      <w:r>
        <w:rPr>
          <w:rStyle w:val="Refdecomentrio"/>
        </w:rPr>
        <w:annotationRef/>
      </w:r>
      <w:r>
        <w:t>Só coloque o que efetivamente usou.</w:t>
      </w:r>
    </w:p>
  </w:comment>
  <w:comment w:id="501" w:author="Kleber Marques Lisboa" w:date="2023-10-25T07:59:00Z" w:initials="KM">
    <w:p w14:paraId="38CC60CD" w14:textId="77777777" w:rsidR="00D95880" w:rsidRDefault="00D95880" w:rsidP="004A2C15">
      <w:pPr>
        <w:pStyle w:val="Textodecomentrio"/>
        <w:ind w:firstLine="0"/>
        <w:jc w:val="left"/>
      </w:pPr>
      <w:r>
        <w:rPr>
          <w:rStyle w:val="Refdecomentrio"/>
        </w:rPr>
        <w:annotationRef/>
      </w:r>
      <w:r>
        <w:t>Desnecessário. Seu artigo não é de revisão</w:t>
      </w:r>
    </w:p>
  </w:comment>
  <w:comment w:id="510" w:author="Kleber Marques Lisboa" w:date="2023-10-25T08:03:00Z" w:initials="KM">
    <w:p w14:paraId="4DAE86C4" w14:textId="77777777" w:rsidR="00C10FE0" w:rsidRDefault="00696995" w:rsidP="008A3A78">
      <w:pPr>
        <w:pStyle w:val="Textodecomentrio"/>
        <w:ind w:firstLine="0"/>
        <w:jc w:val="left"/>
      </w:pPr>
      <w:r>
        <w:rPr>
          <w:rStyle w:val="Refdecomentrio"/>
        </w:rPr>
        <w:annotationRef/>
      </w:r>
      <w:r w:rsidR="00C10FE0">
        <w:t>"specie" se refere a espécie, como a de animais, ou a $$$. No contexto deste trabalho, o correto é "species" tanto para o singular quanto para o plural.</w:t>
      </w:r>
    </w:p>
  </w:comment>
  <w:comment w:id="518" w:author="Kleber Marques Lisboa" w:date="2023-10-25T08:04:00Z" w:initials="KM">
    <w:p w14:paraId="0B1986F9" w14:textId="344D0C9A" w:rsidR="00AB2C06" w:rsidRDefault="00AB2C06" w:rsidP="000471F8">
      <w:pPr>
        <w:pStyle w:val="Textodecomentrio"/>
        <w:ind w:firstLine="0"/>
        <w:jc w:val="left"/>
      </w:pPr>
      <w:r>
        <w:rPr>
          <w:rStyle w:val="Refdecomentrio"/>
        </w:rPr>
        <w:annotationRef/>
      </w:r>
      <w:r>
        <w:t>Novamente, não é um artigo de revisão. Não tem porque ficar elencando diferentes modelos. Se atenha somente àquele que efetivamente usou.</w:t>
      </w:r>
    </w:p>
  </w:comment>
  <w:comment w:id="533" w:author="Kleber Marques Lisboa" w:date="2023-10-25T08:05:00Z" w:initials="KM">
    <w:p w14:paraId="72B28B0A" w14:textId="77777777" w:rsidR="00AB2C06" w:rsidRDefault="00AB2C06" w:rsidP="005330BD">
      <w:pPr>
        <w:pStyle w:val="Textodecomentrio"/>
        <w:ind w:firstLine="0"/>
        <w:jc w:val="left"/>
      </w:pPr>
      <w:r>
        <w:rPr>
          <w:rStyle w:val="Refdecomentrio"/>
        </w:rPr>
        <w:annotationRef/>
      </w:r>
      <w:r>
        <w:t>Acabou que não disse qual usou no seu caso...</w:t>
      </w:r>
    </w:p>
  </w:comment>
  <w:comment w:id="563" w:author="Kleber Marques Lisboa" w:date="2023-10-25T08:14:00Z" w:initials="KM">
    <w:p w14:paraId="7D880514" w14:textId="77777777" w:rsidR="00310878" w:rsidRDefault="00022E56" w:rsidP="00004551">
      <w:pPr>
        <w:pStyle w:val="Textodecomentrio"/>
        <w:ind w:firstLine="0"/>
        <w:jc w:val="left"/>
      </w:pPr>
      <w:r>
        <w:rPr>
          <w:rStyle w:val="Refdecomentrio"/>
        </w:rPr>
        <w:annotationRef/>
      </w:r>
      <w:r w:rsidR="00310878">
        <w:t>Tem algo esquisito com estas expressões. Vocês precisam decidir se c_p é constante ou não.</w:t>
      </w:r>
      <w:r w:rsidR="00310878">
        <w:br/>
      </w:r>
      <w:r w:rsidR="00310878">
        <w:br/>
        <w:t>c_p * T não é a entalpia. dh = c_p * dT, tanto se T for constante quanto se c_p é uma função da temperatura. Isso para materiais ditos incompressíveis. Se assumir que c_p é constante, \delta h = c_p * (\delta T). Assumindo 0°C como a temperatura de referência com h = 0 é que podemos escrever que h = c_p * T, mas note que c_p não varia com T neste caso; foi assumindo que era que chegamos até aqui. Se querem considerar o c_p variando com a temperatura, tem uma integral envolvida.</w:t>
      </w:r>
    </w:p>
  </w:comment>
  <w:comment w:id="866" w:author="Kleber Marques Lisboa" w:date="2023-10-25T11:30:00Z" w:initials="KM">
    <w:p w14:paraId="66AF2831" w14:textId="77777777" w:rsidR="0067339F" w:rsidRDefault="0067339F" w:rsidP="008D15D2">
      <w:pPr>
        <w:pStyle w:val="Textodecomentrio"/>
        <w:ind w:firstLine="0"/>
        <w:jc w:val="left"/>
      </w:pPr>
      <w:r>
        <w:rPr>
          <w:rStyle w:val="Refdecomentrio"/>
        </w:rPr>
        <w:annotationRef/>
      </w:r>
      <w:r>
        <w:t>Eu acho esta notação T(z,\infty) estranha, mas enfim.</w:t>
      </w:r>
    </w:p>
  </w:comment>
  <w:comment w:id="906" w:author="Kleber Marques Lisboa" w:date="2023-10-25T12:45:00Z" w:initials="KM">
    <w:p w14:paraId="156ED99E" w14:textId="77777777" w:rsidR="00BA3B0B" w:rsidRDefault="00BA3B0B" w:rsidP="00A443E2">
      <w:pPr>
        <w:pStyle w:val="Textodecomentrio"/>
        <w:ind w:firstLine="0"/>
        <w:jc w:val="left"/>
      </w:pPr>
      <w:r>
        <w:rPr>
          <w:rStyle w:val="Refdecomentrio"/>
        </w:rPr>
        <w:annotationRef/>
      </w:r>
      <w:r>
        <w:t>Cuidado com estas comparações porque o PLICA é em espiral.</w:t>
      </w:r>
    </w:p>
  </w:comment>
  <w:comment w:id="907" w:author="Kleber Marques Lisboa" w:date="2023-10-25T12:45:00Z" w:initials="KM">
    <w:p w14:paraId="54E0856E" w14:textId="77777777" w:rsidR="00BA3B0B" w:rsidRDefault="00BA3B0B" w:rsidP="00F25C2B">
      <w:pPr>
        <w:pStyle w:val="Textodecomentrio"/>
        <w:ind w:firstLine="0"/>
        <w:jc w:val="left"/>
      </w:pPr>
      <w:r>
        <w:rPr>
          <w:rStyle w:val="Refdecomentrio"/>
        </w:rPr>
        <w:annotationRef/>
      </w:r>
      <w:r>
        <w:t>Não é definido previamente, a não ser na lista de abreviações...</w:t>
      </w:r>
    </w:p>
  </w:comment>
  <w:comment w:id="995" w:author="Kleber Marques Lisboa" w:date="2023-10-25T13:12:00Z" w:initials="KM">
    <w:p w14:paraId="4FA9F4C0" w14:textId="77777777" w:rsidR="003D070A" w:rsidRDefault="003D070A" w:rsidP="003919E6">
      <w:pPr>
        <w:pStyle w:val="Textodecomentrio"/>
        <w:ind w:firstLine="0"/>
        <w:jc w:val="left"/>
      </w:pPr>
      <w:r>
        <w:rPr>
          <w:rStyle w:val="Refdecomentrio"/>
        </w:rPr>
        <w:annotationRef/>
      </w:r>
      <w:r>
        <w:t>Acho estas notações com underline (_) estranhas.</w:t>
      </w:r>
    </w:p>
  </w:comment>
  <w:comment w:id="1002" w:author="Kleber Marques Lisboa" w:date="2023-10-25T13:31:00Z" w:initials="KM">
    <w:p w14:paraId="2D14CC78" w14:textId="77777777" w:rsidR="00CC3729" w:rsidRDefault="00CC3729" w:rsidP="005F22CB">
      <w:pPr>
        <w:pStyle w:val="Textodecomentrio"/>
        <w:ind w:firstLine="0"/>
        <w:jc w:val="left"/>
      </w:pPr>
      <w:r>
        <w:rPr>
          <w:rStyle w:val="Refdecomentrio"/>
        </w:rPr>
        <w:annotationRef/>
      </w:r>
      <w:r>
        <w:t>Corrija-me se eu estiver errado, mas, ainda que o fluxo mássico cesse ou mesmo se reverta, a transferência de calor por convecção-condução continuará acontecendo e pode vir a ser menor do que essa que chama de "threshold".</w:t>
      </w:r>
    </w:p>
  </w:comment>
  <w:comment w:id="984" w:author="Kleber Marques Lisboa" w:date="2023-10-25T13:38:00Z" w:initials="KM">
    <w:p w14:paraId="775C098F" w14:textId="77777777" w:rsidR="00013B08" w:rsidRDefault="00013B08" w:rsidP="00A87875">
      <w:pPr>
        <w:pStyle w:val="Textodecomentrio"/>
        <w:ind w:firstLine="0"/>
        <w:jc w:val="left"/>
      </w:pPr>
      <w:r>
        <w:rPr>
          <w:rStyle w:val="Refdecomentrio"/>
        </w:rPr>
        <w:annotationRef/>
      </w:r>
      <w:r>
        <w:t>Não vi muito sentido nesta análise toda. Parece estar apenas replicando o que Christie et al. 2020 fez, o que não é permitido, uma vez que a contribuição em um artigo científico deve ser inovadora.</w:t>
      </w:r>
    </w:p>
  </w:comment>
  <w:comment w:id="1045" w:author="Kleber Marques Lisboa" w:date="2023-10-25T14:16:00Z" w:initials="KM">
    <w:p w14:paraId="6695D6C2" w14:textId="77777777" w:rsidR="0059608A" w:rsidRDefault="0059608A" w:rsidP="003B4DEE">
      <w:pPr>
        <w:pStyle w:val="Textodecomentrio"/>
        <w:ind w:firstLine="0"/>
        <w:jc w:val="left"/>
      </w:pPr>
      <w:r>
        <w:rPr>
          <w:rStyle w:val="Refdecomentrio"/>
        </w:rPr>
        <w:annotationRef/>
      </w:r>
      <w:r>
        <w:t>É usual apresentar esta métrica em kWh/m³. Basta multiplicar todo mundo por 1000</w:t>
      </w:r>
    </w:p>
  </w:comment>
  <w:comment w:id="1407" w:author="Kleber Marques Lisboa" w:date="2023-10-25T14:35:00Z" w:initials="KM">
    <w:p w14:paraId="1CC36E5A" w14:textId="77777777" w:rsidR="00006ECE" w:rsidRDefault="00006ECE" w:rsidP="00E91385">
      <w:pPr>
        <w:pStyle w:val="Textodecomentrio"/>
        <w:ind w:firstLine="0"/>
        <w:jc w:val="left"/>
      </w:pPr>
      <w:r>
        <w:rPr>
          <w:rStyle w:val="Refdecomentrio"/>
        </w:rPr>
        <w:annotationRef/>
      </w:r>
      <w:r>
        <w:t>A frequência no semi-batch é menor do que a do batch, não? Leva mais tempo entre uma crista e outra.</w:t>
      </w:r>
    </w:p>
  </w:comment>
  <w:comment w:id="1488" w:author="Kleber Marques Lisboa" w:date="2023-10-24T15:41:00Z" w:initials="KM">
    <w:p w14:paraId="75C2A8BA" w14:textId="1155D515" w:rsidR="0067118B" w:rsidRDefault="0067118B" w:rsidP="0085290F">
      <w:pPr>
        <w:pStyle w:val="Textodecomentrio"/>
        <w:ind w:firstLine="0"/>
        <w:jc w:val="left"/>
      </w:pPr>
      <w:r>
        <w:rPr>
          <w:rStyle w:val="Refdecomentrio"/>
        </w:rPr>
        <w:annotationRef/>
      </w:r>
      <w:r>
        <w:t>Este tipo de conclusão, que se limita a repetir o que já está sendo dito na seção de resultados usando bullets, não é adequado. O propósito principal da conclusão é oferecer insights sobre o impacto dos resultados encontrados na área estudada.</w:t>
      </w:r>
    </w:p>
  </w:comment>
  <w:comment w:id="1490" w:author="Kleber Marques Lisboa" w:date="2023-10-25T15:26:00Z" w:initials="KM">
    <w:p w14:paraId="66F8205D" w14:textId="77777777" w:rsidR="005E7C76" w:rsidRDefault="005E7C76" w:rsidP="0043714C">
      <w:pPr>
        <w:pStyle w:val="Textodecomentrio"/>
        <w:ind w:firstLine="0"/>
        <w:jc w:val="left"/>
      </w:pPr>
      <w:r>
        <w:rPr>
          <w:rStyle w:val="Refdecomentrio"/>
        </w:rPr>
        <w:annotationRef/>
      </w:r>
      <w:r>
        <w:t>Tem que escolher a revista para definir o formato das referências, mas a maior parte das revistas na área adotam o modelo de citação e listagem numérica de referências com um padrão de detalhamento de cada uma diferente do usado. Isso vai ser um saco de mudar. Por isso, recomendo usar a extensão do Zotero no Word (a do Mendeley também funciona bem). Você adiciona as referências no Zotero, escolhe o estilo de citação e depois vai só inserindo no meio do texto enquanto a extensão gerencia tanto a lista de referências quanto garante que as citações estão apropriadamente numeradas, por exemplo. Se eventualmente tiver que mudar o estilo das referências é literalmente só mudar uma configuração e ele automaticamente atualiza tudo.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B4AE3D" w15:done="0"/>
  <w15:commentEx w15:paraId="4163704C" w15:done="0"/>
  <w15:commentEx w15:paraId="6E311516" w15:done="0"/>
  <w15:commentEx w15:paraId="28918A04" w15:done="0"/>
  <w15:commentEx w15:paraId="10CEADAF" w15:done="0"/>
  <w15:commentEx w15:paraId="332AF2DB" w15:done="0"/>
  <w15:commentEx w15:paraId="3DAF2EF8" w15:done="0"/>
  <w15:commentEx w15:paraId="23E3CC8D" w15:done="0"/>
  <w15:commentEx w15:paraId="442FEB6E" w15:done="0"/>
  <w15:commentEx w15:paraId="35216B66" w15:done="0"/>
  <w15:commentEx w15:paraId="27DAF3DD" w15:done="0"/>
  <w15:commentEx w15:paraId="7F99E5A4" w15:done="0"/>
  <w15:commentEx w15:paraId="38CC60CD" w15:done="0"/>
  <w15:commentEx w15:paraId="4DAE86C4" w15:done="0"/>
  <w15:commentEx w15:paraId="0B1986F9" w15:done="0"/>
  <w15:commentEx w15:paraId="72B28B0A" w15:done="0"/>
  <w15:commentEx w15:paraId="7D880514" w15:done="0"/>
  <w15:commentEx w15:paraId="66AF2831" w15:done="0"/>
  <w15:commentEx w15:paraId="156ED99E" w15:done="0"/>
  <w15:commentEx w15:paraId="54E0856E" w15:done="0"/>
  <w15:commentEx w15:paraId="4FA9F4C0" w15:done="0"/>
  <w15:commentEx w15:paraId="2D14CC78" w15:done="0"/>
  <w15:commentEx w15:paraId="775C098F" w15:done="0"/>
  <w15:commentEx w15:paraId="6695D6C2" w15:done="0"/>
  <w15:commentEx w15:paraId="1CC36E5A" w15:done="0"/>
  <w15:commentEx w15:paraId="75C2A8BA" w15:done="0"/>
  <w15:commentEx w15:paraId="66F820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7046CA" w16cex:dateUtc="2023-10-24T12:43:00Z"/>
  <w16cex:commentExtensible w16cex:durableId="69770784" w16cex:dateUtc="2023-10-24T12:23:00Z"/>
  <w16cex:commentExtensible w16cex:durableId="3C363978" w16cex:dateUtc="2023-10-24T12:23:00Z"/>
  <w16cex:commentExtensible w16cex:durableId="582F61B7" w16cex:dateUtc="2023-10-24T12:49:00Z"/>
  <w16cex:commentExtensible w16cex:durableId="13E2F75E" w16cex:dateUtc="2023-10-24T12:48:00Z"/>
  <w16cex:commentExtensible w16cex:durableId="003ADBFC" w16cex:dateUtc="2023-10-24T18:44:00Z"/>
  <w16cex:commentExtensible w16cex:durableId="384D53C1" w16cex:dateUtc="2023-10-24T18:25:00Z"/>
  <w16cex:commentExtensible w16cex:durableId="23415EBD" w16cex:dateUtc="2023-10-24T18:51:00Z"/>
  <w16cex:commentExtensible w16cex:durableId="05314FB7" w16cex:dateUtc="2023-10-25T10:17:00Z"/>
  <w16cex:commentExtensible w16cex:durableId="2BB401B9" w16cex:dateUtc="2023-10-25T10:29:00Z"/>
  <w16cex:commentExtensible w16cex:durableId="7E5CE2F1" w16cex:dateUtc="2023-10-25T10:50:00Z"/>
  <w16cex:commentExtensible w16cex:durableId="18DFD597" w16cex:dateUtc="2023-10-25T10:59:00Z"/>
  <w16cex:commentExtensible w16cex:durableId="5987E26E" w16cex:dateUtc="2023-10-25T10:59:00Z"/>
  <w16cex:commentExtensible w16cex:durableId="05086343" w16cex:dateUtc="2023-10-25T11:03:00Z"/>
  <w16cex:commentExtensible w16cex:durableId="00EB14F7" w16cex:dateUtc="2023-10-25T11:04:00Z"/>
  <w16cex:commentExtensible w16cex:durableId="660658CF" w16cex:dateUtc="2023-10-25T11:05:00Z"/>
  <w16cex:commentExtensible w16cex:durableId="637DC072" w16cex:dateUtc="2023-10-25T11:14:00Z"/>
  <w16cex:commentExtensible w16cex:durableId="13B7AD7A" w16cex:dateUtc="2023-10-25T14:30:00Z"/>
  <w16cex:commentExtensible w16cex:durableId="1FE8D499" w16cex:dateUtc="2023-10-25T15:45:00Z"/>
  <w16cex:commentExtensible w16cex:durableId="31DC50D1" w16cex:dateUtc="2023-10-25T15:45:00Z"/>
  <w16cex:commentExtensible w16cex:durableId="61193B76" w16cex:dateUtc="2023-10-25T16:12:00Z"/>
  <w16cex:commentExtensible w16cex:durableId="091D80BD" w16cex:dateUtc="2023-10-25T16:31:00Z"/>
  <w16cex:commentExtensible w16cex:durableId="46DB6B0B" w16cex:dateUtc="2023-10-25T16:38:00Z"/>
  <w16cex:commentExtensible w16cex:durableId="3736F2C2" w16cex:dateUtc="2023-10-25T17:16:00Z"/>
  <w16cex:commentExtensible w16cex:durableId="146CAF08" w16cex:dateUtc="2023-10-25T17:35:00Z"/>
  <w16cex:commentExtensible w16cex:durableId="6543619E" w16cex:dateUtc="2023-10-24T18:41:00Z"/>
  <w16cex:commentExtensible w16cex:durableId="548333CA" w16cex:dateUtc="2023-10-25T18: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B4AE3D" w16cid:durableId="2C7046CA"/>
  <w16cid:commentId w16cid:paraId="4163704C" w16cid:durableId="69770784"/>
  <w16cid:commentId w16cid:paraId="6E311516" w16cid:durableId="3C363978"/>
  <w16cid:commentId w16cid:paraId="28918A04" w16cid:durableId="582F61B7"/>
  <w16cid:commentId w16cid:paraId="10CEADAF" w16cid:durableId="13E2F75E"/>
  <w16cid:commentId w16cid:paraId="332AF2DB" w16cid:durableId="003ADBFC"/>
  <w16cid:commentId w16cid:paraId="3DAF2EF8" w16cid:durableId="384D53C1"/>
  <w16cid:commentId w16cid:paraId="23E3CC8D" w16cid:durableId="23415EBD"/>
  <w16cid:commentId w16cid:paraId="442FEB6E" w16cid:durableId="05314FB7"/>
  <w16cid:commentId w16cid:paraId="35216B66" w16cid:durableId="2BB401B9"/>
  <w16cid:commentId w16cid:paraId="27DAF3DD" w16cid:durableId="7E5CE2F1"/>
  <w16cid:commentId w16cid:paraId="7F99E5A4" w16cid:durableId="18DFD597"/>
  <w16cid:commentId w16cid:paraId="38CC60CD" w16cid:durableId="5987E26E"/>
  <w16cid:commentId w16cid:paraId="4DAE86C4" w16cid:durableId="05086343"/>
  <w16cid:commentId w16cid:paraId="0B1986F9" w16cid:durableId="00EB14F7"/>
  <w16cid:commentId w16cid:paraId="72B28B0A" w16cid:durableId="660658CF"/>
  <w16cid:commentId w16cid:paraId="7D880514" w16cid:durableId="637DC072"/>
  <w16cid:commentId w16cid:paraId="66AF2831" w16cid:durableId="13B7AD7A"/>
  <w16cid:commentId w16cid:paraId="156ED99E" w16cid:durableId="1FE8D499"/>
  <w16cid:commentId w16cid:paraId="54E0856E" w16cid:durableId="31DC50D1"/>
  <w16cid:commentId w16cid:paraId="4FA9F4C0" w16cid:durableId="61193B76"/>
  <w16cid:commentId w16cid:paraId="2D14CC78" w16cid:durableId="091D80BD"/>
  <w16cid:commentId w16cid:paraId="775C098F" w16cid:durableId="46DB6B0B"/>
  <w16cid:commentId w16cid:paraId="6695D6C2" w16cid:durableId="3736F2C2"/>
  <w16cid:commentId w16cid:paraId="1CC36E5A" w16cid:durableId="146CAF08"/>
  <w16cid:commentId w16cid:paraId="75C2A8BA" w16cid:durableId="6543619E"/>
  <w16cid:commentId w16cid:paraId="66F8205D" w16cid:durableId="548333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53599" w14:textId="77777777" w:rsidR="00621CA0" w:rsidRDefault="00621CA0" w:rsidP="00D06CF5">
      <w:pPr>
        <w:spacing w:after="0" w:line="240" w:lineRule="auto"/>
      </w:pPr>
      <w:r>
        <w:separator/>
      </w:r>
    </w:p>
  </w:endnote>
  <w:endnote w:type="continuationSeparator" w:id="0">
    <w:p w14:paraId="53CC8A79" w14:textId="77777777" w:rsidR="00621CA0" w:rsidRDefault="00621CA0" w:rsidP="00D06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harisSIL">
    <w:altName w:val="Yu Gothic"/>
    <w:panose1 w:val="00000000000000000000"/>
    <w:charset w:val="80"/>
    <w:family w:val="swiss"/>
    <w:notTrueType/>
    <w:pitch w:val="default"/>
    <w:sig w:usb0="00000003" w:usb1="08070000" w:usb2="00000010" w:usb3="00000000" w:csb0="00020001"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B01A1" w14:textId="77777777" w:rsidR="00EC0C6C" w:rsidRDefault="00EC0C6C" w:rsidP="00A35C72">
    <w:pPr>
      <w:pStyle w:val="Rodap"/>
      <w:jc w:val="right"/>
    </w:pPr>
    <w:r>
      <w:fldChar w:fldCharType="begin"/>
    </w:r>
    <w:r>
      <w:instrText>PAGE   \* MERGEFORMAT</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E5AC7" w14:textId="77777777" w:rsidR="00590933" w:rsidRDefault="00590933" w:rsidP="00A35C72">
    <w:pPr>
      <w:pStyle w:val="Rodap"/>
      <w:jc w:val="right"/>
    </w:pPr>
    <w:r>
      <w:fldChar w:fldCharType="begin"/>
    </w:r>
    <w:r>
      <w:instrText>PAGE   \* MERGEFORMAT</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9E1F5" w14:textId="77777777" w:rsidR="00621CA0" w:rsidRDefault="00621CA0" w:rsidP="00D06CF5">
      <w:pPr>
        <w:spacing w:after="0" w:line="240" w:lineRule="auto"/>
      </w:pPr>
      <w:r>
        <w:separator/>
      </w:r>
    </w:p>
  </w:footnote>
  <w:footnote w:type="continuationSeparator" w:id="0">
    <w:p w14:paraId="2F11C8DE" w14:textId="77777777" w:rsidR="00621CA0" w:rsidRDefault="00621CA0" w:rsidP="00D06C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64B7"/>
    <w:multiLevelType w:val="hybridMultilevel"/>
    <w:tmpl w:val="5CD605F6"/>
    <w:lvl w:ilvl="0" w:tplc="A23EBD50">
      <w:start w:val="1"/>
      <w:numFmt w:val="bullet"/>
      <w:lvlText w:val=""/>
      <w:lvlJc w:val="left"/>
      <w:pPr>
        <w:ind w:left="720" w:hanging="360"/>
      </w:pPr>
      <w:rPr>
        <w:rFonts w:ascii="Symbol" w:eastAsia="Times New Roman" w:hAnsi="Symbol"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363DD"/>
    <w:multiLevelType w:val="hybridMultilevel"/>
    <w:tmpl w:val="A80A0ADC"/>
    <w:lvl w:ilvl="0" w:tplc="C1C2B57A">
      <w:start w:val="180"/>
      <w:numFmt w:val="bullet"/>
      <w:lvlText w:val="*"/>
      <w:lvlJc w:val="left"/>
      <w:pPr>
        <w:ind w:left="1080" w:hanging="360"/>
      </w:pPr>
      <w:rPr>
        <w:rFonts w:ascii="Times New Roman" w:eastAsia="Times New Roman" w:hAnsi="Times New Roman" w:cs="Times New Roman"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 w15:restartNumberingAfterBreak="0">
    <w:nsid w:val="0D536E5F"/>
    <w:multiLevelType w:val="hybridMultilevel"/>
    <w:tmpl w:val="7A184F1E"/>
    <w:lvl w:ilvl="0" w:tplc="B412A6E0">
      <w:start w:val="180"/>
      <w:numFmt w:val="bullet"/>
      <w:lvlText w:val=""/>
      <w:lvlJc w:val="left"/>
      <w:pPr>
        <w:ind w:left="1080" w:hanging="360"/>
      </w:pPr>
      <w:rPr>
        <w:rFonts w:ascii="Symbol" w:eastAsia="Times New Roman" w:hAnsi="Symbol" w:cs="Times New Roman"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0F8926FA"/>
    <w:multiLevelType w:val="multilevel"/>
    <w:tmpl w:val="200E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84B82"/>
    <w:multiLevelType w:val="multilevel"/>
    <w:tmpl w:val="E1E240C0"/>
    <w:lvl w:ilvl="0">
      <w:start w:val="4"/>
      <w:numFmt w:val="decimal"/>
      <w:lvlText w:val="%1."/>
      <w:lvlJc w:val="left"/>
      <w:pPr>
        <w:ind w:left="927" w:hanging="360"/>
      </w:pPr>
      <w:rPr>
        <w:rFonts w:hint="default"/>
      </w:rPr>
    </w:lvl>
    <w:lvl w:ilvl="1">
      <w:start w:val="4"/>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5" w15:restartNumberingAfterBreak="0">
    <w:nsid w:val="27E70848"/>
    <w:multiLevelType w:val="hybridMultilevel"/>
    <w:tmpl w:val="20EA1C46"/>
    <w:lvl w:ilvl="0" w:tplc="9668B728">
      <w:start w:val="1"/>
      <w:numFmt w:val="lowerRoman"/>
      <w:lvlText w:val="(%1)"/>
      <w:lvlJc w:val="left"/>
      <w:pPr>
        <w:ind w:left="1287" w:hanging="72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6" w15:restartNumberingAfterBreak="0">
    <w:nsid w:val="3373036B"/>
    <w:multiLevelType w:val="multilevel"/>
    <w:tmpl w:val="79D8E166"/>
    <w:lvl w:ilvl="0">
      <w:start w:val="5"/>
      <w:numFmt w:val="decimal"/>
      <w:lvlText w:val="%1"/>
      <w:lvlJc w:val="left"/>
      <w:pPr>
        <w:ind w:left="360" w:hanging="360"/>
      </w:pPr>
      <w:rPr>
        <w:rFonts w:eastAsia="Arial" w:hint="default"/>
      </w:rPr>
    </w:lvl>
    <w:lvl w:ilvl="1">
      <w:start w:val="1"/>
      <w:numFmt w:val="decimal"/>
      <w:lvlText w:val="%1.%2"/>
      <w:lvlJc w:val="left"/>
      <w:pPr>
        <w:ind w:left="927" w:hanging="360"/>
      </w:pPr>
      <w:rPr>
        <w:rFonts w:eastAsia="Arial" w:hint="default"/>
      </w:rPr>
    </w:lvl>
    <w:lvl w:ilvl="2">
      <w:start w:val="1"/>
      <w:numFmt w:val="decimal"/>
      <w:lvlText w:val="%1.%2.%3"/>
      <w:lvlJc w:val="left"/>
      <w:pPr>
        <w:ind w:left="1854" w:hanging="720"/>
      </w:pPr>
      <w:rPr>
        <w:rFonts w:eastAsia="Arial" w:hint="default"/>
      </w:rPr>
    </w:lvl>
    <w:lvl w:ilvl="3">
      <w:start w:val="1"/>
      <w:numFmt w:val="decimal"/>
      <w:lvlText w:val="%1.%2.%3.%4"/>
      <w:lvlJc w:val="left"/>
      <w:pPr>
        <w:ind w:left="2421" w:hanging="720"/>
      </w:pPr>
      <w:rPr>
        <w:rFonts w:eastAsia="Arial" w:hint="default"/>
      </w:rPr>
    </w:lvl>
    <w:lvl w:ilvl="4">
      <w:start w:val="1"/>
      <w:numFmt w:val="decimal"/>
      <w:lvlText w:val="%1.%2.%3.%4.%5"/>
      <w:lvlJc w:val="left"/>
      <w:pPr>
        <w:ind w:left="3348" w:hanging="1080"/>
      </w:pPr>
      <w:rPr>
        <w:rFonts w:eastAsia="Arial" w:hint="default"/>
      </w:rPr>
    </w:lvl>
    <w:lvl w:ilvl="5">
      <w:start w:val="1"/>
      <w:numFmt w:val="decimal"/>
      <w:lvlText w:val="%1.%2.%3.%4.%5.%6"/>
      <w:lvlJc w:val="left"/>
      <w:pPr>
        <w:ind w:left="3915" w:hanging="1080"/>
      </w:pPr>
      <w:rPr>
        <w:rFonts w:eastAsia="Arial" w:hint="default"/>
      </w:rPr>
    </w:lvl>
    <w:lvl w:ilvl="6">
      <w:start w:val="1"/>
      <w:numFmt w:val="decimal"/>
      <w:lvlText w:val="%1.%2.%3.%4.%5.%6.%7"/>
      <w:lvlJc w:val="left"/>
      <w:pPr>
        <w:ind w:left="4842" w:hanging="1440"/>
      </w:pPr>
      <w:rPr>
        <w:rFonts w:eastAsia="Arial" w:hint="default"/>
      </w:rPr>
    </w:lvl>
    <w:lvl w:ilvl="7">
      <w:start w:val="1"/>
      <w:numFmt w:val="decimal"/>
      <w:lvlText w:val="%1.%2.%3.%4.%5.%6.%7.%8"/>
      <w:lvlJc w:val="left"/>
      <w:pPr>
        <w:ind w:left="5409" w:hanging="1440"/>
      </w:pPr>
      <w:rPr>
        <w:rFonts w:eastAsia="Arial" w:hint="default"/>
      </w:rPr>
    </w:lvl>
    <w:lvl w:ilvl="8">
      <w:start w:val="1"/>
      <w:numFmt w:val="decimal"/>
      <w:lvlText w:val="%1.%2.%3.%4.%5.%6.%7.%8.%9"/>
      <w:lvlJc w:val="left"/>
      <w:pPr>
        <w:ind w:left="6336" w:hanging="1800"/>
      </w:pPr>
      <w:rPr>
        <w:rFonts w:eastAsia="Arial" w:hint="default"/>
      </w:rPr>
    </w:lvl>
  </w:abstractNum>
  <w:abstractNum w:abstractNumId="7" w15:restartNumberingAfterBreak="0">
    <w:nsid w:val="3846210C"/>
    <w:multiLevelType w:val="multilevel"/>
    <w:tmpl w:val="017C6E3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C571127"/>
    <w:multiLevelType w:val="hybridMultilevel"/>
    <w:tmpl w:val="E3B668EC"/>
    <w:lvl w:ilvl="0" w:tplc="98A6B672">
      <w:start w:val="1"/>
      <w:numFmt w:val="upperLetter"/>
      <w:lvlText w:val="%1."/>
      <w:lvlJc w:val="left"/>
      <w:pPr>
        <w:ind w:left="720" w:hanging="360"/>
      </w:pPr>
      <w:rPr>
        <w:rFonts w:ascii="Times New Roman" w:hAnsi="Times New Roman" w:cs="Times New Roman" w:hint="default"/>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29B7015"/>
    <w:multiLevelType w:val="multilevel"/>
    <w:tmpl w:val="E24E8CE6"/>
    <w:lvl w:ilvl="0">
      <w:start w:val="1"/>
      <w:numFmt w:val="decimal"/>
      <w:lvlText w:val="%1."/>
      <w:lvlJc w:val="left"/>
      <w:pPr>
        <w:ind w:left="927" w:hanging="360"/>
      </w:pPr>
      <w:rPr>
        <w:rFonts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0" w15:restartNumberingAfterBreak="0">
    <w:nsid w:val="52B23A1C"/>
    <w:multiLevelType w:val="hybridMultilevel"/>
    <w:tmpl w:val="15E2FF46"/>
    <w:lvl w:ilvl="0" w:tplc="2C4E25E4">
      <w:start w:val="6"/>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55B07B1E"/>
    <w:multiLevelType w:val="multilevel"/>
    <w:tmpl w:val="BD642914"/>
    <w:lvl w:ilvl="0">
      <w:start w:val="1"/>
      <w:numFmt w:val="decimal"/>
      <w:lvlText w:val="%1."/>
      <w:lvlJc w:val="left"/>
      <w:pPr>
        <w:ind w:left="720" w:hanging="360"/>
      </w:pPr>
      <w:rPr>
        <w:sz w:val="24"/>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5DBB2774"/>
    <w:multiLevelType w:val="hybridMultilevel"/>
    <w:tmpl w:val="56A216AA"/>
    <w:lvl w:ilvl="0" w:tplc="04160015">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6D42E73"/>
    <w:multiLevelType w:val="hybridMultilevel"/>
    <w:tmpl w:val="E12CFB34"/>
    <w:lvl w:ilvl="0" w:tplc="CC626DE2">
      <w:start w:val="6"/>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7BB100B9"/>
    <w:multiLevelType w:val="hybridMultilevel"/>
    <w:tmpl w:val="DFE876CC"/>
    <w:lvl w:ilvl="0" w:tplc="459CF27A">
      <w:start w:val="13"/>
      <w:numFmt w:val="bullet"/>
      <w:lvlText w:val="-"/>
      <w:lvlJc w:val="left"/>
      <w:pPr>
        <w:ind w:left="1080" w:hanging="360"/>
      </w:pPr>
      <w:rPr>
        <w:rFonts w:ascii="Times New Roman" w:eastAsia="Times New Roman" w:hAnsi="Times New Roman" w:cs="Times New Roman"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16cid:durableId="1756632434">
    <w:abstractNumId w:val="9"/>
  </w:num>
  <w:num w:numId="2" w16cid:durableId="2027831349">
    <w:abstractNumId w:val="0"/>
  </w:num>
  <w:num w:numId="3" w16cid:durableId="8455815">
    <w:abstractNumId w:val="11"/>
  </w:num>
  <w:num w:numId="4" w16cid:durableId="628587548">
    <w:abstractNumId w:val="7"/>
  </w:num>
  <w:num w:numId="5" w16cid:durableId="490218062">
    <w:abstractNumId w:val="8"/>
  </w:num>
  <w:num w:numId="6" w16cid:durableId="1341273420">
    <w:abstractNumId w:val="12"/>
  </w:num>
  <w:num w:numId="7" w16cid:durableId="1505126536">
    <w:abstractNumId w:val="2"/>
  </w:num>
  <w:num w:numId="8" w16cid:durableId="165289415">
    <w:abstractNumId w:val="1"/>
  </w:num>
  <w:num w:numId="9" w16cid:durableId="61492739">
    <w:abstractNumId w:val="10"/>
  </w:num>
  <w:num w:numId="10" w16cid:durableId="211504449">
    <w:abstractNumId w:val="13"/>
  </w:num>
  <w:num w:numId="11" w16cid:durableId="2108385595">
    <w:abstractNumId w:val="6"/>
  </w:num>
  <w:num w:numId="12" w16cid:durableId="1226449570">
    <w:abstractNumId w:val="4"/>
  </w:num>
  <w:num w:numId="13" w16cid:durableId="831992910">
    <w:abstractNumId w:val="3"/>
  </w:num>
  <w:num w:numId="14" w16cid:durableId="135268986">
    <w:abstractNumId w:val="14"/>
  </w:num>
  <w:num w:numId="15" w16cid:durableId="142757910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leber Marques Lisboa">
    <w15:presenceInfo w15:providerId="Windows Live" w15:userId="51260114c9f0fe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Y1MDOwNLQ0MDU2MbZQ0lEKTi0uzszPAykwqwUApPNS7SwAAAA="/>
  </w:docVars>
  <w:rsids>
    <w:rsidRoot w:val="00B82A9F"/>
    <w:rsid w:val="0000066A"/>
    <w:rsid w:val="0000344A"/>
    <w:rsid w:val="000049D1"/>
    <w:rsid w:val="00006ECE"/>
    <w:rsid w:val="000073F2"/>
    <w:rsid w:val="000103B4"/>
    <w:rsid w:val="00010964"/>
    <w:rsid w:val="00010C9B"/>
    <w:rsid w:val="0001209B"/>
    <w:rsid w:val="000132FB"/>
    <w:rsid w:val="00013962"/>
    <w:rsid w:val="00013B08"/>
    <w:rsid w:val="00014218"/>
    <w:rsid w:val="0002016C"/>
    <w:rsid w:val="00021261"/>
    <w:rsid w:val="00021F87"/>
    <w:rsid w:val="00022E56"/>
    <w:rsid w:val="0002305B"/>
    <w:rsid w:val="00023357"/>
    <w:rsid w:val="000239CF"/>
    <w:rsid w:val="00026C3D"/>
    <w:rsid w:val="00027EF5"/>
    <w:rsid w:val="00030AC1"/>
    <w:rsid w:val="00030EF2"/>
    <w:rsid w:val="00031B5D"/>
    <w:rsid w:val="00033D7F"/>
    <w:rsid w:val="00034351"/>
    <w:rsid w:val="0003487A"/>
    <w:rsid w:val="000349C5"/>
    <w:rsid w:val="00035AA0"/>
    <w:rsid w:val="00037B76"/>
    <w:rsid w:val="00042259"/>
    <w:rsid w:val="00046B66"/>
    <w:rsid w:val="00047A22"/>
    <w:rsid w:val="00055B2A"/>
    <w:rsid w:val="000574FF"/>
    <w:rsid w:val="000619F7"/>
    <w:rsid w:val="00061F6E"/>
    <w:rsid w:val="000620D9"/>
    <w:rsid w:val="0006223A"/>
    <w:rsid w:val="00063D83"/>
    <w:rsid w:val="000640EC"/>
    <w:rsid w:val="00064CB3"/>
    <w:rsid w:val="0006676D"/>
    <w:rsid w:val="00070B8A"/>
    <w:rsid w:val="00070D1B"/>
    <w:rsid w:val="00076F7F"/>
    <w:rsid w:val="00076FBB"/>
    <w:rsid w:val="0007747B"/>
    <w:rsid w:val="000774C3"/>
    <w:rsid w:val="00081832"/>
    <w:rsid w:val="00090140"/>
    <w:rsid w:val="00090317"/>
    <w:rsid w:val="000906C3"/>
    <w:rsid w:val="00090F90"/>
    <w:rsid w:val="0009192C"/>
    <w:rsid w:val="00093988"/>
    <w:rsid w:val="00095FD0"/>
    <w:rsid w:val="000967E5"/>
    <w:rsid w:val="000967FA"/>
    <w:rsid w:val="000A038F"/>
    <w:rsid w:val="000A6D46"/>
    <w:rsid w:val="000A7BE4"/>
    <w:rsid w:val="000B0103"/>
    <w:rsid w:val="000B04C2"/>
    <w:rsid w:val="000B2715"/>
    <w:rsid w:val="000B4A5C"/>
    <w:rsid w:val="000B64D5"/>
    <w:rsid w:val="000B69B7"/>
    <w:rsid w:val="000C0B3B"/>
    <w:rsid w:val="000C2577"/>
    <w:rsid w:val="000C4014"/>
    <w:rsid w:val="000C43AF"/>
    <w:rsid w:val="000C646C"/>
    <w:rsid w:val="000D14C3"/>
    <w:rsid w:val="000D3F7C"/>
    <w:rsid w:val="000D601E"/>
    <w:rsid w:val="000D606F"/>
    <w:rsid w:val="000D6BA1"/>
    <w:rsid w:val="000E00A2"/>
    <w:rsid w:val="000E2157"/>
    <w:rsid w:val="000E4D46"/>
    <w:rsid w:val="000E4D7A"/>
    <w:rsid w:val="000E542C"/>
    <w:rsid w:val="000E5DAF"/>
    <w:rsid w:val="000E6901"/>
    <w:rsid w:val="000F0499"/>
    <w:rsid w:val="000F2916"/>
    <w:rsid w:val="000F2FD6"/>
    <w:rsid w:val="000F49EF"/>
    <w:rsid w:val="000F71F9"/>
    <w:rsid w:val="00101D9F"/>
    <w:rsid w:val="00102F6C"/>
    <w:rsid w:val="00103628"/>
    <w:rsid w:val="00104442"/>
    <w:rsid w:val="00105D05"/>
    <w:rsid w:val="0011212D"/>
    <w:rsid w:val="001124EC"/>
    <w:rsid w:val="00116499"/>
    <w:rsid w:val="00125177"/>
    <w:rsid w:val="001271BC"/>
    <w:rsid w:val="00130D5E"/>
    <w:rsid w:val="001327C3"/>
    <w:rsid w:val="00132ABE"/>
    <w:rsid w:val="00133061"/>
    <w:rsid w:val="0013549F"/>
    <w:rsid w:val="001355B7"/>
    <w:rsid w:val="00135776"/>
    <w:rsid w:val="001359D4"/>
    <w:rsid w:val="00135FF7"/>
    <w:rsid w:val="00136AC1"/>
    <w:rsid w:val="00136BBA"/>
    <w:rsid w:val="00137A5E"/>
    <w:rsid w:val="0014184B"/>
    <w:rsid w:val="00142AEB"/>
    <w:rsid w:val="001444CD"/>
    <w:rsid w:val="00145ADB"/>
    <w:rsid w:val="00150923"/>
    <w:rsid w:val="00150AF3"/>
    <w:rsid w:val="001523BE"/>
    <w:rsid w:val="00160577"/>
    <w:rsid w:val="001615F8"/>
    <w:rsid w:val="00161A2B"/>
    <w:rsid w:val="001631DA"/>
    <w:rsid w:val="00165B87"/>
    <w:rsid w:val="0016747D"/>
    <w:rsid w:val="00171FDE"/>
    <w:rsid w:val="00174DFF"/>
    <w:rsid w:val="00175C32"/>
    <w:rsid w:val="0017614D"/>
    <w:rsid w:val="001773B8"/>
    <w:rsid w:val="001806A8"/>
    <w:rsid w:val="00180B82"/>
    <w:rsid w:val="001818AD"/>
    <w:rsid w:val="00183056"/>
    <w:rsid w:val="00184D9C"/>
    <w:rsid w:val="001852E2"/>
    <w:rsid w:val="00185F63"/>
    <w:rsid w:val="00186A77"/>
    <w:rsid w:val="00186CC6"/>
    <w:rsid w:val="00187464"/>
    <w:rsid w:val="0018775D"/>
    <w:rsid w:val="00187A57"/>
    <w:rsid w:val="001946BC"/>
    <w:rsid w:val="001A0B3C"/>
    <w:rsid w:val="001A3863"/>
    <w:rsid w:val="001A4CE1"/>
    <w:rsid w:val="001B42BF"/>
    <w:rsid w:val="001B4698"/>
    <w:rsid w:val="001B760C"/>
    <w:rsid w:val="001C04ED"/>
    <w:rsid w:val="001C0EB0"/>
    <w:rsid w:val="001C24D2"/>
    <w:rsid w:val="001C3B35"/>
    <w:rsid w:val="001C434D"/>
    <w:rsid w:val="001C4B48"/>
    <w:rsid w:val="001C6CC3"/>
    <w:rsid w:val="001C70EE"/>
    <w:rsid w:val="001C78A5"/>
    <w:rsid w:val="001D1957"/>
    <w:rsid w:val="001D7EC0"/>
    <w:rsid w:val="001E166E"/>
    <w:rsid w:val="001E1749"/>
    <w:rsid w:val="001E526D"/>
    <w:rsid w:val="001E7102"/>
    <w:rsid w:val="001F34FF"/>
    <w:rsid w:val="001F4691"/>
    <w:rsid w:val="001F63F4"/>
    <w:rsid w:val="00200661"/>
    <w:rsid w:val="002032B1"/>
    <w:rsid w:val="00203791"/>
    <w:rsid w:val="00204112"/>
    <w:rsid w:val="002043CF"/>
    <w:rsid w:val="002044DC"/>
    <w:rsid w:val="002053E6"/>
    <w:rsid w:val="0020617B"/>
    <w:rsid w:val="00206C65"/>
    <w:rsid w:val="002075D6"/>
    <w:rsid w:val="00210795"/>
    <w:rsid w:val="00211376"/>
    <w:rsid w:val="00211445"/>
    <w:rsid w:val="0021279A"/>
    <w:rsid w:val="00212E26"/>
    <w:rsid w:val="00213D35"/>
    <w:rsid w:val="00214F76"/>
    <w:rsid w:val="00215F42"/>
    <w:rsid w:val="00216D05"/>
    <w:rsid w:val="0022054E"/>
    <w:rsid w:val="00222040"/>
    <w:rsid w:val="002221F5"/>
    <w:rsid w:val="00227C4C"/>
    <w:rsid w:val="00231CDC"/>
    <w:rsid w:val="00233328"/>
    <w:rsid w:val="002343B1"/>
    <w:rsid w:val="0023499F"/>
    <w:rsid w:val="00242937"/>
    <w:rsid w:val="00244141"/>
    <w:rsid w:val="002452CC"/>
    <w:rsid w:val="002475C2"/>
    <w:rsid w:val="00250B08"/>
    <w:rsid w:val="00252584"/>
    <w:rsid w:val="00253E0C"/>
    <w:rsid w:val="0025403C"/>
    <w:rsid w:val="00255081"/>
    <w:rsid w:val="00261628"/>
    <w:rsid w:val="002631BE"/>
    <w:rsid w:val="002636A4"/>
    <w:rsid w:val="00264740"/>
    <w:rsid w:val="00264949"/>
    <w:rsid w:val="002649BE"/>
    <w:rsid w:val="00265821"/>
    <w:rsid w:val="00265FF1"/>
    <w:rsid w:val="00266BBE"/>
    <w:rsid w:val="0026757E"/>
    <w:rsid w:val="00267A70"/>
    <w:rsid w:val="00270ECD"/>
    <w:rsid w:val="0027186D"/>
    <w:rsid w:val="00271DAD"/>
    <w:rsid w:val="0027358F"/>
    <w:rsid w:val="00273B3D"/>
    <w:rsid w:val="00273F14"/>
    <w:rsid w:val="00274908"/>
    <w:rsid w:val="00276B2B"/>
    <w:rsid w:val="00281D07"/>
    <w:rsid w:val="002930D2"/>
    <w:rsid w:val="00293140"/>
    <w:rsid w:val="00293340"/>
    <w:rsid w:val="0029392C"/>
    <w:rsid w:val="00293E2F"/>
    <w:rsid w:val="0029428A"/>
    <w:rsid w:val="00294EB9"/>
    <w:rsid w:val="00296741"/>
    <w:rsid w:val="00297DFD"/>
    <w:rsid w:val="002A1281"/>
    <w:rsid w:val="002A19F2"/>
    <w:rsid w:val="002A1DF4"/>
    <w:rsid w:val="002A2778"/>
    <w:rsid w:val="002A2D6E"/>
    <w:rsid w:val="002A4383"/>
    <w:rsid w:val="002A461A"/>
    <w:rsid w:val="002A5A10"/>
    <w:rsid w:val="002A5C59"/>
    <w:rsid w:val="002B0EAB"/>
    <w:rsid w:val="002B13F1"/>
    <w:rsid w:val="002B4B04"/>
    <w:rsid w:val="002B686D"/>
    <w:rsid w:val="002C1432"/>
    <w:rsid w:val="002C3F04"/>
    <w:rsid w:val="002C41DB"/>
    <w:rsid w:val="002C5350"/>
    <w:rsid w:val="002C76C3"/>
    <w:rsid w:val="002C7822"/>
    <w:rsid w:val="002C7996"/>
    <w:rsid w:val="002D528C"/>
    <w:rsid w:val="002D55D5"/>
    <w:rsid w:val="002D6EE6"/>
    <w:rsid w:val="002D6F0B"/>
    <w:rsid w:val="002E01BC"/>
    <w:rsid w:val="002E3AE6"/>
    <w:rsid w:val="002E526A"/>
    <w:rsid w:val="002E5391"/>
    <w:rsid w:val="002E5BFA"/>
    <w:rsid w:val="002E5FA9"/>
    <w:rsid w:val="002E7435"/>
    <w:rsid w:val="002F0772"/>
    <w:rsid w:val="002F0E41"/>
    <w:rsid w:val="002F5493"/>
    <w:rsid w:val="002F7444"/>
    <w:rsid w:val="002F785C"/>
    <w:rsid w:val="002F7A3C"/>
    <w:rsid w:val="00302814"/>
    <w:rsid w:val="0030437F"/>
    <w:rsid w:val="003058B4"/>
    <w:rsid w:val="0031040B"/>
    <w:rsid w:val="00310878"/>
    <w:rsid w:val="00310AF4"/>
    <w:rsid w:val="003123D5"/>
    <w:rsid w:val="00312B6F"/>
    <w:rsid w:val="00313A28"/>
    <w:rsid w:val="00314EF9"/>
    <w:rsid w:val="00316F62"/>
    <w:rsid w:val="0031700F"/>
    <w:rsid w:val="0032411D"/>
    <w:rsid w:val="0032428D"/>
    <w:rsid w:val="00325918"/>
    <w:rsid w:val="00330775"/>
    <w:rsid w:val="00331A71"/>
    <w:rsid w:val="00331E1F"/>
    <w:rsid w:val="00333E7A"/>
    <w:rsid w:val="00334ED2"/>
    <w:rsid w:val="00341937"/>
    <w:rsid w:val="00346035"/>
    <w:rsid w:val="003461EB"/>
    <w:rsid w:val="00347A0C"/>
    <w:rsid w:val="00347A0D"/>
    <w:rsid w:val="00351936"/>
    <w:rsid w:val="003520C6"/>
    <w:rsid w:val="00354D0E"/>
    <w:rsid w:val="00355DC5"/>
    <w:rsid w:val="00356DF8"/>
    <w:rsid w:val="00357D21"/>
    <w:rsid w:val="00357E80"/>
    <w:rsid w:val="00361B51"/>
    <w:rsid w:val="00362437"/>
    <w:rsid w:val="00362649"/>
    <w:rsid w:val="00363822"/>
    <w:rsid w:val="00363E6E"/>
    <w:rsid w:val="003662ED"/>
    <w:rsid w:val="00370643"/>
    <w:rsid w:val="00371837"/>
    <w:rsid w:val="0037345C"/>
    <w:rsid w:val="00373CE0"/>
    <w:rsid w:val="003742C0"/>
    <w:rsid w:val="003758EB"/>
    <w:rsid w:val="00377073"/>
    <w:rsid w:val="00377830"/>
    <w:rsid w:val="0038043E"/>
    <w:rsid w:val="00380656"/>
    <w:rsid w:val="003812E4"/>
    <w:rsid w:val="003820AF"/>
    <w:rsid w:val="003851B5"/>
    <w:rsid w:val="003868DF"/>
    <w:rsid w:val="00390440"/>
    <w:rsid w:val="0039101D"/>
    <w:rsid w:val="00392103"/>
    <w:rsid w:val="00392B7F"/>
    <w:rsid w:val="00392E43"/>
    <w:rsid w:val="00393247"/>
    <w:rsid w:val="00397B9E"/>
    <w:rsid w:val="00397F65"/>
    <w:rsid w:val="003A14F9"/>
    <w:rsid w:val="003A616E"/>
    <w:rsid w:val="003B1339"/>
    <w:rsid w:val="003B24F4"/>
    <w:rsid w:val="003B29BD"/>
    <w:rsid w:val="003B360F"/>
    <w:rsid w:val="003B3A78"/>
    <w:rsid w:val="003B45B0"/>
    <w:rsid w:val="003B6D0B"/>
    <w:rsid w:val="003B70BB"/>
    <w:rsid w:val="003B726D"/>
    <w:rsid w:val="003C006E"/>
    <w:rsid w:val="003C03FF"/>
    <w:rsid w:val="003C203B"/>
    <w:rsid w:val="003C2D14"/>
    <w:rsid w:val="003C36F4"/>
    <w:rsid w:val="003C460C"/>
    <w:rsid w:val="003C5FC9"/>
    <w:rsid w:val="003C7BE0"/>
    <w:rsid w:val="003C7DFC"/>
    <w:rsid w:val="003D070A"/>
    <w:rsid w:val="003D1304"/>
    <w:rsid w:val="003D2389"/>
    <w:rsid w:val="003D3087"/>
    <w:rsid w:val="003D626D"/>
    <w:rsid w:val="003E0133"/>
    <w:rsid w:val="003E352B"/>
    <w:rsid w:val="003E38B6"/>
    <w:rsid w:val="003E3D05"/>
    <w:rsid w:val="003E3D1B"/>
    <w:rsid w:val="003E5970"/>
    <w:rsid w:val="003E735E"/>
    <w:rsid w:val="003E756D"/>
    <w:rsid w:val="003F1188"/>
    <w:rsid w:val="003F7D26"/>
    <w:rsid w:val="003F7DA7"/>
    <w:rsid w:val="00403B5E"/>
    <w:rsid w:val="004066E3"/>
    <w:rsid w:val="00412884"/>
    <w:rsid w:val="00412BB7"/>
    <w:rsid w:val="004149DC"/>
    <w:rsid w:val="004153EA"/>
    <w:rsid w:val="004171B5"/>
    <w:rsid w:val="00417329"/>
    <w:rsid w:val="00420130"/>
    <w:rsid w:val="00421466"/>
    <w:rsid w:val="00421846"/>
    <w:rsid w:val="00423B56"/>
    <w:rsid w:val="00423CAE"/>
    <w:rsid w:val="0042633D"/>
    <w:rsid w:val="0042637A"/>
    <w:rsid w:val="004361B9"/>
    <w:rsid w:val="00440960"/>
    <w:rsid w:val="00440AFE"/>
    <w:rsid w:val="0044104C"/>
    <w:rsid w:val="00442BB8"/>
    <w:rsid w:val="0044394E"/>
    <w:rsid w:val="00445184"/>
    <w:rsid w:val="004456FB"/>
    <w:rsid w:val="004461E4"/>
    <w:rsid w:val="004506C9"/>
    <w:rsid w:val="00450ADB"/>
    <w:rsid w:val="00450D33"/>
    <w:rsid w:val="004531B1"/>
    <w:rsid w:val="0045387E"/>
    <w:rsid w:val="0045458F"/>
    <w:rsid w:val="004554A5"/>
    <w:rsid w:val="00455754"/>
    <w:rsid w:val="00457134"/>
    <w:rsid w:val="0046192F"/>
    <w:rsid w:val="00462314"/>
    <w:rsid w:val="00463693"/>
    <w:rsid w:val="00464361"/>
    <w:rsid w:val="004647C4"/>
    <w:rsid w:val="0046580A"/>
    <w:rsid w:val="00465CFF"/>
    <w:rsid w:val="0046640C"/>
    <w:rsid w:val="00466AF0"/>
    <w:rsid w:val="00467DE5"/>
    <w:rsid w:val="004713A0"/>
    <w:rsid w:val="00472BD9"/>
    <w:rsid w:val="00474A8D"/>
    <w:rsid w:val="00474D7A"/>
    <w:rsid w:val="00475265"/>
    <w:rsid w:val="00476778"/>
    <w:rsid w:val="00476A89"/>
    <w:rsid w:val="0047770B"/>
    <w:rsid w:val="00480989"/>
    <w:rsid w:val="00482590"/>
    <w:rsid w:val="00482F70"/>
    <w:rsid w:val="0048628D"/>
    <w:rsid w:val="00487C47"/>
    <w:rsid w:val="00490363"/>
    <w:rsid w:val="004907F0"/>
    <w:rsid w:val="00491383"/>
    <w:rsid w:val="004930FF"/>
    <w:rsid w:val="0049327E"/>
    <w:rsid w:val="0049583D"/>
    <w:rsid w:val="00496F04"/>
    <w:rsid w:val="004A1F8E"/>
    <w:rsid w:val="004A4A86"/>
    <w:rsid w:val="004A4F73"/>
    <w:rsid w:val="004A513C"/>
    <w:rsid w:val="004B0906"/>
    <w:rsid w:val="004B1196"/>
    <w:rsid w:val="004B140B"/>
    <w:rsid w:val="004B29C7"/>
    <w:rsid w:val="004B2DB5"/>
    <w:rsid w:val="004B57CC"/>
    <w:rsid w:val="004B6F11"/>
    <w:rsid w:val="004B74B1"/>
    <w:rsid w:val="004B7F0C"/>
    <w:rsid w:val="004C2E07"/>
    <w:rsid w:val="004C324A"/>
    <w:rsid w:val="004C47D3"/>
    <w:rsid w:val="004C4A76"/>
    <w:rsid w:val="004C4F0E"/>
    <w:rsid w:val="004C7358"/>
    <w:rsid w:val="004C73F5"/>
    <w:rsid w:val="004D07EB"/>
    <w:rsid w:val="004D254C"/>
    <w:rsid w:val="004D29AC"/>
    <w:rsid w:val="004D3055"/>
    <w:rsid w:val="004D36F1"/>
    <w:rsid w:val="004D39D6"/>
    <w:rsid w:val="004D3D73"/>
    <w:rsid w:val="004D538C"/>
    <w:rsid w:val="004D7568"/>
    <w:rsid w:val="004E0EA9"/>
    <w:rsid w:val="004E1954"/>
    <w:rsid w:val="004E1BA8"/>
    <w:rsid w:val="004E2622"/>
    <w:rsid w:val="004E2BFE"/>
    <w:rsid w:val="004E3D81"/>
    <w:rsid w:val="004E4148"/>
    <w:rsid w:val="004E4AFA"/>
    <w:rsid w:val="004E52FA"/>
    <w:rsid w:val="004E5481"/>
    <w:rsid w:val="004E6D50"/>
    <w:rsid w:val="004F0935"/>
    <w:rsid w:val="004F0F26"/>
    <w:rsid w:val="004F1506"/>
    <w:rsid w:val="004F35C1"/>
    <w:rsid w:val="004F4A06"/>
    <w:rsid w:val="004F526C"/>
    <w:rsid w:val="004F6525"/>
    <w:rsid w:val="004F75C5"/>
    <w:rsid w:val="00500F95"/>
    <w:rsid w:val="0050120A"/>
    <w:rsid w:val="00503C3E"/>
    <w:rsid w:val="00503FCD"/>
    <w:rsid w:val="00504F34"/>
    <w:rsid w:val="005051E3"/>
    <w:rsid w:val="00507BA5"/>
    <w:rsid w:val="00510895"/>
    <w:rsid w:val="00510C38"/>
    <w:rsid w:val="005129C7"/>
    <w:rsid w:val="00512A12"/>
    <w:rsid w:val="00512C9C"/>
    <w:rsid w:val="0051363A"/>
    <w:rsid w:val="005136FF"/>
    <w:rsid w:val="005167DC"/>
    <w:rsid w:val="00516C67"/>
    <w:rsid w:val="005201D4"/>
    <w:rsid w:val="005215AB"/>
    <w:rsid w:val="005247F9"/>
    <w:rsid w:val="00524901"/>
    <w:rsid w:val="0052610B"/>
    <w:rsid w:val="00534150"/>
    <w:rsid w:val="00534371"/>
    <w:rsid w:val="005347CA"/>
    <w:rsid w:val="00534EE5"/>
    <w:rsid w:val="00535172"/>
    <w:rsid w:val="00535D70"/>
    <w:rsid w:val="005415ED"/>
    <w:rsid w:val="00542381"/>
    <w:rsid w:val="0055171C"/>
    <w:rsid w:val="00552B4E"/>
    <w:rsid w:val="00554CC3"/>
    <w:rsid w:val="00555059"/>
    <w:rsid w:val="00555AFE"/>
    <w:rsid w:val="005562D5"/>
    <w:rsid w:val="005601C8"/>
    <w:rsid w:val="00562978"/>
    <w:rsid w:val="00564D00"/>
    <w:rsid w:val="00566F01"/>
    <w:rsid w:val="00567AB8"/>
    <w:rsid w:val="00571844"/>
    <w:rsid w:val="00575BE0"/>
    <w:rsid w:val="0058056A"/>
    <w:rsid w:val="00580A96"/>
    <w:rsid w:val="005813C2"/>
    <w:rsid w:val="00583A82"/>
    <w:rsid w:val="00584764"/>
    <w:rsid w:val="00585CF0"/>
    <w:rsid w:val="005876FE"/>
    <w:rsid w:val="0059063C"/>
    <w:rsid w:val="00590933"/>
    <w:rsid w:val="0059608A"/>
    <w:rsid w:val="00597838"/>
    <w:rsid w:val="005A1ACB"/>
    <w:rsid w:val="005A467A"/>
    <w:rsid w:val="005A5297"/>
    <w:rsid w:val="005A70A1"/>
    <w:rsid w:val="005B0BB5"/>
    <w:rsid w:val="005B4181"/>
    <w:rsid w:val="005B4553"/>
    <w:rsid w:val="005B6588"/>
    <w:rsid w:val="005C0F3E"/>
    <w:rsid w:val="005C2522"/>
    <w:rsid w:val="005C2CD7"/>
    <w:rsid w:val="005C3507"/>
    <w:rsid w:val="005C37B7"/>
    <w:rsid w:val="005C4C05"/>
    <w:rsid w:val="005C56A9"/>
    <w:rsid w:val="005C5E7D"/>
    <w:rsid w:val="005C7A52"/>
    <w:rsid w:val="005D20D7"/>
    <w:rsid w:val="005D223E"/>
    <w:rsid w:val="005D2710"/>
    <w:rsid w:val="005D3AC4"/>
    <w:rsid w:val="005D5E17"/>
    <w:rsid w:val="005D7A0F"/>
    <w:rsid w:val="005E287E"/>
    <w:rsid w:val="005E43CB"/>
    <w:rsid w:val="005E6680"/>
    <w:rsid w:val="005E6EF5"/>
    <w:rsid w:val="005E7C76"/>
    <w:rsid w:val="005F08C1"/>
    <w:rsid w:val="005F112E"/>
    <w:rsid w:val="005F3A79"/>
    <w:rsid w:val="005F5621"/>
    <w:rsid w:val="006001FE"/>
    <w:rsid w:val="00601FEE"/>
    <w:rsid w:val="00606D71"/>
    <w:rsid w:val="006170AB"/>
    <w:rsid w:val="0062026D"/>
    <w:rsid w:val="0062034F"/>
    <w:rsid w:val="00621CA0"/>
    <w:rsid w:val="00622DB3"/>
    <w:rsid w:val="00623074"/>
    <w:rsid w:val="00624C98"/>
    <w:rsid w:val="006254AD"/>
    <w:rsid w:val="006257E4"/>
    <w:rsid w:val="0062684D"/>
    <w:rsid w:val="006303D3"/>
    <w:rsid w:val="0063097C"/>
    <w:rsid w:val="00631225"/>
    <w:rsid w:val="0063316E"/>
    <w:rsid w:val="006333F7"/>
    <w:rsid w:val="00635D8B"/>
    <w:rsid w:val="0063764D"/>
    <w:rsid w:val="00640904"/>
    <w:rsid w:val="00641144"/>
    <w:rsid w:val="00641CB4"/>
    <w:rsid w:val="006449DC"/>
    <w:rsid w:val="006450A8"/>
    <w:rsid w:val="006463BE"/>
    <w:rsid w:val="0064714E"/>
    <w:rsid w:val="00647CD6"/>
    <w:rsid w:val="00654BA1"/>
    <w:rsid w:val="0065528F"/>
    <w:rsid w:val="0065550A"/>
    <w:rsid w:val="0065558D"/>
    <w:rsid w:val="0065602E"/>
    <w:rsid w:val="0065756B"/>
    <w:rsid w:val="00657587"/>
    <w:rsid w:val="00657CC9"/>
    <w:rsid w:val="006600FA"/>
    <w:rsid w:val="006614DD"/>
    <w:rsid w:val="00662B73"/>
    <w:rsid w:val="00663D1E"/>
    <w:rsid w:val="00663F5C"/>
    <w:rsid w:val="00664141"/>
    <w:rsid w:val="006644ED"/>
    <w:rsid w:val="006668F8"/>
    <w:rsid w:val="00670312"/>
    <w:rsid w:val="0067118B"/>
    <w:rsid w:val="00671B6E"/>
    <w:rsid w:val="0067339F"/>
    <w:rsid w:val="0067512D"/>
    <w:rsid w:val="00683A58"/>
    <w:rsid w:val="00683C48"/>
    <w:rsid w:val="00684CCD"/>
    <w:rsid w:val="006856D0"/>
    <w:rsid w:val="00686171"/>
    <w:rsid w:val="00687A64"/>
    <w:rsid w:val="006914AE"/>
    <w:rsid w:val="006920C2"/>
    <w:rsid w:val="00693252"/>
    <w:rsid w:val="00693A9B"/>
    <w:rsid w:val="0069426B"/>
    <w:rsid w:val="006942C2"/>
    <w:rsid w:val="00695A0A"/>
    <w:rsid w:val="00696995"/>
    <w:rsid w:val="00697628"/>
    <w:rsid w:val="006A028B"/>
    <w:rsid w:val="006A0E21"/>
    <w:rsid w:val="006A2711"/>
    <w:rsid w:val="006A31EC"/>
    <w:rsid w:val="006A3BF2"/>
    <w:rsid w:val="006A472B"/>
    <w:rsid w:val="006A485B"/>
    <w:rsid w:val="006A5017"/>
    <w:rsid w:val="006A661A"/>
    <w:rsid w:val="006A6F85"/>
    <w:rsid w:val="006A78E0"/>
    <w:rsid w:val="006B1058"/>
    <w:rsid w:val="006B1671"/>
    <w:rsid w:val="006B1B85"/>
    <w:rsid w:val="006B5091"/>
    <w:rsid w:val="006B5414"/>
    <w:rsid w:val="006B5665"/>
    <w:rsid w:val="006B5993"/>
    <w:rsid w:val="006B59B6"/>
    <w:rsid w:val="006C1C0F"/>
    <w:rsid w:val="006C2840"/>
    <w:rsid w:val="006C3EEC"/>
    <w:rsid w:val="006C4ED3"/>
    <w:rsid w:val="006C4F88"/>
    <w:rsid w:val="006C581F"/>
    <w:rsid w:val="006C7C5C"/>
    <w:rsid w:val="006D1146"/>
    <w:rsid w:val="006D26C6"/>
    <w:rsid w:val="006D37E7"/>
    <w:rsid w:val="006D398C"/>
    <w:rsid w:val="006D4FF6"/>
    <w:rsid w:val="006D654A"/>
    <w:rsid w:val="006D7AC5"/>
    <w:rsid w:val="006E2B02"/>
    <w:rsid w:val="006E4958"/>
    <w:rsid w:val="006E5F87"/>
    <w:rsid w:val="006F0BFA"/>
    <w:rsid w:val="006F1137"/>
    <w:rsid w:val="006F12FC"/>
    <w:rsid w:val="006F1FD8"/>
    <w:rsid w:val="006F2A10"/>
    <w:rsid w:val="006F6106"/>
    <w:rsid w:val="00700D79"/>
    <w:rsid w:val="00700E36"/>
    <w:rsid w:val="00705015"/>
    <w:rsid w:val="0070790D"/>
    <w:rsid w:val="00707E32"/>
    <w:rsid w:val="00707E8F"/>
    <w:rsid w:val="00710A8C"/>
    <w:rsid w:val="00712943"/>
    <w:rsid w:val="00712B79"/>
    <w:rsid w:val="0071319F"/>
    <w:rsid w:val="007202D2"/>
    <w:rsid w:val="00720644"/>
    <w:rsid w:val="00722D4E"/>
    <w:rsid w:val="007238BD"/>
    <w:rsid w:val="007247C6"/>
    <w:rsid w:val="00731046"/>
    <w:rsid w:val="0073107D"/>
    <w:rsid w:val="00731229"/>
    <w:rsid w:val="007326FD"/>
    <w:rsid w:val="00732E2C"/>
    <w:rsid w:val="0073316F"/>
    <w:rsid w:val="00734296"/>
    <w:rsid w:val="007371A8"/>
    <w:rsid w:val="00737936"/>
    <w:rsid w:val="0074199B"/>
    <w:rsid w:val="007434E2"/>
    <w:rsid w:val="00743BCE"/>
    <w:rsid w:val="00744554"/>
    <w:rsid w:val="0074499B"/>
    <w:rsid w:val="007459C7"/>
    <w:rsid w:val="0075093B"/>
    <w:rsid w:val="00752BC7"/>
    <w:rsid w:val="00753625"/>
    <w:rsid w:val="00754D3F"/>
    <w:rsid w:val="00755DDB"/>
    <w:rsid w:val="00756404"/>
    <w:rsid w:val="00756C29"/>
    <w:rsid w:val="0076021F"/>
    <w:rsid w:val="00761D3D"/>
    <w:rsid w:val="007658B7"/>
    <w:rsid w:val="00767495"/>
    <w:rsid w:val="007720C7"/>
    <w:rsid w:val="007759FD"/>
    <w:rsid w:val="00775B43"/>
    <w:rsid w:val="00776C9F"/>
    <w:rsid w:val="007802F8"/>
    <w:rsid w:val="0078221E"/>
    <w:rsid w:val="007868A0"/>
    <w:rsid w:val="00790E1C"/>
    <w:rsid w:val="00791307"/>
    <w:rsid w:val="00796045"/>
    <w:rsid w:val="007A03F0"/>
    <w:rsid w:val="007A0CB4"/>
    <w:rsid w:val="007A31FF"/>
    <w:rsid w:val="007A3406"/>
    <w:rsid w:val="007A3E44"/>
    <w:rsid w:val="007A3FBA"/>
    <w:rsid w:val="007A469A"/>
    <w:rsid w:val="007A5467"/>
    <w:rsid w:val="007B3049"/>
    <w:rsid w:val="007B3EAB"/>
    <w:rsid w:val="007B4188"/>
    <w:rsid w:val="007B4FC5"/>
    <w:rsid w:val="007B634D"/>
    <w:rsid w:val="007C2E43"/>
    <w:rsid w:val="007C3D36"/>
    <w:rsid w:val="007C4D2A"/>
    <w:rsid w:val="007C4F15"/>
    <w:rsid w:val="007C50C6"/>
    <w:rsid w:val="007C6078"/>
    <w:rsid w:val="007D0249"/>
    <w:rsid w:val="007D1F0C"/>
    <w:rsid w:val="007D3DB6"/>
    <w:rsid w:val="007D5135"/>
    <w:rsid w:val="007E16F6"/>
    <w:rsid w:val="007E32B9"/>
    <w:rsid w:val="007F2B8A"/>
    <w:rsid w:val="007F56B2"/>
    <w:rsid w:val="0080049E"/>
    <w:rsid w:val="00802369"/>
    <w:rsid w:val="00802F36"/>
    <w:rsid w:val="00804806"/>
    <w:rsid w:val="00805149"/>
    <w:rsid w:val="00806586"/>
    <w:rsid w:val="00807182"/>
    <w:rsid w:val="0081020B"/>
    <w:rsid w:val="0081325E"/>
    <w:rsid w:val="00816705"/>
    <w:rsid w:val="00820805"/>
    <w:rsid w:val="00820CA3"/>
    <w:rsid w:val="00821C36"/>
    <w:rsid w:val="00824E07"/>
    <w:rsid w:val="0082636F"/>
    <w:rsid w:val="008269D5"/>
    <w:rsid w:val="008278F3"/>
    <w:rsid w:val="008305A2"/>
    <w:rsid w:val="00830BE6"/>
    <w:rsid w:val="00832755"/>
    <w:rsid w:val="008334A5"/>
    <w:rsid w:val="00833CC4"/>
    <w:rsid w:val="00837D22"/>
    <w:rsid w:val="0084217D"/>
    <w:rsid w:val="00843A07"/>
    <w:rsid w:val="00843B1B"/>
    <w:rsid w:val="00844AAA"/>
    <w:rsid w:val="0084665D"/>
    <w:rsid w:val="0084684E"/>
    <w:rsid w:val="00847264"/>
    <w:rsid w:val="00847413"/>
    <w:rsid w:val="00850E25"/>
    <w:rsid w:val="00851D18"/>
    <w:rsid w:val="00851F3D"/>
    <w:rsid w:val="0085350F"/>
    <w:rsid w:val="00853574"/>
    <w:rsid w:val="00853E58"/>
    <w:rsid w:val="008547CD"/>
    <w:rsid w:val="00855CA1"/>
    <w:rsid w:val="008579A0"/>
    <w:rsid w:val="0086021B"/>
    <w:rsid w:val="008610B9"/>
    <w:rsid w:val="00861B8B"/>
    <w:rsid w:val="00861E28"/>
    <w:rsid w:val="008637D8"/>
    <w:rsid w:val="00864E4C"/>
    <w:rsid w:val="00864EEE"/>
    <w:rsid w:val="00865056"/>
    <w:rsid w:val="00865C95"/>
    <w:rsid w:val="00866A92"/>
    <w:rsid w:val="008701F8"/>
    <w:rsid w:val="008707D5"/>
    <w:rsid w:val="0087247A"/>
    <w:rsid w:val="008729B6"/>
    <w:rsid w:val="00873CA4"/>
    <w:rsid w:val="008749E8"/>
    <w:rsid w:val="00876BCE"/>
    <w:rsid w:val="00877922"/>
    <w:rsid w:val="00880C44"/>
    <w:rsid w:val="00880FAA"/>
    <w:rsid w:val="008859FA"/>
    <w:rsid w:val="00885CEA"/>
    <w:rsid w:val="00887DD9"/>
    <w:rsid w:val="0089085E"/>
    <w:rsid w:val="0089228E"/>
    <w:rsid w:val="00892763"/>
    <w:rsid w:val="008949A2"/>
    <w:rsid w:val="008951B7"/>
    <w:rsid w:val="00895E15"/>
    <w:rsid w:val="008A3E81"/>
    <w:rsid w:val="008A4E91"/>
    <w:rsid w:val="008A5033"/>
    <w:rsid w:val="008A56B1"/>
    <w:rsid w:val="008A58C4"/>
    <w:rsid w:val="008A5B83"/>
    <w:rsid w:val="008A681C"/>
    <w:rsid w:val="008B2660"/>
    <w:rsid w:val="008B466F"/>
    <w:rsid w:val="008B5A3D"/>
    <w:rsid w:val="008B6110"/>
    <w:rsid w:val="008B6A89"/>
    <w:rsid w:val="008B78D5"/>
    <w:rsid w:val="008B7AEB"/>
    <w:rsid w:val="008C0B86"/>
    <w:rsid w:val="008C0C01"/>
    <w:rsid w:val="008C25CD"/>
    <w:rsid w:val="008C2C4F"/>
    <w:rsid w:val="008D006A"/>
    <w:rsid w:val="008D1D07"/>
    <w:rsid w:val="008D367B"/>
    <w:rsid w:val="008D578E"/>
    <w:rsid w:val="008D63B4"/>
    <w:rsid w:val="008E322D"/>
    <w:rsid w:val="008E3C68"/>
    <w:rsid w:val="008E6DC7"/>
    <w:rsid w:val="008E7407"/>
    <w:rsid w:val="008E7668"/>
    <w:rsid w:val="008F08BB"/>
    <w:rsid w:val="008F105D"/>
    <w:rsid w:val="008F203A"/>
    <w:rsid w:val="008F3A69"/>
    <w:rsid w:val="008F691B"/>
    <w:rsid w:val="00900492"/>
    <w:rsid w:val="009004E7"/>
    <w:rsid w:val="009009B3"/>
    <w:rsid w:val="0090114B"/>
    <w:rsid w:val="009027F8"/>
    <w:rsid w:val="00902E91"/>
    <w:rsid w:val="00903DE5"/>
    <w:rsid w:val="00904E62"/>
    <w:rsid w:val="00906891"/>
    <w:rsid w:val="00907DD7"/>
    <w:rsid w:val="00912AC3"/>
    <w:rsid w:val="00913595"/>
    <w:rsid w:val="009147DD"/>
    <w:rsid w:val="009156A6"/>
    <w:rsid w:val="009167AD"/>
    <w:rsid w:val="00917508"/>
    <w:rsid w:val="00917D99"/>
    <w:rsid w:val="00920F2D"/>
    <w:rsid w:val="00922CFD"/>
    <w:rsid w:val="009233A9"/>
    <w:rsid w:val="00924785"/>
    <w:rsid w:val="00925196"/>
    <w:rsid w:val="00926DDB"/>
    <w:rsid w:val="0093137D"/>
    <w:rsid w:val="00932852"/>
    <w:rsid w:val="0093315D"/>
    <w:rsid w:val="009405C7"/>
    <w:rsid w:val="00941027"/>
    <w:rsid w:val="009424EB"/>
    <w:rsid w:val="00950DE6"/>
    <w:rsid w:val="00952C04"/>
    <w:rsid w:val="00953960"/>
    <w:rsid w:val="00955CFF"/>
    <w:rsid w:val="00957492"/>
    <w:rsid w:val="00960623"/>
    <w:rsid w:val="00961BDE"/>
    <w:rsid w:val="00962025"/>
    <w:rsid w:val="00964B7F"/>
    <w:rsid w:val="00967072"/>
    <w:rsid w:val="00971679"/>
    <w:rsid w:val="00972558"/>
    <w:rsid w:val="00973631"/>
    <w:rsid w:val="00973DDB"/>
    <w:rsid w:val="00974705"/>
    <w:rsid w:val="00977BC8"/>
    <w:rsid w:val="00980DB0"/>
    <w:rsid w:val="00984C6E"/>
    <w:rsid w:val="00984D58"/>
    <w:rsid w:val="00985572"/>
    <w:rsid w:val="00985F7E"/>
    <w:rsid w:val="009918A3"/>
    <w:rsid w:val="00993845"/>
    <w:rsid w:val="00994D9D"/>
    <w:rsid w:val="00996218"/>
    <w:rsid w:val="009A03ED"/>
    <w:rsid w:val="009A0B08"/>
    <w:rsid w:val="009A3E0A"/>
    <w:rsid w:val="009A643F"/>
    <w:rsid w:val="009B1EDE"/>
    <w:rsid w:val="009B2B62"/>
    <w:rsid w:val="009B2F24"/>
    <w:rsid w:val="009B30D9"/>
    <w:rsid w:val="009B35A8"/>
    <w:rsid w:val="009B4B5D"/>
    <w:rsid w:val="009B4BDB"/>
    <w:rsid w:val="009C0415"/>
    <w:rsid w:val="009C104F"/>
    <w:rsid w:val="009C5959"/>
    <w:rsid w:val="009C6EAD"/>
    <w:rsid w:val="009C79D3"/>
    <w:rsid w:val="009C7AD9"/>
    <w:rsid w:val="009D02DE"/>
    <w:rsid w:val="009D106B"/>
    <w:rsid w:val="009D20E9"/>
    <w:rsid w:val="009D3243"/>
    <w:rsid w:val="009D531B"/>
    <w:rsid w:val="009D662F"/>
    <w:rsid w:val="009E1B5C"/>
    <w:rsid w:val="009E287C"/>
    <w:rsid w:val="009E2A09"/>
    <w:rsid w:val="009E38FE"/>
    <w:rsid w:val="009E6C9B"/>
    <w:rsid w:val="009F2837"/>
    <w:rsid w:val="009F2E79"/>
    <w:rsid w:val="009F31D7"/>
    <w:rsid w:val="009F33F9"/>
    <w:rsid w:val="00A0000A"/>
    <w:rsid w:val="00A03405"/>
    <w:rsid w:val="00A11C93"/>
    <w:rsid w:val="00A12751"/>
    <w:rsid w:val="00A12E74"/>
    <w:rsid w:val="00A14A37"/>
    <w:rsid w:val="00A15EA4"/>
    <w:rsid w:val="00A171EF"/>
    <w:rsid w:val="00A20EAC"/>
    <w:rsid w:val="00A24A46"/>
    <w:rsid w:val="00A256BB"/>
    <w:rsid w:val="00A27285"/>
    <w:rsid w:val="00A310FE"/>
    <w:rsid w:val="00A336F9"/>
    <w:rsid w:val="00A33917"/>
    <w:rsid w:val="00A347C6"/>
    <w:rsid w:val="00A34C6B"/>
    <w:rsid w:val="00A35C72"/>
    <w:rsid w:val="00A3710C"/>
    <w:rsid w:val="00A37204"/>
    <w:rsid w:val="00A4116B"/>
    <w:rsid w:val="00A41EFD"/>
    <w:rsid w:val="00A428D9"/>
    <w:rsid w:val="00A43490"/>
    <w:rsid w:val="00A45A99"/>
    <w:rsid w:val="00A46A10"/>
    <w:rsid w:val="00A51388"/>
    <w:rsid w:val="00A51FA6"/>
    <w:rsid w:val="00A53832"/>
    <w:rsid w:val="00A5564D"/>
    <w:rsid w:val="00A566FD"/>
    <w:rsid w:val="00A56A2F"/>
    <w:rsid w:val="00A57750"/>
    <w:rsid w:val="00A57A10"/>
    <w:rsid w:val="00A57BAE"/>
    <w:rsid w:val="00A60F9F"/>
    <w:rsid w:val="00A611FF"/>
    <w:rsid w:val="00A64A79"/>
    <w:rsid w:val="00A670AC"/>
    <w:rsid w:val="00A70954"/>
    <w:rsid w:val="00A710A8"/>
    <w:rsid w:val="00A7443B"/>
    <w:rsid w:val="00A7574B"/>
    <w:rsid w:val="00A770D9"/>
    <w:rsid w:val="00A771EB"/>
    <w:rsid w:val="00A80D71"/>
    <w:rsid w:val="00A81BC1"/>
    <w:rsid w:val="00A81BD9"/>
    <w:rsid w:val="00A81EE8"/>
    <w:rsid w:val="00A8278B"/>
    <w:rsid w:val="00A85C80"/>
    <w:rsid w:val="00A8641D"/>
    <w:rsid w:val="00A87AEC"/>
    <w:rsid w:val="00A9115C"/>
    <w:rsid w:val="00A920AD"/>
    <w:rsid w:val="00A92D39"/>
    <w:rsid w:val="00A9317E"/>
    <w:rsid w:val="00A96B08"/>
    <w:rsid w:val="00A978EB"/>
    <w:rsid w:val="00AA15CC"/>
    <w:rsid w:val="00AA1CC9"/>
    <w:rsid w:val="00AA6735"/>
    <w:rsid w:val="00AA7259"/>
    <w:rsid w:val="00AB0432"/>
    <w:rsid w:val="00AB0659"/>
    <w:rsid w:val="00AB08C9"/>
    <w:rsid w:val="00AB2BB4"/>
    <w:rsid w:val="00AB2C06"/>
    <w:rsid w:val="00AB515F"/>
    <w:rsid w:val="00AB5A44"/>
    <w:rsid w:val="00AC1543"/>
    <w:rsid w:val="00AC21A8"/>
    <w:rsid w:val="00AC358A"/>
    <w:rsid w:val="00AC3A11"/>
    <w:rsid w:val="00AC6768"/>
    <w:rsid w:val="00AD009B"/>
    <w:rsid w:val="00AD0CBA"/>
    <w:rsid w:val="00AD3616"/>
    <w:rsid w:val="00AD596F"/>
    <w:rsid w:val="00AD7525"/>
    <w:rsid w:val="00AD7E30"/>
    <w:rsid w:val="00AE17B2"/>
    <w:rsid w:val="00AE3F97"/>
    <w:rsid w:val="00AE49A0"/>
    <w:rsid w:val="00AE57D6"/>
    <w:rsid w:val="00AE66F3"/>
    <w:rsid w:val="00AF04C2"/>
    <w:rsid w:val="00AF1B06"/>
    <w:rsid w:val="00AF23EA"/>
    <w:rsid w:val="00AF24A5"/>
    <w:rsid w:val="00AF360B"/>
    <w:rsid w:val="00AF4579"/>
    <w:rsid w:val="00AF4A12"/>
    <w:rsid w:val="00AF79F2"/>
    <w:rsid w:val="00B00225"/>
    <w:rsid w:val="00B002BF"/>
    <w:rsid w:val="00B0060E"/>
    <w:rsid w:val="00B00875"/>
    <w:rsid w:val="00B029DA"/>
    <w:rsid w:val="00B0560F"/>
    <w:rsid w:val="00B11709"/>
    <w:rsid w:val="00B1621E"/>
    <w:rsid w:val="00B163A4"/>
    <w:rsid w:val="00B1686E"/>
    <w:rsid w:val="00B17827"/>
    <w:rsid w:val="00B22EBC"/>
    <w:rsid w:val="00B24227"/>
    <w:rsid w:val="00B24E48"/>
    <w:rsid w:val="00B26D2B"/>
    <w:rsid w:val="00B2759F"/>
    <w:rsid w:val="00B335CF"/>
    <w:rsid w:val="00B3361D"/>
    <w:rsid w:val="00B34142"/>
    <w:rsid w:val="00B35497"/>
    <w:rsid w:val="00B36604"/>
    <w:rsid w:val="00B376FB"/>
    <w:rsid w:val="00B377DB"/>
    <w:rsid w:val="00B40162"/>
    <w:rsid w:val="00B4032C"/>
    <w:rsid w:val="00B41EBE"/>
    <w:rsid w:val="00B42B1C"/>
    <w:rsid w:val="00B43FDB"/>
    <w:rsid w:val="00B45E67"/>
    <w:rsid w:val="00B46BE2"/>
    <w:rsid w:val="00B513F0"/>
    <w:rsid w:val="00B518AC"/>
    <w:rsid w:val="00B519BF"/>
    <w:rsid w:val="00B51A99"/>
    <w:rsid w:val="00B5328F"/>
    <w:rsid w:val="00B5401A"/>
    <w:rsid w:val="00B54559"/>
    <w:rsid w:val="00B607EC"/>
    <w:rsid w:val="00B63A13"/>
    <w:rsid w:val="00B642B7"/>
    <w:rsid w:val="00B64EDE"/>
    <w:rsid w:val="00B65B2F"/>
    <w:rsid w:val="00B71CED"/>
    <w:rsid w:val="00B71D51"/>
    <w:rsid w:val="00B73947"/>
    <w:rsid w:val="00B74565"/>
    <w:rsid w:val="00B74977"/>
    <w:rsid w:val="00B751EB"/>
    <w:rsid w:val="00B7657A"/>
    <w:rsid w:val="00B803F8"/>
    <w:rsid w:val="00B80D62"/>
    <w:rsid w:val="00B8138A"/>
    <w:rsid w:val="00B81F2A"/>
    <w:rsid w:val="00B820B0"/>
    <w:rsid w:val="00B82A9F"/>
    <w:rsid w:val="00B83347"/>
    <w:rsid w:val="00B83517"/>
    <w:rsid w:val="00B84D1E"/>
    <w:rsid w:val="00B84DF0"/>
    <w:rsid w:val="00B85A7D"/>
    <w:rsid w:val="00B9097F"/>
    <w:rsid w:val="00B9383F"/>
    <w:rsid w:val="00B9436B"/>
    <w:rsid w:val="00B96875"/>
    <w:rsid w:val="00B96E45"/>
    <w:rsid w:val="00BA25DA"/>
    <w:rsid w:val="00BA3B0B"/>
    <w:rsid w:val="00BA3DDF"/>
    <w:rsid w:val="00BA4723"/>
    <w:rsid w:val="00BB0FBB"/>
    <w:rsid w:val="00BB4BA8"/>
    <w:rsid w:val="00BB53D0"/>
    <w:rsid w:val="00BB5DDD"/>
    <w:rsid w:val="00BC28E7"/>
    <w:rsid w:val="00BC72A4"/>
    <w:rsid w:val="00BD10C1"/>
    <w:rsid w:val="00BD11B3"/>
    <w:rsid w:val="00BD1458"/>
    <w:rsid w:val="00BD1D7E"/>
    <w:rsid w:val="00BD26A5"/>
    <w:rsid w:val="00BD3B16"/>
    <w:rsid w:val="00BD47CE"/>
    <w:rsid w:val="00BD53C9"/>
    <w:rsid w:val="00BD55D9"/>
    <w:rsid w:val="00BD5671"/>
    <w:rsid w:val="00BD66B4"/>
    <w:rsid w:val="00BE002B"/>
    <w:rsid w:val="00BE495B"/>
    <w:rsid w:val="00BE536F"/>
    <w:rsid w:val="00BE56CC"/>
    <w:rsid w:val="00BF230A"/>
    <w:rsid w:val="00BF68DF"/>
    <w:rsid w:val="00C0299D"/>
    <w:rsid w:val="00C02ED5"/>
    <w:rsid w:val="00C0339A"/>
    <w:rsid w:val="00C03E8D"/>
    <w:rsid w:val="00C04ACD"/>
    <w:rsid w:val="00C05B43"/>
    <w:rsid w:val="00C0790E"/>
    <w:rsid w:val="00C10663"/>
    <w:rsid w:val="00C10FE0"/>
    <w:rsid w:val="00C11AA5"/>
    <w:rsid w:val="00C13F33"/>
    <w:rsid w:val="00C14E9A"/>
    <w:rsid w:val="00C16FC4"/>
    <w:rsid w:val="00C211A6"/>
    <w:rsid w:val="00C2382D"/>
    <w:rsid w:val="00C2555F"/>
    <w:rsid w:val="00C25746"/>
    <w:rsid w:val="00C259D2"/>
    <w:rsid w:val="00C26F8B"/>
    <w:rsid w:val="00C27351"/>
    <w:rsid w:val="00C31BAA"/>
    <w:rsid w:val="00C37B15"/>
    <w:rsid w:val="00C37C47"/>
    <w:rsid w:val="00C4033A"/>
    <w:rsid w:val="00C40B04"/>
    <w:rsid w:val="00C41FAB"/>
    <w:rsid w:val="00C42350"/>
    <w:rsid w:val="00C43294"/>
    <w:rsid w:val="00C4537F"/>
    <w:rsid w:val="00C47AA5"/>
    <w:rsid w:val="00C51290"/>
    <w:rsid w:val="00C52E6F"/>
    <w:rsid w:val="00C5339F"/>
    <w:rsid w:val="00C55F9A"/>
    <w:rsid w:val="00C56973"/>
    <w:rsid w:val="00C57CA4"/>
    <w:rsid w:val="00C60040"/>
    <w:rsid w:val="00C6199C"/>
    <w:rsid w:val="00C61EAC"/>
    <w:rsid w:val="00C667C5"/>
    <w:rsid w:val="00C66AE8"/>
    <w:rsid w:val="00C6774B"/>
    <w:rsid w:val="00C67BE6"/>
    <w:rsid w:val="00C67E4F"/>
    <w:rsid w:val="00C71B0A"/>
    <w:rsid w:val="00C7227A"/>
    <w:rsid w:val="00C7345F"/>
    <w:rsid w:val="00C736B0"/>
    <w:rsid w:val="00C7389C"/>
    <w:rsid w:val="00C73EA9"/>
    <w:rsid w:val="00C7716F"/>
    <w:rsid w:val="00C77251"/>
    <w:rsid w:val="00C81062"/>
    <w:rsid w:val="00C8238F"/>
    <w:rsid w:val="00C838B8"/>
    <w:rsid w:val="00C85203"/>
    <w:rsid w:val="00C855C4"/>
    <w:rsid w:val="00C948AC"/>
    <w:rsid w:val="00C94F78"/>
    <w:rsid w:val="00C953C9"/>
    <w:rsid w:val="00CA2D25"/>
    <w:rsid w:val="00CA3FD2"/>
    <w:rsid w:val="00CA54CE"/>
    <w:rsid w:val="00CA7B94"/>
    <w:rsid w:val="00CB026F"/>
    <w:rsid w:val="00CB1C6B"/>
    <w:rsid w:val="00CB22C8"/>
    <w:rsid w:val="00CB284B"/>
    <w:rsid w:val="00CB2CFB"/>
    <w:rsid w:val="00CB2DAD"/>
    <w:rsid w:val="00CB6710"/>
    <w:rsid w:val="00CB6BEC"/>
    <w:rsid w:val="00CC07CD"/>
    <w:rsid w:val="00CC2DEB"/>
    <w:rsid w:val="00CC3729"/>
    <w:rsid w:val="00CC4EBE"/>
    <w:rsid w:val="00CD28AF"/>
    <w:rsid w:val="00CD4FF6"/>
    <w:rsid w:val="00CD5714"/>
    <w:rsid w:val="00CD589C"/>
    <w:rsid w:val="00CD75B7"/>
    <w:rsid w:val="00CE0721"/>
    <w:rsid w:val="00CE25F1"/>
    <w:rsid w:val="00CE48C2"/>
    <w:rsid w:val="00CE5ACF"/>
    <w:rsid w:val="00CF2BE2"/>
    <w:rsid w:val="00CF602E"/>
    <w:rsid w:val="00CF7572"/>
    <w:rsid w:val="00D01D43"/>
    <w:rsid w:val="00D05850"/>
    <w:rsid w:val="00D06CF5"/>
    <w:rsid w:val="00D07390"/>
    <w:rsid w:val="00D07CC2"/>
    <w:rsid w:val="00D1050C"/>
    <w:rsid w:val="00D11C51"/>
    <w:rsid w:val="00D125F0"/>
    <w:rsid w:val="00D174EE"/>
    <w:rsid w:val="00D17D69"/>
    <w:rsid w:val="00D2036E"/>
    <w:rsid w:val="00D21BE3"/>
    <w:rsid w:val="00D21CEE"/>
    <w:rsid w:val="00D233B0"/>
    <w:rsid w:val="00D240DC"/>
    <w:rsid w:val="00D24F92"/>
    <w:rsid w:val="00D26992"/>
    <w:rsid w:val="00D26FBB"/>
    <w:rsid w:val="00D31544"/>
    <w:rsid w:val="00D31ACD"/>
    <w:rsid w:val="00D33F25"/>
    <w:rsid w:val="00D37001"/>
    <w:rsid w:val="00D406E4"/>
    <w:rsid w:val="00D41379"/>
    <w:rsid w:val="00D42AA1"/>
    <w:rsid w:val="00D44AE1"/>
    <w:rsid w:val="00D50CA7"/>
    <w:rsid w:val="00D521A1"/>
    <w:rsid w:val="00D548D4"/>
    <w:rsid w:val="00D56BA0"/>
    <w:rsid w:val="00D56DDB"/>
    <w:rsid w:val="00D607D0"/>
    <w:rsid w:val="00D61EF2"/>
    <w:rsid w:val="00D632DE"/>
    <w:rsid w:val="00D6394E"/>
    <w:rsid w:val="00D64A73"/>
    <w:rsid w:val="00D6554F"/>
    <w:rsid w:val="00D65B28"/>
    <w:rsid w:val="00D65EC0"/>
    <w:rsid w:val="00D6629B"/>
    <w:rsid w:val="00D67475"/>
    <w:rsid w:val="00D6787B"/>
    <w:rsid w:val="00D74A22"/>
    <w:rsid w:val="00D75DF9"/>
    <w:rsid w:val="00D823CB"/>
    <w:rsid w:val="00D85AD0"/>
    <w:rsid w:val="00D85B69"/>
    <w:rsid w:val="00D87631"/>
    <w:rsid w:val="00D87FC4"/>
    <w:rsid w:val="00D93B7C"/>
    <w:rsid w:val="00D94551"/>
    <w:rsid w:val="00D94D72"/>
    <w:rsid w:val="00D95880"/>
    <w:rsid w:val="00D97697"/>
    <w:rsid w:val="00DA00AA"/>
    <w:rsid w:val="00DA2CA7"/>
    <w:rsid w:val="00DA2DC0"/>
    <w:rsid w:val="00DA34EC"/>
    <w:rsid w:val="00DA38F7"/>
    <w:rsid w:val="00DA3C82"/>
    <w:rsid w:val="00DA456C"/>
    <w:rsid w:val="00DA6D9C"/>
    <w:rsid w:val="00DB0B1B"/>
    <w:rsid w:val="00DB54A6"/>
    <w:rsid w:val="00DB5F4B"/>
    <w:rsid w:val="00DB7069"/>
    <w:rsid w:val="00DB7BB9"/>
    <w:rsid w:val="00DB7EB7"/>
    <w:rsid w:val="00DC36BD"/>
    <w:rsid w:val="00DC62CC"/>
    <w:rsid w:val="00DC6BF6"/>
    <w:rsid w:val="00DC7818"/>
    <w:rsid w:val="00DD125C"/>
    <w:rsid w:val="00DD1B1F"/>
    <w:rsid w:val="00DD2738"/>
    <w:rsid w:val="00DD2942"/>
    <w:rsid w:val="00DD4443"/>
    <w:rsid w:val="00DD5636"/>
    <w:rsid w:val="00DD5C30"/>
    <w:rsid w:val="00DD66BA"/>
    <w:rsid w:val="00DE0283"/>
    <w:rsid w:val="00DE0442"/>
    <w:rsid w:val="00DE2920"/>
    <w:rsid w:val="00DE2A74"/>
    <w:rsid w:val="00DE3423"/>
    <w:rsid w:val="00DE55D2"/>
    <w:rsid w:val="00DE7972"/>
    <w:rsid w:val="00DF1B3A"/>
    <w:rsid w:val="00DF1D06"/>
    <w:rsid w:val="00DF2D15"/>
    <w:rsid w:val="00DF4D0A"/>
    <w:rsid w:val="00E00A76"/>
    <w:rsid w:val="00E02FF5"/>
    <w:rsid w:val="00E045E1"/>
    <w:rsid w:val="00E10087"/>
    <w:rsid w:val="00E10E06"/>
    <w:rsid w:val="00E115C1"/>
    <w:rsid w:val="00E117FA"/>
    <w:rsid w:val="00E15074"/>
    <w:rsid w:val="00E156F9"/>
    <w:rsid w:val="00E15FAE"/>
    <w:rsid w:val="00E17D41"/>
    <w:rsid w:val="00E205FB"/>
    <w:rsid w:val="00E2114C"/>
    <w:rsid w:val="00E23C2C"/>
    <w:rsid w:val="00E2468A"/>
    <w:rsid w:val="00E24D17"/>
    <w:rsid w:val="00E24D25"/>
    <w:rsid w:val="00E27730"/>
    <w:rsid w:val="00E305C7"/>
    <w:rsid w:val="00E3110A"/>
    <w:rsid w:val="00E31B4F"/>
    <w:rsid w:val="00E3209A"/>
    <w:rsid w:val="00E3290F"/>
    <w:rsid w:val="00E3385F"/>
    <w:rsid w:val="00E33CD5"/>
    <w:rsid w:val="00E34298"/>
    <w:rsid w:val="00E34B4F"/>
    <w:rsid w:val="00E35B64"/>
    <w:rsid w:val="00E35EBB"/>
    <w:rsid w:val="00E414A5"/>
    <w:rsid w:val="00E4731F"/>
    <w:rsid w:val="00E47DEC"/>
    <w:rsid w:val="00E50310"/>
    <w:rsid w:val="00E504F7"/>
    <w:rsid w:val="00E51257"/>
    <w:rsid w:val="00E51E59"/>
    <w:rsid w:val="00E55CB6"/>
    <w:rsid w:val="00E56A32"/>
    <w:rsid w:val="00E56A58"/>
    <w:rsid w:val="00E5794E"/>
    <w:rsid w:val="00E60190"/>
    <w:rsid w:val="00E61BE5"/>
    <w:rsid w:val="00E6206A"/>
    <w:rsid w:val="00E62AD5"/>
    <w:rsid w:val="00E63DE1"/>
    <w:rsid w:val="00E64242"/>
    <w:rsid w:val="00E64E8F"/>
    <w:rsid w:val="00E71209"/>
    <w:rsid w:val="00E72385"/>
    <w:rsid w:val="00E73AB2"/>
    <w:rsid w:val="00E74A4E"/>
    <w:rsid w:val="00E75068"/>
    <w:rsid w:val="00E76629"/>
    <w:rsid w:val="00E772C8"/>
    <w:rsid w:val="00E772E3"/>
    <w:rsid w:val="00E83093"/>
    <w:rsid w:val="00E83DDF"/>
    <w:rsid w:val="00E848C6"/>
    <w:rsid w:val="00E8552D"/>
    <w:rsid w:val="00E86226"/>
    <w:rsid w:val="00E862BA"/>
    <w:rsid w:val="00E869B4"/>
    <w:rsid w:val="00E876CF"/>
    <w:rsid w:val="00E90026"/>
    <w:rsid w:val="00E90704"/>
    <w:rsid w:val="00E90956"/>
    <w:rsid w:val="00E927CF"/>
    <w:rsid w:val="00E95BFD"/>
    <w:rsid w:val="00E97CFD"/>
    <w:rsid w:val="00EA0653"/>
    <w:rsid w:val="00EA1C0F"/>
    <w:rsid w:val="00EA3005"/>
    <w:rsid w:val="00EA3CED"/>
    <w:rsid w:val="00EA3FDB"/>
    <w:rsid w:val="00EA4D83"/>
    <w:rsid w:val="00EA5477"/>
    <w:rsid w:val="00EB29D8"/>
    <w:rsid w:val="00EB66A5"/>
    <w:rsid w:val="00EB6EB8"/>
    <w:rsid w:val="00EC0C6C"/>
    <w:rsid w:val="00EC23D1"/>
    <w:rsid w:val="00EC3BF7"/>
    <w:rsid w:val="00EC3DB7"/>
    <w:rsid w:val="00EC490D"/>
    <w:rsid w:val="00EC77F0"/>
    <w:rsid w:val="00ED0129"/>
    <w:rsid w:val="00ED1576"/>
    <w:rsid w:val="00ED330D"/>
    <w:rsid w:val="00ED3B8A"/>
    <w:rsid w:val="00ED4762"/>
    <w:rsid w:val="00ED4CAA"/>
    <w:rsid w:val="00ED4FB1"/>
    <w:rsid w:val="00ED728C"/>
    <w:rsid w:val="00ED7482"/>
    <w:rsid w:val="00ED7B19"/>
    <w:rsid w:val="00EE246C"/>
    <w:rsid w:val="00EE26E2"/>
    <w:rsid w:val="00EE3A67"/>
    <w:rsid w:val="00EE44CE"/>
    <w:rsid w:val="00EE4DC3"/>
    <w:rsid w:val="00EE6B77"/>
    <w:rsid w:val="00EF0F24"/>
    <w:rsid w:val="00EF10AB"/>
    <w:rsid w:val="00EF2F0F"/>
    <w:rsid w:val="00EF3341"/>
    <w:rsid w:val="00EF5B6D"/>
    <w:rsid w:val="00EF704D"/>
    <w:rsid w:val="00F000C4"/>
    <w:rsid w:val="00F0166B"/>
    <w:rsid w:val="00F03230"/>
    <w:rsid w:val="00F0443D"/>
    <w:rsid w:val="00F047EC"/>
    <w:rsid w:val="00F11548"/>
    <w:rsid w:val="00F1159F"/>
    <w:rsid w:val="00F13A70"/>
    <w:rsid w:val="00F1675A"/>
    <w:rsid w:val="00F20093"/>
    <w:rsid w:val="00F21395"/>
    <w:rsid w:val="00F22E50"/>
    <w:rsid w:val="00F23037"/>
    <w:rsid w:val="00F2425A"/>
    <w:rsid w:val="00F24264"/>
    <w:rsid w:val="00F24E42"/>
    <w:rsid w:val="00F251BF"/>
    <w:rsid w:val="00F2742B"/>
    <w:rsid w:val="00F30250"/>
    <w:rsid w:val="00F30B37"/>
    <w:rsid w:val="00F3319E"/>
    <w:rsid w:val="00F35936"/>
    <w:rsid w:val="00F36024"/>
    <w:rsid w:val="00F363FC"/>
    <w:rsid w:val="00F367E2"/>
    <w:rsid w:val="00F36A29"/>
    <w:rsid w:val="00F41D1E"/>
    <w:rsid w:val="00F43855"/>
    <w:rsid w:val="00F44A00"/>
    <w:rsid w:val="00F4545B"/>
    <w:rsid w:val="00F51D8C"/>
    <w:rsid w:val="00F52A9A"/>
    <w:rsid w:val="00F564E4"/>
    <w:rsid w:val="00F60904"/>
    <w:rsid w:val="00F62F68"/>
    <w:rsid w:val="00F63055"/>
    <w:rsid w:val="00F6470B"/>
    <w:rsid w:val="00F71E97"/>
    <w:rsid w:val="00F757BC"/>
    <w:rsid w:val="00F77DFB"/>
    <w:rsid w:val="00F81EED"/>
    <w:rsid w:val="00F81FCA"/>
    <w:rsid w:val="00F825C4"/>
    <w:rsid w:val="00F841F6"/>
    <w:rsid w:val="00F8481F"/>
    <w:rsid w:val="00F85FEB"/>
    <w:rsid w:val="00F8789C"/>
    <w:rsid w:val="00F87994"/>
    <w:rsid w:val="00F901E8"/>
    <w:rsid w:val="00F9178A"/>
    <w:rsid w:val="00F9309C"/>
    <w:rsid w:val="00F931E8"/>
    <w:rsid w:val="00F93284"/>
    <w:rsid w:val="00F94117"/>
    <w:rsid w:val="00F95BBF"/>
    <w:rsid w:val="00F96679"/>
    <w:rsid w:val="00FA3764"/>
    <w:rsid w:val="00FA51C0"/>
    <w:rsid w:val="00FA7CD0"/>
    <w:rsid w:val="00FB17D8"/>
    <w:rsid w:val="00FB5BDB"/>
    <w:rsid w:val="00FB5C5D"/>
    <w:rsid w:val="00FC2646"/>
    <w:rsid w:val="00FC4219"/>
    <w:rsid w:val="00FC6054"/>
    <w:rsid w:val="00FC64C7"/>
    <w:rsid w:val="00FC67DA"/>
    <w:rsid w:val="00FC7657"/>
    <w:rsid w:val="00FC7EAE"/>
    <w:rsid w:val="00FD3CBB"/>
    <w:rsid w:val="00FD4B26"/>
    <w:rsid w:val="00FD5718"/>
    <w:rsid w:val="00FD5B63"/>
    <w:rsid w:val="00FD7601"/>
    <w:rsid w:val="00FD7AD7"/>
    <w:rsid w:val="00FE0E63"/>
    <w:rsid w:val="00FE1F72"/>
    <w:rsid w:val="00FE2439"/>
    <w:rsid w:val="00FE2479"/>
    <w:rsid w:val="00FE2A3C"/>
    <w:rsid w:val="00FE6274"/>
    <w:rsid w:val="00FE7941"/>
    <w:rsid w:val="00FF1966"/>
    <w:rsid w:val="00FF1E4E"/>
    <w:rsid w:val="00FF2926"/>
    <w:rsid w:val="00FF3A95"/>
    <w:rsid w:val="00FF470B"/>
    <w:rsid w:val="00FF529F"/>
    <w:rsid w:val="00FF64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0E546"/>
  <w15:docId w15:val="{52AB5F78-47EB-413E-B1A5-398463BD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5AB"/>
    <w:pPr>
      <w:spacing w:after="120" w:line="360" w:lineRule="auto"/>
      <w:ind w:firstLine="567"/>
      <w:jc w:val="both"/>
    </w:pPr>
    <w:rPr>
      <w:rFonts w:ascii="Times New Roman" w:eastAsia="Times New Roman" w:hAnsi="Times New Roman"/>
      <w:sz w:val="24"/>
      <w:szCs w:val="24"/>
      <w:lang w:eastAsia="en-US"/>
    </w:rPr>
  </w:style>
  <w:style w:type="paragraph" w:styleId="Ttulo1">
    <w:name w:val="heading 1"/>
    <w:basedOn w:val="Normal"/>
    <w:next w:val="Normal"/>
    <w:link w:val="Ttulo1Char"/>
    <w:uiPriority w:val="9"/>
    <w:qFormat/>
    <w:rsid w:val="00C81062"/>
    <w:pPr>
      <w:keepNext/>
      <w:spacing w:after="0" w:line="240" w:lineRule="auto"/>
      <w:ind w:firstLine="0"/>
      <w:jc w:val="left"/>
      <w:outlineLvl w:val="0"/>
    </w:pPr>
    <w:rPr>
      <w:b/>
      <w:smallCaps/>
      <w:sz w:val="28"/>
      <w:szCs w:val="28"/>
      <w:lang w:eastAsia="it-IT"/>
    </w:rPr>
  </w:style>
  <w:style w:type="paragraph" w:styleId="Ttulo2">
    <w:name w:val="heading 2"/>
    <w:basedOn w:val="Normal"/>
    <w:next w:val="Normal"/>
    <w:link w:val="Ttulo2Char"/>
    <w:uiPriority w:val="9"/>
    <w:unhideWhenUsed/>
    <w:qFormat/>
    <w:rsid w:val="00ED7482"/>
    <w:pPr>
      <w:keepNext/>
      <w:spacing w:after="0" w:line="240" w:lineRule="auto"/>
      <w:ind w:firstLine="0"/>
      <w:jc w:val="left"/>
      <w:outlineLvl w:val="1"/>
    </w:pPr>
    <w:rPr>
      <w:b/>
      <w:u w:val="single"/>
      <w:lang w:eastAsia="it-IT"/>
    </w:rPr>
  </w:style>
  <w:style w:type="paragraph" w:styleId="Ttulo3">
    <w:name w:val="heading 3"/>
    <w:basedOn w:val="Normal"/>
    <w:next w:val="Normal"/>
    <w:link w:val="Ttulo3Char"/>
    <w:uiPriority w:val="9"/>
    <w:unhideWhenUsed/>
    <w:qFormat/>
    <w:rsid w:val="00C81062"/>
    <w:pPr>
      <w:keepNext/>
      <w:keepLines/>
      <w:spacing w:before="40" w:after="0"/>
      <w:outlineLvl w:val="2"/>
    </w:pPr>
    <w:rPr>
      <w:rFonts w:ascii="Calibri Light" w:hAnsi="Calibri Light"/>
      <w:color w:val="1F3763"/>
    </w:rPr>
  </w:style>
  <w:style w:type="paragraph" w:styleId="Ttulo4">
    <w:name w:val="heading 4"/>
    <w:basedOn w:val="Normal"/>
    <w:next w:val="Normal"/>
    <w:link w:val="Ttulo4Char"/>
    <w:uiPriority w:val="9"/>
    <w:semiHidden/>
    <w:unhideWhenUsed/>
    <w:qFormat/>
    <w:rsid w:val="00C81062"/>
    <w:pPr>
      <w:keepNext/>
      <w:keepLines/>
      <w:spacing w:before="240" w:after="40" w:line="240" w:lineRule="auto"/>
      <w:ind w:firstLine="0"/>
      <w:jc w:val="left"/>
      <w:outlineLvl w:val="3"/>
    </w:pPr>
    <w:rPr>
      <w:b/>
      <w:lang w:eastAsia="it-IT"/>
    </w:rPr>
  </w:style>
  <w:style w:type="paragraph" w:styleId="Ttulo5">
    <w:name w:val="heading 5"/>
    <w:basedOn w:val="Normal"/>
    <w:next w:val="Normal"/>
    <w:link w:val="Ttulo5Char"/>
    <w:uiPriority w:val="9"/>
    <w:semiHidden/>
    <w:unhideWhenUsed/>
    <w:qFormat/>
    <w:rsid w:val="00C81062"/>
    <w:pPr>
      <w:keepNext/>
      <w:keepLines/>
      <w:spacing w:before="220" w:after="40" w:line="240" w:lineRule="auto"/>
      <w:ind w:firstLine="0"/>
      <w:jc w:val="left"/>
      <w:outlineLvl w:val="4"/>
    </w:pPr>
    <w:rPr>
      <w:b/>
      <w:sz w:val="22"/>
      <w:szCs w:val="22"/>
      <w:lang w:eastAsia="it-IT"/>
    </w:rPr>
  </w:style>
  <w:style w:type="paragraph" w:styleId="Ttulo6">
    <w:name w:val="heading 6"/>
    <w:basedOn w:val="Normal"/>
    <w:next w:val="Normal"/>
    <w:link w:val="Ttulo6Char"/>
    <w:uiPriority w:val="9"/>
    <w:semiHidden/>
    <w:unhideWhenUsed/>
    <w:qFormat/>
    <w:rsid w:val="00C81062"/>
    <w:pPr>
      <w:keepNext/>
      <w:keepLines/>
      <w:spacing w:before="200" w:after="40" w:line="240" w:lineRule="auto"/>
      <w:ind w:firstLine="0"/>
      <w:jc w:val="left"/>
      <w:outlineLvl w:val="5"/>
    </w:pPr>
    <w:rPr>
      <w:b/>
      <w:sz w:val="20"/>
      <w:szCs w:val="20"/>
      <w:lang w:eastAsia="it-I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B82A9F"/>
    <w:pPr>
      <w:ind w:left="720"/>
      <w:contextualSpacing/>
    </w:pPr>
  </w:style>
  <w:style w:type="table" w:styleId="Tabelacomgrade">
    <w:name w:val="Table Grid"/>
    <w:basedOn w:val="Tabelanormal"/>
    <w:uiPriority w:val="39"/>
    <w:rsid w:val="004554A5"/>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ED7482"/>
    <w:rPr>
      <w:color w:val="0563C1"/>
      <w:u w:val="single"/>
    </w:rPr>
  </w:style>
  <w:style w:type="character" w:customStyle="1" w:styleId="Ttulo2Char">
    <w:name w:val="Título 2 Char"/>
    <w:link w:val="Ttulo2"/>
    <w:uiPriority w:val="9"/>
    <w:rsid w:val="00ED7482"/>
    <w:rPr>
      <w:rFonts w:ascii="Times New Roman" w:eastAsia="Times New Roman" w:hAnsi="Times New Roman" w:cs="Times New Roman"/>
      <w:b/>
      <w:sz w:val="24"/>
      <w:szCs w:val="24"/>
      <w:u w:val="single"/>
      <w:lang w:val="pt-BR" w:eastAsia="it-IT"/>
    </w:rPr>
  </w:style>
  <w:style w:type="character" w:styleId="MenoPendente">
    <w:name w:val="Unresolved Mention"/>
    <w:uiPriority w:val="99"/>
    <w:semiHidden/>
    <w:unhideWhenUsed/>
    <w:rsid w:val="006F1FD8"/>
    <w:rPr>
      <w:color w:val="605E5C"/>
      <w:shd w:val="clear" w:color="auto" w:fill="E1DFDD"/>
    </w:rPr>
  </w:style>
  <w:style w:type="character" w:customStyle="1" w:styleId="Ttulo3Char">
    <w:name w:val="Título 3 Char"/>
    <w:link w:val="Ttulo3"/>
    <w:uiPriority w:val="9"/>
    <w:semiHidden/>
    <w:rsid w:val="00C81062"/>
    <w:rPr>
      <w:rFonts w:ascii="Calibri Light" w:eastAsia="Times New Roman" w:hAnsi="Calibri Light" w:cs="Times New Roman"/>
      <w:color w:val="1F3763"/>
      <w:sz w:val="24"/>
      <w:szCs w:val="24"/>
      <w:lang w:val="pt-BR"/>
    </w:rPr>
  </w:style>
  <w:style w:type="character" w:customStyle="1" w:styleId="Ttulo1Char">
    <w:name w:val="Título 1 Char"/>
    <w:link w:val="Ttulo1"/>
    <w:uiPriority w:val="9"/>
    <w:rsid w:val="00C81062"/>
    <w:rPr>
      <w:rFonts w:ascii="Times New Roman" w:eastAsia="Times New Roman" w:hAnsi="Times New Roman" w:cs="Times New Roman"/>
      <w:b/>
      <w:smallCaps/>
      <w:sz w:val="28"/>
      <w:szCs w:val="28"/>
      <w:lang w:val="pt-BR" w:eastAsia="it-IT"/>
    </w:rPr>
  </w:style>
  <w:style w:type="character" w:customStyle="1" w:styleId="Ttulo4Char">
    <w:name w:val="Título 4 Char"/>
    <w:link w:val="Ttulo4"/>
    <w:uiPriority w:val="9"/>
    <w:semiHidden/>
    <w:rsid w:val="00C81062"/>
    <w:rPr>
      <w:rFonts w:ascii="Times New Roman" w:eastAsia="Times New Roman" w:hAnsi="Times New Roman" w:cs="Times New Roman"/>
      <w:b/>
      <w:sz w:val="24"/>
      <w:szCs w:val="24"/>
      <w:lang w:val="pt-BR" w:eastAsia="it-IT"/>
    </w:rPr>
  </w:style>
  <w:style w:type="character" w:customStyle="1" w:styleId="Ttulo5Char">
    <w:name w:val="Título 5 Char"/>
    <w:link w:val="Ttulo5"/>
    <w:uiPriority w:val="9"/>
    <w:semiHidden/>
    <w:rsid w:val="00C81062"/>
    <w:rPr>
      <w:rFonts w:ascii="Times New Roman" w:eastAsia="Times New Roman" w:hAnsi="Times New Roman" w:cs="Times New Roman"/>
      <w:b/>
      <w:lang w:val="pt-BR" w:eastAsia="it-IT"/>
    </w:rPr>
  </w:style>
  <w:style w:type="character" w:customStyle="1" w:styleId="Ttulo6Char">
    <w:name w:val="Título 6 Char"/>
    <w:link w:val="Ttulo6"/>
    <w:uiPriority w:val="9"/>
    <w:semiHidden/>
    <w:rsid w:val="00C81062"/>
    <w:rPr>
      <w:rFonts w:ascii="Times New Roman" w:eastAsia="Times New Roman" w:hAnsi="Times New Roman" w:cs="Times New Roman"/>
      <w:b/>
      <w:sz w:val="20"/>
      <w:szCs w:val="20"/>
      <w:lang w:val="pt-BR" w:eastAsia="it-IT"/>
    </w:rPr>
  </w:style>
  <w:style w:type="table" w:customStyle="1" w:styleId="TableNormal1">
    <w:name w:val="Table Normal1"/>
    <w:rsid w:val="00C81062"/>
    <w:rPr>
      <w:rFonts w:ascii="Times New Roman" w:eastAsia="Times New Roman" w:hAnsi="Times New Roman"/>
      <w:sz w:val="24"/>
      <w:szCs w:val="24"/>
      <w:lang w:val="en-US" w:eastAsia="it-IT"/>
    </w:rPr>
    <w:tblPr>
      <w:tblCellMar>
        <w:top w:w="0" w:type="dxa"/>
        <w:left w:w="0" w:type="dxa"/>
        <w:bottom w:w="0" w:type="dxa"/>
        <w:right w:w="0" w:type="dxa"/>
      </w:tblCellMar>
    </w:tblPr>
  </w:style>
  <w:style w:type="paragraph" w:styleId="Ttulo">
    <w:name w:val="Title"/>
    <w:basedOn w:val="Normal"/>
    <w:next w:val="Normal"/>
    <w:link w:val="TtuloChar"/>
    <w:uiPriority w:val="10"/>
    <w:qFormat/>
    <w:rsid w:val="00C81062"/>
    <w:pPr>
      <w:keepNext/>
      <w:keepLines/>
      <w:spacing w:before="480" w:line="240" w:lineRule="auto"/>
      <w:ind w:firstLine="0"/>
      <w:jc w:val="left"/>
    </w:pPr>
    <w:rPr>
      <w:b/>
      <w:sz w:val="72"/>
      <w:szCs w:val="72"/>
      <w:lang w:eastAsia="it-IT"/>
    </w:rPr>
  </w:style>
  <w:style w:type="character" w:customStyle="1" w:styleId="TtuloChar">
    <w:name w:val="Título Char"/>
    <w:link w:val="Ttulo"/>
    <w:uiPriority w:val="10"/>
    <w:rsid w:val="00C81062"/>
    <w:rPr>
      <w:rFonts w:ascii="Times New Roman" w:eastAsia="Times New Roman" w:hAnsi="Times New Roman" w:cs="Times New Roman"/>
      <w:b/>
      <w:sz w:val="72"/>
      <w:szCs w:val="72"/>
      <w:lang w:val="pt-BR" w:eastAsia="it-IT"/>
    </w:rPr>
  </w:style>
  <w:style w:type="paragraph" w:styleId="Subttulo">
    <w:name w:val="Subtitle"/>
    <w:basedOn w:val="Normal"/>
    <w:next w:val="Normal"/>
    <w:link w:val="SubttuloChar"/>
    <w:uiPriority w:val="11"/>
    <w:qFormat/>
    <w:rsid w:val="00C81062"/>
    <w:pPr>
      <w:keepNext/>
      <w:keepLines/>
      <w:spacing w:before="360" w:after="80" w:line="240" w:lineRule="auto"/>
      <w:ind w:firstLine="0"/>
      <w:jc w:val="left"/>
    </w:pPr>
    <w:rPr>
      <w:rFonts w:ascii="Georgia" w:eastAsia="Georgia" w:hAnsi="Georgia" w:cs="Georgia"/>
      <w:i/>
      <w:color w:val="666666"/>
      <w:sz w:val="48"/>
      <w:szCs w:val="48"/>
      <w:lang w:eastAsia="it-IT"/>
    </w:rPr>
  </w:style>
  <w:style w:type="character" w:customStyle="1" w:styleId="SubttuloChar">
    <w:name w:val="Subtítulo Char"/>
    <w:link w:val="Subttulo"/>
    <w:uiPriority w:val="11"/>
    <w:rsid w:val="00C81062"/>
    <w:rPr>
      <w:rFonts w:ascii="Georgia" w:eastAsia="Georgia" w:hAnsi="Georgia" w:cs="Georgia"/>
      <w:i/>
      <w:color w:val="666666"/>
      <w:sz w:val="48"/>
      <w:szCs w:val="48"/>
      <w:lang w:val="pt-BR" w:eastAsia="it-IT"/>
    </w:rPr>
  </w:style>
  <w:style w:type="paragraph" w:styleId="Cabealho">
    <w:name w:val="header"/>
    <w:basedOn w:val="Normal"/>
    <w:link w:val="CabealhoChar"/>
    <w:uiPriority w:val="99"/>
    <w:unhideWhenUsed/>
    <w:rsid w:val="00C81062"/>
    <w:pPr>
      <w:tabs>
        <w:tab w:val="center" w:pos="4819"/>
        <w:tab w:val="right" w:pos="9638"/>
      </w:tabs>
      <w:spacing w:after="0" w:line="240" w:lineRule="auto"/>
      <w:ind w:firstLine="0"/>
      <w:jc w:val="left"/>
    </w:pPr>
    <w:rPr>
      <w:lang w:eastAsia="it-IT"/>
    </w:rPr>
  </w:style>
  <w:style w:type="character" w:customStyle="1" w:styleId="CabealhoChar">
    <w:name w:val="Cabeçalho Char"/>
    <w:link w:val="Cabealho"/>
    <w:uiPriority w:val="99"/>
    <w:rsid w:val="00C81062"/>
    <w:rPr>
      <w:rFonts w:ascii="Times New Roman" w:eastAsia="Times New Roman" w:hAnsi="Times New Roman" w:cs="Times New Roman"/>
      <w:sz w:val="24"/>
      <w:szCs w:val="24"/>
      <w:lang w:val="pt-BR" w:eastAsia="it-IT"/>
    </w:rPr>
  </w:style>
  <w:style w:type="paragraph" w:styleId="Rodap">
    <w:name w:val="footer"/>
    <w:basedOn w:val="Normal"/>
    <w:link w:val="RodapChar"/>
    <w:uiPriority w:val="99"/>
    <w:unhideWhenUsed/>
    <w:rsid w:val="00C81062"/>
    <w:pPr>
      <w:tabs>
        <w:tab w:val="center" w:pos="4819"/>
        <w:tab w:val="right" w:pos="9638"/>
      </w:tabs>
      <w:spacing w:after="0" w:line="240" w:lineRule="auto"/>
      <w:ind w:firstLine="0"/>
      <w:jc w:val="left"/>
    </w:pPr>
    <w:rPr>
      <w:lang w:eastAsia="it-IT"/>
    </w:rPr>
  </w:style>
  <w:style w:type="character" w:customStyle="1" w:styleId="RodapChar">
    <w:name w:val="Rodapé Char"/>
    <w:link w:val="Rodap"/>
    <w:uiPriority w:val="99"/>
    <w:rsid w:val="00C81062"/>
    <w:rPr>
      <w:rFonts w:ascii="Times New Roman" w:eastAsia="Times New Roman" w:hAnsi="Times New Roman" w:cs="Times New Roman"/>
      <w:sz w:val="24"/>
      <w:szCs w:val="24"/>
      <w:lang w:val="pt-BR" w:eastAsia="it-IT"/>
    </w:rPr>
  </w:style>
  <w:style w:type="character" w:styleId="Nmerodepgina">
    <w:name w:val="page number"/>
    <w:basedOn w:val="Fontepargpadro"/>
    <w:rsid w:val="00C81062"/>
  </w:style>
  <w:style w:type="character" w:styleId="TextodoEspaoReservado">
    <w:name w:val="Placeholder Text"/>
    <w:uiPriority w:val="99"/>
    <w:semiHidden/>
    <w:rsid w:val="00C81062"/>
    <w:rPr>
      <w:color w:val="808080"/>
    </w:rPr>
  </w:style>
  <w:style w:type="table" w:customStyle="1" w:styleId="Tabelacomgrade16">
    <w:name w:val="Tabela com grade16"/>
    <w:basedOn w:val="Tabelanormal"/>
    <w:next w:val="Tabelacomgrade"/>
    <w:uiPriority w:val="39"/>
    <w:rsid w:val="00C81062"/>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aoHTML">
    <w:name w:val="HTML Preformatted"/>
    <w:basedOn w:val="Normal"/>
    <w:link w:val="Pr-formataoHTMLChar"/>
    <w:uiPriority w:val="99"/>
    <w:semiHidden/>
    <w:unhideWhenUsed/>
    <w:rsid w:val="00C81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hAnsi="Courier New" w:cs="Courier New"/>
      <w:sz w:val="20"/>
      <w:szCs w:val="20"/>
      <w:lang w:eastAsia="pt-BR"/>
    </w:rPr>
  </w:style>
  <w:style w:type="character" w:customStyle="1" w:styleId="Pr-formataoHTMLChar">
    <w:name w:val="Pré-formatação HTML Char"/>
    <w:link w:val="Pr-formataoHTML"/>
    <w:uiPriority w:val="99"/>
    <w:semiHidden/>
    <w:rsid w:val="00C81062"/>
    <w:rPr>
      <w:rFonts w:ascii="Courier New" w:eastAsia="Times New Roman" w:hAnsi="Courier New" w:cs="Courier New"/>
      <w:sz w:val="20"/>
      <w:szCs w:val="20"/>
      <w:lang w:val="pt-BR" w:eastAsia="pt-BR"/>
    </w:rPr>
  </w:style>
  <w:style w:type="character" w:customStyle="1" w:styleId="y2iqfc">
    <w:name w:val="y2iqfc"/>
    <w:basedOn w:val="Fontepargpadro"/>
    <w:rsid w:val="00C81062"/>
  </w:style>
  <w:style w:type="paragraph" w:customStyle="1" w:styleId="Default">
    <w:name w:val="Default"/>
    <w:rsid w:val="00C81062"/>
    <w:pPr>
      <w:autoSpaceDE w:val="0"/>
      <w:autoSpaceDN w:val="0"/>
      <w:adjustRightInd w:val="0"/>
    </w:pPr>
    <w:rPr>
      <w:rFonts w:ascii="Times New Roman" w:eastAsia="Times New Roman" w:hAnsi="Times New Roman"/>
      <w:color w:val="000000"/>
      <w:sz w:val="24"/>
      <w:szCs w:val="24"/>
      <w:lang w:eastAsia="it-IT"/>
    </w:rPr>
  </w:style>
  <w:style w:type="paragraph" w:styleId="Corpodetexto">
    <w:name w:val="Body Text"/>
    <w:basedOn w:val="Normal"/>
    <w:link w:val="CorpodetextoChar"/>
    <w:rsid w:val="00C81062"/>
    <w:pPr>
      <w:tabs>
        <w:tab w:val="left" w:pos="-1134"/>
        <w:tab w:val="left" w:pos="-414"/>
      </w:tabs>
      <w:suppressAutoHyphens/>
      <w:spacing w:after="0" w:line="240" w:lineRule="auto"/>
      <w:ind w:firstLine="0"/>
    </w:pPr>
    <w:rPr>
      <w:spacing w:val="-3"/>
      <w:szCs w:val="20"/>
    </w:rPr>
  </w:style>
  <w:style w:type="character" w:customStyle="1" w:styleId="CorpodetextoChar">
    <w:name w:val="Corpo de texto Char"/>
    <w:link w:val="Corpodetexto"/>
    <w:rsid w:val="00C81062"/>
    <w:rPr>
      <w:rFonts w:ascii="Times New Roman" w:eastAsia="Times New Roman" w:hAnsi="Times New Roman" w:cs="Times New Roman"/>
      <w:spacing w:val="-3"/>
      <w:sz w:val="24"/>
      <w:szCs w:val="20"/>
      <w:lang w:val="pt-BR"/>
    </w:rPr>
  </w:style>
  <w:style w:type="paragraph" w:styleId="SemEspaamento">
    <w:name w:val="No Spacing"/>
    <w:uiPriority w:val="1"/>
    <w:qFormat/>
    <w:rsid w:val="00C81062"/>
    <w:pPr>
      <w:ind w:firstLine="340"/>
      <w:jc w:val="both"/>
    </w:pPr>
    <w:rPr>
      <w:rFonts w:ascii="Times New Roman" w:hAnsi="Times New Roman"/>
      <w:sz w:val="24"/>
      <w:szCs w:val="24"/>
      <w:lang w:eastAsia="en-US"/>
    </w:rPr>
  </w:style>
  <w:style w:type="paragraph" w:styleId="Reviso">
    <w:name w:val="Revision"/>
    <w:hidden/>
    <w:uiPriority w:val="99"/>
    <w:semiHidden/>
    <w:rsid w:val="005201D4"/>
    <w:rPr>
      <w:rFonts w:ascii="Times New Roman" w:eastAsia="Times New Roman" w:hAnsi="Times New Roman"/>
      <w:sz w:val="24"/>
      <w:szCs w:val="24"/>
      <w:lang w:eastAsia="en-US"/>
    </w:rPr>
  </w:style>
  <w:style w:type="paragraph" w:customStyle="1" w:styleId="lmttranslationsastextitem">
    <w:name w:val="lmt__translations_as_text__item"/>
    <w:basedOn w:val="Normal"/>
    <w:rsid w:val="00C67BE6"/>
    <w:pPr>
      <w:spacing w:before="100" w:beforeAutospacing="1" w:after="100" w:afterAutospacing="1" w:line="240" w:lineRule="auto"/>
      <w:ind w:firstLine="0"/>
      <w:jc w:val="left"/>
    </w:pPr>
    <w:rPr>
      <w:lang w:eastAsia="pt-BR"/>
    </w:rPr>
  </w:style>
  <w:style w:type="character" w:styleId="Refdecomentrio">
    <w:name w:val="annotation reference"/>
    <w:basedOn w:val="Fontepargpadro"/>
    <w:uiPriority w:val="99"/>
    <w:semiHidden/>
    <w:unhideWhenUsed/>
    <w:rsid w:val="00C953C9"/>
    <w:rPr>
      <w:sz w:val="16"/>
      <w:szCs w:val="16"/>
    </w:rPr>
  </w:style>
  <w:style w:type="paragraph" w:styleId="Textodecomentrio">
    <w:name w:val="annotation text"/>
    <w:basedOn w:val="Normal"/>
    <w:link w:val="TextodecomentrioChar"/>
    <w:uiPriority w:val="99"/>
    <w:unhideWhenUsed/>
    <w:rsid w:val="00C953C9"/>
    <w:pPr>
      <w:spacing w:line="240" w:lineRule="auto"/>
    </w:pPr>
    <w:rPr>
      <w:sz w:val="20"/>
      <w:szCs w:val="20"/>
    </w:rPr>
  </w:style>
  <w:style w:type="character" w:customStyle="1" w:styleId="TextodecomentrioChar">
    <w:name w:val="Texto de comentário Char"/>
    <w:basedOn w:val="Fontepargpadro"/>
    <w:link w:val="Textodecomentrio"/>
    <w:uiPriority w:val="99"/>
    <w:rsid w:val="00C953C9"/>
    <w:rPr>
      <w:rFonts w:ascii="Times New Roman" w:eastAsia="Times New Roman" w:hAnsi="Times New Roman"/>
      <w:lang w:eastAsia="en-US"/>
    </w:rPr>
  </w:style>
  <w:style w:type="paragraph" w:styleId="Assuntodocomentrio">
    <w:name w:val="annotation subject"/>
    <w:basedOn w:val="Textodecomentrio"/>
    <w:next w:val="Textodecomentrio"/>
    <w:link w:val="AssuntodocomentrioChar"/>
    <w:uiPriority w:val="99"/>
    <w:semiHidden/>
    <w:unhideWhenUsed/>
    <w:rsid w:val="00C953C9"/>
    <w:rPr>
      <w:b/>
      <w:bCs/>
    </w:rPr>
  </w:style>
  <w:style w:type="character" w:customStyle="1" w:styleId="AssuntodocomentrioChar">
    <w:name w:val="Assunto do comentário Char"/>
    <w:basedOn w:val="TextodecomentrioChar"/>
    <w:link w:val="Assuntodocomentrio"/>
    <w:uiPriority w:val="99"/>
    <w:semiHidden/>
    <w:rsid w:val="00C953C9"/>
    <w:rPr>
      <w:rFonts w:ascii="Times New Roman" w:eastAsia="Times New Roman" w:hAnsi="Times New Roman"/>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784236">
      <w:bodyDiv w:val="1"/>
      <w:marLeft w:val="0"/>
      <w:marRight w:val="0"/>
      <w:marTop w:val="0"/>
      <w:marBottom w:val="0"/>
      <w:divBdr>
        <w:top w:val="none" w:sz="0" w:space="0" w:color="auto"/>
        <w:left w:val="none" w:sz="0" w:space="0" w:color="auto"/>
        <w:bottom w:val="none" w:sz="0" w:space="0" w:color="auto"/>
        <w:right w:val="none" w:sz="0" w:space="0" w:color="auto"/>
      </w:divBdr>
    </w:div>
    <w:div w:id="242615464">
      <w:bodyDiv w:val="1"/>
      <w:marLeft w:val="0"/>
      <w:marRight w:val="0"/>
      <w:marTop w:val="0"/>
      <w:marBottom w:val="0"/>
      <w:divBdr>
        <w:top w:val="none" w:sz="0" w:space="0" w:color="auto"/>
        <w:left w:val="none" w:sz="0" w:space="0" w:color="auto"/>
        <w:bottom w:val="none" w:sz="0" w:space="0" w:color="auto"/>
        <w:right w:val="none" w:sz="0" w:space="0" w:color="auto"/>
      </w:divBdr>
    </w:div>
    <w:div w:id="484472536">
      <w:bodyDiv w:val="1"/>
      <w:marLeft w:val="0"/>
      <w:marRight w:val="0"/>
      <w:marTop w:val="0"/>
      <w:marBottom w:val="0"/>
      <w:divBdr>
        <w:top w:val="none" w:sz="0" w:space="0" w:color="auto"/>
        <w:left w:val="none" w:sz="0" w:space="0" w:color="auto"/>
        <w:bottom w:val="none" w:sz="0" w:space="0" w:color="auto"/>
        <w:right w:val="none" w:sz="0" w:space="0" w:color="auto"/>
      </w:divBdr>
    </w:div>
    <w:div w:id="590510952">
      <w:bodyDiv w:val="1"/>
      <w:marLeft w:val="0"/>
      <w:marRight w:val="0"/>
      <w:marTop w:val="0"/>
      <w:marBottom w:val="0"/>
      <w:divBdr>
        <w:top w:val="none" w:sz="0" w:space="0" w:color="auto"/>
        <w:left w:val="none" w:sz="0" w:space="0" w:color="auto"/>
        <w:bottom w:val="none" w:sz="0" w:space="0" w:color="auto"/>
        <w:right w:val="none" w:sz="0" w:space="0" w:color="auto"/>
      </w:divBdr>
    </w:div>
    <w:div w:id="614605157">
      <w:bodyDiv w:val="1"/>
      <w:marLeft w:val="0"/>
      <w:marRight w:val="0"/>
      <w:marTop w:val="0"/>
      <w:marBottom w:val="0"/>
      <w:divBdr>
        <w:top w:val="none" w:sz="0" w:space="0" w:color="auto"/>
        <w:left w:val="none" w:sz="0" w:space="0" w:color="auto"/>
        <w:bottom w:val="none" w:sz="0" w:space="0" w:color="auto"/>
        <w:right w:val="none" w:sz="0" w:space="0" w:color="auto"/>
      </w:divBdr>
    </w:div>
    <w:div w:id="760108996">
      <w:bodyDiv w:val="1"/>
      <w:marLeft w:val="0"/>
      <w:marRight w:val="0"/>
      <w:marTop w:val="0"/>
      <w:marBottom w:val="0"/>
      <w:divBdr>
        <w:top w:val="none" w:sz="0" w:space="0" w:color="auto"/>
        <w:left w:val="none" w:sz="0" w:space="0" w:color="auto"/>
        <w:bottom w:val="none" w:sz="0" w:space="0" w:color="auto"/>
        <w:right w:val="none" w:sz="0" w:space="0" w:color="auto"/>
      </w:divBdr>
    </w:div>
    <w:div w:id="782766793">
      <w:bodyDiv w:val="1"/>
      <w:marLeft w:val="0"/>
      <w:marRight w:val="0"/>
      <w:marTop w:val="0"/>
      <w:marBottom w:val="0"/>
      <w:divBdr>
        <w:top w:val="none" w:sz="0" w:space="0" w:color="auto"/>
        <w:left w:val="none" w:sz="0" w:space="0" w:color="auto"/>
        <w:bottom w:val="none" w:sz="0" w:space="0" w:color="auto"/>
        <w:right w:val="none" w:sz="0" w:space="0" w:color="auto"/>
      </w:divBdr>
    </w:div>
    <w:div w:id="1446273660">
      <w:bodyDiv w:val="1"/>
      <w:marLeft w:val="0"/>
      <w:marRight w:val="0"/>
      <w:marTop w:val="0"/>
      <w:marBottom w:val="0"/>
      <w:divBdr>
        <w:top w:val="none" w:sz="0" w:space="0" w:color="auto"/>
        <w:left w:val="none" w:sz="0" w:space="0" w:color="auto"/>
        <w:bottom w:val="none" w:sz="0" w:space="0" w:color="auto"/>
        <w:right w:val="none" w:sz="0" w:space="0" w:color="auto"/>
      </w:divBdr>
    </w:div>
    <w:div w:id="1674646694">
      <w:bodyDiv w:val="1"/>
      <w:marLeft w:val="0"/>
      <w:marRight w:val="0"/>
      <w:marTop w:val="0"/>
      <w:marBottom w:val="0"/>
      <w:divBdr>
        <w:top w:val="none" w:sz="0" w:space="0" w:color="auto"/>
        <w:left w:val="none" w:sz="0" w:space="0" w:color="auto"/>
        <w:bottom w:val="none" w:sz="0" w:space="0" w:color="auto"/>
        <w:right w:val="none" w:sz="0" w:space="0" w:color="auto"/>
      </w:divBdr>
    </w:div>
    <w:div w:id="1907909612">
      <w:bodyDiv w:val="1"/>
      <w:marLeft w:val="0"/>
      <w:marRight w:val="0"/>
      <w:marTop w:val="0"/>
      <w:marBottom w:val="0"/>
      <w:divBdr>
        <w:top w:val="none" w:sz="0" w:space="0" w:color="auto"/>
        <w:left w:val="none" w:sz="0" w:space="0" w:color="auto"/>
        <w:bottom w:val="none" w:sz="0" w:space="0" w:color="auto"/>
        <w:right w:val="none" w:sz="0" w:space="0" w:color="auto"/>
      </w:divBdr>
    </w:div>
    <w:div w:id="19421785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image" Target="media/image7.wmf"/><Relationship Id="rId42" Type="http://schemas.openxmlformats.org/officeDocument/2006/relationships/oleObject" Target="embeddings/oleObject14.bin"/><Relationship Id="rId63" Type="http://schemas.openxmlformats.org/officeDocument/2006/relationships/image" Target="media/image28.wmf"/><Relationship Id="rId84" Type="http://schemas.openxmlformats.org/officeDocument/2006/relationships/oleObject" Target="embeddings/oleObject35.bin"/><Relationship Id="rId138" Type="http://schemas.openxmlformats.org/officeDocument/2006/relationships/oleObject" Target="embeddings/oleObject62.bin"/><Relationship Id="rId159" Type="http://schemas.openxmlformats.org/officeDocument/2006/relationships/image" Target="media/image76.wmf"/><Relationship Id="rId170" Type="http://schemas.openxmlformats.org/officeDocument/2006/relationships/oleObject" Target="embeddings/oleObject78.bin"/><Relationship Id="rId191" Type="http://schemas.openxmlformats.org/officeDocument/2006/relationships/oleObject" Target="embeddings/oleObject86.bin"/><Relationship Id="rId205" Type="http://schemas.openxmlformats.org/officeDocument/2006/relationships/image" Target="media/image106.tiff"/><Relationship Id="rId107" Type="http://schemas.openxmlformats.org/officeDocument/2006/relationships/image" Target="media/image50.wmf"/><Relationship Id="rId11" Type="http://schemas.microsoft.com/office/2018/08/relationships/commentsExtensible" Target="commentsExtensible.xml"/><Relationship Id="rId32" Type="http://schemas.openxmlformats.org/officeDocument/2006/relationships/oleObject" Target="embeddings/oleObject9.bin"/><Relationship Id="rId53" Type="http://schemas.openxmlformats.org/officeDocument/2006/relationships/image" Target="media/image23.wmf"/><Relationship Id="rId74" Type="http://schemas.openxmlformats.org/officeDocument/2006/relationships/oleObject" Target="embeddings/oleObject30.bin"/><Relationship Id="rId128" Type="http://schemas.openxmlformats.org/officeDocument/2006/relationships/oleObject" Target="embeddings/oleObject57.bin"/><Relationship Id="rId149" Type="http://schemas.openxmlformats.org/officeDocument/2006/relationships/image" Target="media/image71.wmf"/><Relationship Id="rId5" Type="http://schemas.openxmlformats.org/officeDocument/2006/relationships/webSettings" Target="webSettings.xml"/><Relationship Id="rId95" Type="http://schemas.openxmlformats.org/officeDocument/2006/relationships/image" Target="media/image44.wmf"/><Relationship Id="rId160" Type="http://schemas.openxmlformats.org/officeDocument/2006/relationships/oleObject" Target="embeddings/oleObject73.bin"/><Relationship Id="rId181" Type="http://schemas.openxmlformats.org/officeDocument/2006/relationships/image" Target="media/image87.png"/><Relationship Id="rId22" Type="http://schemas.openxmlformats.org/officeDocument/2006/relationships/oleObject" Target="embeddings/oleObject4.bin"/><Relationship Id="rId43" Type="http://schemas.openxmlformats.org/officeDocument/2006/relationships/image" Target="media/image18.wmf"/><Relationship Id="rId64" Type="http://schemas.openxmlformats.org/officeDocument/2006/relationships/oleObject" Target="embeddings/oleObject25.bin"/><Relationship Id="rId118" Type="http://schemas.openxmlformats.org/officeDocument/2006/relationships/oleObject" Target="embeddings/oleObject52.bin"/><Relationship Id="rId139" Type="http://schemas.openxmlformats.org/officeDocument/2006/relationships/image" Target="media/image66.wmf"/><Relationship Id="rId85" Type="http://schemas.openxmlformats.org/officeDocument/2006/relationships/image" Target="media/image39.wmf"/><Relationship Id="rId150" Type="http://schemas.openxmlformats.org/officeDocument/2006/relationships/oleObject" Target="embeddings/oleObject68.bin"/><Relationship Id="rId171" Type="http://schemas.openxmlformats.org/officeDocument/2006/relationships/image" Target="media/image82.wmf"/><Relationship Id="rId192" Type="http://schemas.openxmlformats.org/officeDocument/2006/relationships/image" Target="media/image95.wmf"/><Relationship Id="rId206" Type="http://schemas.openxmlformats.org/officeDocument/2006/relationships/image" Target="media/image107.tiff"/><Relationship Id="rId12" Type="http://schemas.openxmlformats.org/officeDocument/2006/relationships/image" Target="media/image1.tiff"/><Relationship Id="rId33" Type="http://schemas.openxmlformats.org/officeDocument/2006/relationships/image" Target="media/image13.wmf"/><Relationship Id="rId108" Type="http://schemas.openxmlformats.org/officeDocument/2006/relationships/oleObject" Target="embeddings/oleObject47.bin"/><Relationship Id="rId129" Type="http://schemas.openxmlformats.org/officeDocument/2006/relationships/image" Target="media/image61.wmf"/><Relationship Id="rId54" Type="http://schemas.openxmlformats.org/officeDocument/2006/relationships/oleObject" Target="embeddings/oleObject20.bin"/><Relationship Id="rId75" Type="http://schemas.openxmlformats.org/officeDocument/2006/relationships/image" Target="media/image34.wmf"/><Relationship Id="rId96" Type="http://schemas.openxmlformats.org/officeDocument/2006/relationships/oleObject" Target="embeddings/oleObject41.bin"/><Relationship Id="rId140" Type="http://schemas.openxmlformats.org/officeDocument/2006/relationships/oleObject" Target="embeddings/oleObject63.bin"/><Relationship Id="rId161" Type="http://schemas.openxmlformats.org/officeDocument/2006/relationships/image" Target="media/image77.wmf"/><Relationship Id="rId182" Type="http://schemas.openxmlformats.org/officeDocument/2006/relationships/image" Target="media/image88.tiff"/><Relationship Id="rId6" Type="http://schemas.openxmlformats.org/officeDocument/2006/relationships/footnotes" Target="footnotes.xml"/><Relationship Id="rId23" Type="http://schemas.openxmlformats.org/officeDocument/2006/relationships/image" Target="media/image8.wmf"/><Relationship Id="rId119" Type="http://schemas.openxmlformats.org/officeDocument/2006/relationships/image" Target="media/image56.wmf"/><Relationship Id="rId44" Type="http://schemas.openxmlformats.org/officeDocument/2006/relationships/oleObject" Target="embeddings/oleObject15.bin"/><Relationship Id="rId65" Type="http://schemas.openxmlformats.org/officeDocument/2006/relationships/image" Target="media/image29.wmf"/><Relationship Id="rId86" Type="http://schemas.openxmlformats.org/officeDocument/2006/relationships/oleObject" Target="embeddings/oleObject36.bin"/><Relationship Id="rId130" Type="http://schemas.openxmlformats.org/officeDocument/2006/relationships/oleObject" Target="embeddings/oleObject58.bin"/><Relationship Id="rId151" Type="http://schemas.openxmlformats.org/officeDocument/2006/relationships/image" Target="media/image72.wmf"/><Relationship Id="rId172" Type="http://schemas.openxmlformats.org/officeDocument/2006/relationships/oleObject" Target="embeddings/oleObject79.bin"/><Relationship Id="rId193" Type="http://schemas.openxmlformats.org/officeDocument/2006/relationships/oleObject" Target="embeddings/oleObject87.bin"/><Relationship Id="rId207" Type="http://schemas.openxmlformats.org/officeDocument/2006/relationships/image" Target="media/image108.tiff"/><Relationship Id="rId13" Type="http://schemas.openxmlformats.org/officeDocument/2006/relationships/image" Target="media/image2.jpeg"/><Relationship Id="rId109" Type="http://schemas.openxmlformats.org/officeDocument/2006/relationships/image" Target="media/image51.wmf"/><Relationship Id="rId34" Type="http://schemas.openxmlformats.org/officeDocument/2006/relationships/oleObject" Target="embeddings/oleObject10.bin"/><Relationship Id="rId55" Type="http://schemas.openxmlformats.org/officeDocument/2006/relationships/image" Target="media/image24.wmf"/><Relationship Id="rId76" Type="http://schemas.openxmlformats.org/officeDocument/2006/relationships/oleObject" Target="embeddings/oleObject31.bin"/><Relationship Id="rId97" Type="http://schemas.openxmlformats.org/officeDocument/2006/relationships/image" Target="media/image45.wmf"/><Relationship Id="rId120" Type="http://schemas.openxmlformats.org/officeDocument/2006/relationships/oleObject" Target="embeddings/oleObject53.bin"/><Relationship Id="rId141" Type="http://schemas.openxmlformats.org/officeDocument/2006/relationships/image" Target="media/image67.wmf"/><Relationship Id="rId7" Type="http://schemas.openxmlformats.org/officeDocument/2006/relationships/endnotes" Target="endnotes.xml"/><Relationship Id="rId162" Type="http://schemas.openxmlformats.org/officeDocument/2006/relationships/oleObject" Target="embeddings/oleObject74.bin"/><Relationship Id="rId183" Type="http://schemas.openxmlformats.org/officeDocument/2006/relationships/image" Target="media/image89.png"/><Relationship Id="rId24" Type="http://schemas.openxmlformats.org/officeDocument/2006/relationships/oleObject" Target="embeddings/oleObject5.bin"/><Relationship Id="rId45" Type="http://schemas.openxmlformats.org/officeDocument/2006/relationships/image" Target="media/image19.wmf"/><Relationship Id="rId66" Type="http://schemas.openxmlformats.org/officeDocument/2006/relationships/oleObject" Target="embeddings/oleObject26.bin"/><Relationship Id="rId87" Type="http://schemas.openxmlformats.org/officeDocument/2006/relationships/image" Target="media/image40.wmf"/><Relationship Id="rId110" Type="http://schemas.openxmlformats.org/officeDocument/2006/relationships/oleObject" Target="embeddings/oleObject48.bin"/><Relationship Id="rId131" Type="http://schemas.openxmlformats.org/officeDocument/2006/relationships/image" Target="media/image62.wmf"/><Relationship Id="rId61" Type="http://schemas.openxmlformats.org/officeDocument/2006/relationships/image" Target="media/image27.wmf"/><Relationship Id="rId82" Type="http://schemas.openxmlformats.org/officeDocument/2006/relationships/oleObject" Target="embeddings/oleObject34.bin"/><Relationship Id="rId152" Type="http://schemas.openxmlformats.org/officeDocument/2006/relationships/oleObject" Target="embeddings/oleObject69.bin"/><Relationship Id="rId173" Type="http://schemas.openxmlformats.org/officeDocument/2006/relationships/image" Target="media/image83.wmf"/><Relationship Id="rId194" Type="http://schemas.openxmlformats.org/officeDocument/2006/relationships/footer" Target="footer1.xml"/><Relationship Id="rId199" Type="http://schemas.openxmlformats.org/officeDocument/2006/relationships/image" Target="media/image100.tiff"/><Relationship Id="rId203" Type="http://schemas.openxmlformats.org/officeDocument/2006/relationships/image" Target="media/image104.tiff"/><Relationship Id="rId208" Type="http://schemas.openxmlformats.org/officeDocument/2006/relationships/footer" Target="footer2.xml"/><Relationship Id="rId19" Type="http://schemas.openxmlformats.org/officeDocument/2006/relationships/image" Target="media/image6.wmf"/><Relationship Id="rId14" Type="http://schemas.openxmlformats.org/officeDocument/2006/relationships/image" Target="media/image3.wmf"/><Relationship Id="rId30" Type="http://schemas.openxmlformats.org/officeDocument/2006/relationships/oleObject" Target="embeddings/oleObject8.bin"/><Relationship Id="rId35" Type="http://schemas.openxmlformats.org/officeDocument/2006/relationships/image" Target="media/image14.wmf"/><Relationship Id="rId56" Type="http://schemas.openxmlformats.org/officeDocument/2006/relationships/oleObject" Target="embeddings/oleObject21.bin"/><Relationship Id="rId77" Type="http://schemas.openxmlformats.org/officeDocument/2006/relationships/image" Target="media/image35.wmf"/><Relationship Id="rId100" Type="http://schemas.openxmlformats.org/officeDocument/2006/relationships/oleObject" Target="embeddings/oleObject43.bin"/><Relationship Id="rId105" Type="http://schemas.openxmlformats.org/officeDocument/2006/relationships/image" Target="media/image49.wmf"/><Relationship Id="rId126" Type="http://schemas.openxmlformats.org/officeDocument/2006/relationships/oleObject" Target="embeddings/oleObject56.bin"/><Relationship Id="rId147" Type="http://schemas.openxmlformats.org/officeDocument/2006/relationships/image" Target="media/image70.wmf"/><Relationship Id="rId168" Type="http://schemas.openxmlformats.org/officeDocument/2006/relationships/oleObject" Target="embeddings/oleObject77.bin"/><Relationship Id="rId8" Type="http://schemas.openxmlformats.org/officeDocument/2006/relationships/comments" Target="comments.xml"/><Relationship Id="rId51" Type="http://schemas.openxmlformats.org/officeDocument/2006/relationships/image" Target="media/image22.wmf"/><Relationship Id="rId72" Type="http://schemas.openxmlformats.org/officeDocument/2006/relationships/oleObject" Target="embeddings/oleObject29.bin"/><Relationship Id="rId93" Type="http://schemas.openxmlformats.org/officeDocument/2006/relationships/image" Target="media/image43.wmf"/><Relationship Id="rId98" Type="http://schemas.openxmlformats.org/officeDocument/2006/relationships/oleObject" Target="embeddings/oleObject42.bin"/><Relationship Id="rId121" Type="http://schemas.openxmlformats.org/officeDocument/2006/relationships/image" Target="media/image57.wmf"/><Relationship Id="rId142" Type="http://schemas.openxmlformats.org/officeDocument/2006/relationships/oleObject" Target="embeddings/oleObject64.bin"/><Relationship Id="rId163" Type="http://schemas.openxmlformats.org/officeDocument/2006/relationships/image" Target="media/image78.wmf"/><Relationship Id="rId184" Type="http://schemas.openxmlformats.org/officeDocument/2006/relationships/image" Target="media/image90.png"/><Relationship Id="rId189" Type="http://schemas.openxmlformats.org/officeDocument/2006/relationships/oleObject" Target="embeddings/oleObject85.bin"/><Relationship Id="rId3" Type="http://schemas.openxmlformats.org/officeDocument/2006/relationships/styles" Target="styles.xml"/><Relationship Id="rId25" Type="http://schemas.openxmlformats.org/officeDocument/2006/relationships/image" Target="media/image9.wmf"/><Relationship Id="rId46" Type="http://schemas.openxmlformats.org/officeDocument/2006/relationships/oleObject" Target="embeddings/oleObject16.bin"/><Relationship Id="rId67" Type="http://schemas.openxmlformats.org/officeDocument/2006/relationships/image" Target="media/image30.wmf"/><Relationship Id="rId116" Type="http://schemas.openxmlformats.org/officeDocument/2006/relationships/oleObject" Target="embeddings/oleObject51.bin"/><Relationship Id="rId137" Type="http://schemas.openxmlformats.org/officeDocument/2006/relationships/image" Target="media/image65.wmf"/><Relationship Id="rId158" Type="http://schemas.openxmlformats.org/officeDocument/2006/relationships/oleObject" Target="embeddings/oleObject72.bin"/><Relationship Id="rId20" Type="http://schemas.openxmlformats.org/officeDocument/2006/relationships/oleObject" Target="embeddings/oleObject3.bin"/><Relationship Id="rId41" Type="http://schemas.openxmlformats.org/officeDocument/2006/relationships/image" Target="media/image17.wmf"/><Relationship Id="rId62" Type="http://schemas.openxmlformats.org/officeDocument/2006/relationships/oleObject" Target="embeddings/oleObject24.bin"/><Relationship Id="rId83" Type="http://schemas.openxmlformats.org/officeDocument/2006/relationships/image" Target="media/image38.wmf"/><Relationship Id="rId88" Type="http://schemas.openxmlformats.org/officeDocument/2006/relationships/oleObject" Target="embeddings/oleObject37.bin"/><Relationship Id="rId111" Type="http://schemas.openxmlformats.org/officeDocument/2006/relationships/image" Target="media/image52.wmf"/><Relationship Id="rId132" Type="http://schemas.openxmlformats.org/officeDocument/2006/relationships/oleObject" Target="embeddings/oleObject59.bin"/><Relationship Id="rId153" Type="http://schemas.openxmlformats.org/officeDocument/2006/relationships/image" Target="media/image73.wmf"/><Relationship Id="rId174" Type="http://schemas.openxmlformats.org/officeDocument/2006/relationships/oleObject" Target="embeddings/oleObject80.bin"/><Relationship Id="rId179" Type="http://schemas.openxmlformats.org/officeDocument/2006/relationships/image" Target="media/image86.wmf"/><Relationship Id="rId195" Type="http://schemas.openxmlformats.org/officeDocument/2006/relationships/image" Target="media/image96.tiff"/><Relationship Id="rId209" Type="http://schemas.openxmlformats.org/officeDocument/2006/relationships/fontTable" Target="fontTable.xml"/><Relationship Id="rId190" Type="http://schemas.openxmlformats.org/officeDocument/2006/relationships/image" Target="media/image94.wmf"/><Relationship Id="rId204" Type="http://schemas.openxmlformats.org/officeDocument/2006/relationships/image" Target="media/image105.tiff"/><Relationship Id="rId15" Type="http://schemas.openxmlformats.org/officeDocument/2006/relationships/oleObject" Target="embeddings/oleObject1.bin"/><Relationship Id="rId36" Type="http://schemas.openxmlformats.org/officeDocument/2006/relationships/oleObject" Target="embeddings/oleObject11.bin"/><Relationship Id="rId57" Type="http://schemas.openxmlformats.org/officeDocument/2006/relationships/image" Target="media/image25.wmf"/><Relationship Id="rId106" Type="http://schemas.openxmlformats.org/officeDocument/2006/relationships/oleObject" Target="embeddings/oleObject46.bin"/><Relationship Id="rId127" Type="http://schemas.openxmlformats.org/officeDocument/2006/relationships/image" Target="media/image60.wmf"/><Relationship Id="rId10" Type="http://schemas.microsoft.com/office/2016/09/relationships/commentsIds" Target="commentsIds.xml"/><Relationship Id="rId31" Type="http://schemas.openxmlformats.org/officeDocument/2006/relationships/image" Target="media/image12.wmf"/><Relationship Id="rId52" Type="http://schemas.openxmlformats.org/officeDocument/2006/relationships/oleObject" Target="embeddings/oleObject19.bin"/><Relationship Id="rId73" Type="http://schemas.openxmlformats.org/officeDocument/2006/relationships/image" Target="media/image33.wmf"/><Relationship Id="rId78" Type="http://schemas.openxmlformats.org/officeDocument/2006/relationships/oleObject" Target="embeddings/oleObject32.bin"/><Relationship Id="rId94" Type="http://schemas.openxmlformats.org/officeDocument/2006/relationships/oleObject" Target="embeddings/oleObject40.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54.bin"/><Relationship Id="rId143" Type="http://schemas.openxmlformats.org/officeDocument/2006/relationships/image" Target="media/image68.wmf"/><Relationship Id="rId148" Type="http://schemas.openxmlformats.org/officeDocument/2006/relationships/oleObject" Target="embeddings/oleObject67.bin"/><Relationship Id="rId164" Type="http://schemas.openxmlformats.org/officeDocument/2006/relationships/oleObject" Target="embeddings/oleObject75.bin"/><Relationship Id="rId169" Type="http://schemas.openxmlformats.org/officeDocument/2006/relationships/image" Target="media/image81.wmf"/><Relationship Id="rId185" Type="http://schemas.openxmlformats.org/officeDocument/2006/relationships/image" Target="media/image91.tiff"/><Relationship Id="rId4" Type="http://schemas.openxmlformats.org/officeDocument/2006/relationships/settings" Target="settings.xml"/><Relationship Id="rId9" Type="http://schemas.microsoft.com/office/2011/relationships/commentsExtended" Target="commentsExtended.xml"/><Relationship Id="rId180" Type="http://schemas.openxmlformats.org/officeDocument/2006/relationships/oleObject" Target="embeddings/oleObject83.bin"/><Relationship Id="rId210" Type="http://schemas.microsoft.com/office/2011/relationships/people" Target="people.xml"/><Relationship Id="rId26" Type="http://schemas.openxmlformats.org/officeDocument/2006/relationships/oleObject" Target="embeddings/oleObject6.bin"/><Relationship Id="rId47" Type="http://schemas.openxmlformats.org/officeDocument/2006/relationships/image" Target="media/image20.wmf"/><Relationship Id="rId68" Type="http://schemas.openxmlformats.org/officeDocument/2006/relationships/oleObject" Target="embeddings/oleObject27.bin"/><Relationship Id="rId89" Type="http://schemas.openxmlformats.org/officeDocument/2006/relationships/image" Target="media/image41.wmf"/><Relationship Id="rId112" Type="http://schemas.openxmlformats.org/officeDocument/2006/relationships/oleObject" Target="embeddings/oleObject49.bin"/><Relationship Id="rId133" Type="http://schemas.openxmlformats.org/officeDocument/2006/relationships/image" Target="media/image63.wmf"/><Relationship Id="rId154" Type="http://schemas.openxmlformats.org/officeDocument/2006/relationships/oleObject" Target="embeddings/oleObject70.bin"/><Relationship Id="rId175" Type="http://schemas.openxmlformats.org/officeDocument/2006/relationships/image" Target="media/image84.wmf"/><Relationship Id="rId196" Type="http://schemas.openxmlformats.org/officeDocument/2006/relationships/image" Target="media/image97.tiff"/><Relationship Id="rId200" Type="http://schemas.openxmlformats.org/officeDocument/2006/relationships/image" Target="media/image101.tiff"/><Relationship Id="rId16" Type="http://schemas.openxmlformats.org/officeDocument/2006/relationships/image" Target="media/image4.wmf"/><Relationship Id="rId37" Type="http://schemas.openxmlformats.org/officeDocument/2006/relationships/image" Target="media/image15.wmf"/><Relationship Id="rId58" Type="http://schemas.openxmlformats.org/officeDocument/2006/relationships/oleObject" Target="embeddings/oleObject22.bin"/><Relationship Id="rId79" Type="http://schemas.openxmlformats.org/officeDocument/2006/relationships/image" Target="media/image36.wmf"/><Relationship Id="rId102" Type="http://schemas.openxmlformats.org/officeDocument/2006/relationships/oleObject" Target="embeddings/oleObject44.bin"/><Relationship Id="rId123" Type="http://schemas.openxmlformats.org/officeDocument/2006/relationships/image" Target="media/image58.wmf"/><Relationship Id="rId144" Type="http://schemas.openxmlformats.org/officeDocument/2006/relationships/oleObject" Target="embeddings/oleObject65.bin"/><Relationship Id="rId90" Type="http://schemas.openxmlformats.org/officeDocument/2006/relationships/oleObject" Target="embeddings/oleObject38.bin"/><Relationship Id="rId165" Type="http://schemas.openxmlformats.org/officeDocument/2006/relationships/image" Target="media/image79.wmf"/><Relationship Id="rId186" Type="http://schemas.openxmlformats.org/officeDocument/2006/relationships/image" Target="media/image92.wmf"/><Relationship Id="rId211" Type="http://schemas.openxmlformats.org/officeDocument/2006/relationships/theme" Target="theme/theme1.xml"/><Relationship Id="rId27" Type="http://schemas.openxmlformats.org/officeDocument/2006/relationships/image" Target="media/image10.wmf"/><Relationship Id="rId48" Type="http://schemas.openxmlformats.org/officeDocument/2006/relationships/oleObject" Target="embeddings/oleObject17.bin"/><Relationship Id="rId69" Type="http://schemas.openxmlformats.org/officeDocument/2006/relationships/image" Target="media/image31.wmf"/><Relationship Id="rId113" Type="http://schemas.openxmlformats.org/officeDocument/2006/relationships/image" Target="media/image53.wmf"/><Relationship Id="rId134" Type="http://schemas.openxmlformats.org/officeDocument/2006/relationships/oleObject" Target="embeddings/oleObject60.bin"/><Relationship Id="rId80" Type="http://schemas.openxmlformats.org/officeDocument/2006/relationships/oleObject" Target="embeddings/oleObject33.bin"/><Relationship Id="rId155" Type="http://schemas.openxmlformats.org/officeDocument/2006/relationships/image" Target="media/image74.wmf"/><Relationship Id="rId176" Type="http://schemas.openxmlformats.org/officeDocument/2006/relationships/oleObject" Target="embeddings/oleObject81.bin"/><Relationship Id="rId197" Type="http://schemas.openxmlformats.org/officeDocument/2006/relationships/image" Target="media/image98.tiff"/><Relationship Id="rId201" Type="http://schemas.openxmlformats.org/officeDocument/2006/relationships/image" Target="media/image102.tiff"/><Relationship Id="rId17" Type="http://schemas.openxmlformats.org/officeDocument/2006/relationships/oleObject" Target="embeddings/oleObject2.bin"/><Relationship Id="rId38" Type="http://schemas.openxmlformats.org/officeDocument/2006/relationships/oleObject" Target="embeddings/oleObject12.bin"/><Relationship Id="rId59" Type="http://schemas.openxmlformats.org/officeDocument/2006/relationships/image" Target="media/image26.wmf"/><Relationship Id="rId103" Type="http://schemas.openxmlformats.org/officeDocument/2006/relationships/image" Target="media/image48.wmf"/><Relationship Id="rId124" Type="http://schemas.openxmlformats.org/officeDocument/2006/relationships/oleObject" Target="embeddings/oleObject55.bin"/><Relationship Id="rId70" Type="http://schemas.openxmlformats.org/officeDocument/2006/relationships/oleObject" Target="embeddings/oleObject28.bin"/><Relationship Id="rId91" Type="http://schemas.openxmlformats.org/officeDocument/2006/relationships/image" Target="media/image42.wmf"/><Relationship Id="rId145" Type="http://schemas.openxmlformats.org/officeDocument/2006/relationships/image" Target="media/image69.wmf"/><Relationship Id="rId166" Type="http://schemas.openxmlformats.org/officeDocument/2006/relationships/oleObject" Target="embeddings/oleObject76.bin"/><Relationship Id="rId187" Type="http://schemas.openxmlformats.org/officeDocument/2006/relationships/oleObject" Target="embeddings/oleObject84.bin"/><Relationship Id="rId1" Type="http://schemas.openxmlformats.org/officeDocument/2006/relationships/customXml" Target="../customXml/item1.xml"/><Relationship Id="rId28" Type="http://schemas.openxmlformats.org/officeDocument/2006/relationships/oleObject" Target="embeddings/oleObject7.bin"/><Relationship Id="rId49" Type="http://schemas.openxmlformats.org/officeDocument/2006/relationships/image" Target="media/image21.wmf"/><Relationship Id="rId114" Type="http://schemas.openxmlformats.org/officeDocument/2006/relationships/oleObject" Target="embeddings/oleObject50.bin"/><Relationship Id="rId60" Type="http://schemas.openxmlformats.org/officeDocument/2006/relationships/oleObject" Target="embeddings/oleObject23.bin"/><Relationship Id="rId81" Type="http://schemas.openxmlformats.org/officeDocument/2006/relationships/image" Target="media/image37.wmf"/><Relationship Id="rId135" Type="http://schemas.openxmlformats.org/officeDocument/2006/relationships/image" Target="media/image64.wmf"/><Relationship Id="rId156" Type="http://schemas.openxmlformats.org/officeDocument/2006/relationships/oleObject" Target="embeddings/oleObject71.bin"/><Relationship Id="rId177" Type="http://schemas.openxmlformats.org/officeDocument/2006/relationships/image" Target="media/image85.wmf"/><Relationship Id="rId198" Type="http://schemas.openxmlformats.org/officeDocument/2006/relationships/image" Target="media/image99.tiff"/><Relationship Id="rId202" Type="http://schemas.openxmlformats.org/officeDocument/2006/relationships/image" Target="media/image103.tiff"/><Relationship Id="rId18" Type="http://schemas.openxmlformats.org/officeDocument/2006/relationships/image" Target="media/image5.png"/><Relationship Id="rId39" Type="http://schemas.openxmlformats.org/officeDocument/2006/relationships/image" Target="media/image16.wmf"/><Relationship Id="rId50" Type="http://schemas.openxmlformats.org/officeDocument/2006/relationships/oleObject" Target="embeddings/oleObject18.bin"/><Relationship Id="rId104" Type="http://schemas.openxmlformats.org/officeDocument/2006/relationships/oleObject" Target="embeddings/oleObject45.bin"/><Relationship Id="rId125" Type="http://schemas.openxmlformats.org/officeDocument/2006/relationships/image" Target="media/image59.wmf"/><Relationship Id="rId146" Type="http://schemas.openxmlformats.org/officeDocument/2006/relationships/oleObject" Target="embeddings/oleObject66.bin"/><Relationship Id="rId167" Type="http://schemas.openxmlformats.org/officeDocument/2006/relationships/image" Target="media/image80.wmf"/><Relationship Id="rId188" Type="http://schemas.openxmlformats.org/officeDocument/2006/relationships/image" Target="media/image93.wmf"/><Relationship Id="rId71" Type="http://schemas.openxmlformats.org/officeDocument/2006/relationships/image" Target="media/image32.wmf"/><Relationship Id="rId92" Type="http://schemas.openxmlformats.org/officeDocument/2006/relationships/oleObject" Target="embeddings/oleObject39.bin"/><Relationship Id="rId2" Type="http://schemas.openxmlformats.org/officeDocument/2006/relationships/numbering" Target="numbering.xml"/><Relationship Id="rId29" Type="http://schemas.openxmlformats.org/officeDocument/2006/relationships/image" Target="media/image11.wmf"/><Relationship Id="rId40" Type="http://schemas.openxmlformats.org/officeDocument/2006/relationships/oleObject" Target="embeddings/oleObject13.bin"/><Relationship Id="rId115" Type="http://schemas.openxmlformats.org/officeDocument/2006/relationships/image" Target="media/image54.wmf"/><Relationship Id="rId136" Type="http://schemas.openxmlformats.org/officeDocument/2006/relationships/oleObject" Target="embeddings/oleObject61.bin"/><Relationship Id="rId157" Type="http://schemas.openxmlformats.org/officeDocument/2006/relationships/image" Target="media/image75.wmf"/><Relationship Id="rId178" Type="http://schemas.openxmlformats.org/officeDocument/2006/relationships/oleObject" Target="embeddings/oleObject82.bin"/></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720F93-1E03-4F9A-AD04-58F3FE4D5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51</Pages>
  <Words>13899</Words>
  <Characters>75057</Characters>
  <Application>Microsoft Office Word</Application>
  <DocSecurity>0</DocSecurity>
  <Lines>625</Lines>
  <Paragraphs>177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88779</CharactersWithSpaces>
  <SharedDoc>false</SharedDoc>
  <HLinks>
    <vt:vector size="6" baseType="variant">
      <vt:variant>
        <vt:i4>2752582</vt:i4>
      </vt:variant>
      <vt:variant>
        <vt:i4>0</vt:i4>
      </vt:variant>
      <vt:variant>
        <vt:i4>0</vt:i4>
      </vt:variant>
      <vt:variant>
        <vt:i4>5</vt:i4>
      </vt:variant>
      <vt:variant>
        <vt:lpwstr>mailto:emersonbanjos@coppe.ufrj.br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Emerson Anjos</dc:creator>
  <cp:keywords/>
  <dc:description/>
  <cp:lastModifiedBy>lambda</cp:lastModifiedBy>
  <cp:revision>2</cp:revision>
  <cp:lastPrinted>2023-08-22T21:44:00Z</cp:lastPrinted>
  <dcterms:created xsi:type="dcterms:W3CDTF">2026-07-15T20:05:00Z</dcterms:created>
  <dcterms:modified xsi:type="dcterms:W3CDTF">2026-07-15T20:05:00Z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